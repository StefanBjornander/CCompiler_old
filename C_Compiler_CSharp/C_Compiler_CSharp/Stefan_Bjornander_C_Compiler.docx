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151061">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151061">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151061">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151061">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151061">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151061">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151061">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151061">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151061">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151061">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151061">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151061">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151061">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151061">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151061">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151061">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151061">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151061">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151061">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151061">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151061">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151061">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151061">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151061">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151061">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151061">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151061">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151061">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2E1A81" w:rsidRDefault="002E1A81" w:rsidP="007016BF">
                              <w:pPr>
                                <w:spacing w:before="60" w:after="0"/>
                                <w:jc w:val="center"/>
                                <w:rPr>
                                  <w:lang w:val="sv-SE"/>
                                </w:rPr>
                              </w:pPr>
                              <w:r>
                                <w:rPr>
                                  <w:lang w:val="sv-SE"/>
                                </w:rPr>
                                <w:t>Register Preparator</w:t>
                              </w:r>
                            </w:p>
                            <w:p w14:paraId="5B7E5EAE" w14:textId="77777777" w:rsidR="002E1A81" w:rsidRPr="00C7380D" w:rsidRDefault="002E1A81"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2E1A81" w:rsidRDefault="002E1A81" w:rsidP="00F52895">
                              <w:pPr>
                                <w:spacing w:before="60" w:after="0"/>
                                <w:jc w:val="center"/>
                                <w:rPr>
                                  <w:lang w:val="sv-SE"/>
                                </w:rPr>
                              </w:pPr>
                              <w:r>
                                <w:rPr>
                                  <w:lang w:val="sv-SE"/>
                                </w:rPr>
                                <w:t>Register Allocator</w:t>
                              </w:r>
                            </w:p>
                            <w:p w14:paraId="49971E8A" w14:textId="77777777" w:rsidR="002E1A81" w:rsidRDefault="002E1A81"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2E1A81" w:rsidRPr="009C410A" w:rsidRDefault="002E1A8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E1A81" w:rsidRPr="009C410A" w:rsidRDefault="002E1A81"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2E1A81" w:rsidRDefault="002E1A81"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2E1A81" w:rsidRDefault="002E1A81"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2E1A81" w:rsidRDefault="002E1A81" w:rsidP="007016BF">
                              <w:pPr>
                                <w:pStyle w:val="Normalwebb"/>
                                <w:spacing w:before="60" w:line="252" w:lineRule="auto"/>
                                <w:jc w:val="center"/>
                              </w:pPr>
                              <w:r>
                                <w:rPr>
                                  <w:rFonts w:eastAsia="Calibri"/>
                                  <w:sz w:val="22"/>
                                  <w:szCs w:val="22"/>
                                  <w:lang w:val="en-US"/>
                                </w:rPr>
                                <w:t>Object Code</w:t>
                              </w:r>
                            </w:p>
                            <w:p w14:paraId="774C3A6C" w14:textId="77777777" w:rsidR="002E1A81" w:rsidRDefault="002E1A81"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2E1A81" w:rsidRDefault="002E1A81"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2E1A81" w:rsidRDefault="002E1A81"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2E1A81" w:rsidRDefault="002E1A81" w:rsidP="007016BF">
                        <w:pPr>
                          <w:spacing w:before="60" w:after="0"/>
                          <w:jc w:val="center"/>
                          <w:rPr>
                            <w:lang w:val="sv-SE"/>
                          </w:rPr>
                        </w:pPr>
                        <w:r>
                          <w:rPr>
                            <w:lang w:val="sv-SE"/>
                          </w:rPr>
                          <w:t>Register Preparator</w:t>
                        </w:r>
                      </w:p>
                      <w:p w14:paraId="5B7E5EAE" w14:textId="77777777" w:rsidR="002E1A81" w:rsidRPr="00C7380D" w:rsidRDefault="002E1A81"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2E1A81" w:rsidRDefault="002E1A81" w:rsidP="00F52895">
                        <w:pPr>
                          <w:spacing w:before="60" w:after="0"/>
                          <w:jc w:val="center"/>
                          <w:rPr>
                            <w:lang w:val="sv-SE"/>
                          </w:rPr>
                        </w:pPr>
                        <w:r>
                          <w:rPr>
                            <w:lang w:val="sv-SE"/>
                          </w:rPr>
                          <w:t>Register Allocator</w:t>
                        </w:r>
                      </w:p>
                      <w:p w14:paraId="49971E8A" w14:textId="77777777" w:rsidR="002E1A81" w:rsidRDefault="002E1A81"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2E1A81" w:rsidRPr="009C410A" w:rsidRDefault="002E1A8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E1A81" w:rsidRPr="009C410A" w:rsidRDefault="002E1A81"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2E1A81" w:rsidRDefault="002E1A81"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2E1A81" w:rsidRDefault="002E1A81"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2E1A81" w:rsidRDefault="002E1A81" w:rsidP="007016BF">
                        <w:pPr>
                          <w:pStyle w:val="Normalwebb"/>
                          <w:spacing w:before="60" w:line="252" w:lineRule="auto"/>
                          <w:jc w:val="center"/>
                        </w:pPr>
                        <w:r>
                          <w:rPr>
                            <w:rFonts w:eastAsia="Calibri"/>
                            <w:sz w:val="22"/>
                            <w:szCs w:val="22"/>
                            <w:lang w:val="en-US"/>
                          </w:rPr>
                          <w:t>Object Code</w:t>
                        </w:r>
                      </w:p>
                      <w:p w14:paraId="774C3A6C" w14:textId="77777777" w:rsidR="002E1A81" w:rsidRDefault="002E1A81"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2E1A81" w:rsidRDefault="002E1A81"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2E1A81" w:rsidRDefault="002E1A81"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7777777"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r w:rsidRPr="00C231D2">
        <w:rPr>
          <w:rStyle w:val="CodeInText"/>
        </w:rPr>
        <w:t>GenerateInitializer.generateStack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3269AE6B" w:rsidR="00E40B78" w:rsidRPr="00EC76D5" w:rsidRDefault="00E40B78" w:rsidP="00E40B78">
      <w:r w:rsidRPr="00EC76D5">
        <w:t xml:space="preserve">A general function </w:t>
      </w:r>
      <w:r w:rsidR="00AB7DF5">
        <w:t>pointer_declarator</w:t>
      </w:r>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13125E">
        <w:rPr>
          <w:highlight w:val="white"/>
          <w:lang w:val="sv-SE"/>
        </w:rPr>
        <w:t xml:space="preserve">initialized with a value, or marked as a bitfield. </w:t>
      </w:r>
      <w:r w:rsidR="009D72BD">
        <w:rPr>
          <w:highlight w:val="white"/>
          <w:lang w:val="sv-SE"/>
        </w:rPr>
        <w:t xml:space="preserve">However, a declarator cannot be both initialized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initializer, which means that initalizer lists can be nested</w:t>
      </w:r>
      <w:r w:rsidR="001F2E9D">
        <w:rPr>
          <w:highlight w:val="white"/>
          <w:lang w:val="sv-SE"/>
        </w:rPr>
        <w:t>. But in the end there is always expressions in the initialization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The for statement is more complicated than the</w:t>
      </w:r>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If the test expression is present, we want its value, and therefore we re interested in its long list. On the other hand, if the init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If the init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The increment and decrement operators come in tow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initialize struct or union members. We also check that the </w:t>
      </w:r>
      <w:r w:rsidR="00AB7DF5">
        <w:t>pointer_declarator</w:t>
      </w:r>
      <w:r w:rsidRPr="00EC76D5">
        <w:t xml:space="preserve"> is not a function, since functions cannot be initialized.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r w:rsidR="00AB7DF5">
        <w:t>pointer_declarator</w:t>
      </w:r>
      <w:r w:rsidRPr="00EC76D5">
        <w:t xml:space="preserve"> cannot be initialized. However, if it is auto or register, we call </w:t>
      </w:r>
      <w:r w:rsidRPr="00EC76D5">
        <w:rPr>
          <w:rStyle w:val="CodeInText"/>
        </w:rPr>
        <w:t>GenerateInitializer.generateStack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r>
        <w:t>MainParser.gppg</w:t>
      </w:r>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r w:rsidRPr="00EC76D5">
        <w:t>Goto Statements</w:t>
      </w:r>
      <w:bookmarkEnd w:id="296"/>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Store Flagbyte Statements</w:t>
      </w:r>
      <w:bookmarkEnd w:id="303"/>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r w:rsidRPr="00EC76D5">
        <w:t>sizeof</w:t>
      </w:r>
      <w:bookmarkEnd w:id="331"/>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r w:rsidRPr="00EC76D5">
          <w:rPr>
            <w:rStyle w:val="CodeInText"/>
            <w:color w:val="auto"/>
            <w:rPrChange w:id="369" w:author="Stefan Bjornander" w:date="2015-04-25T10:34:00Z">
              <w:rPr>
                <w:b w:val="0"/>
              </w:rPr>
            </w:rPrChange>
          </w:rPr>
          <w:t>m</w:t>
        </w:r>
      </w:ins>
      <w:ins w:id="370" w:author="Stefan Bjornander" w:date="2015-04-25T10:34:00Z">
        <w:r w:rsidRPr="00EC76D5">
          <w:rPr>
            <w:rStyle w:val="CodeInText"/>
            <w:color w:val="auto"/>
            <w:rPrChange w:id="371" w:author="Stefan Bjornander" w:date="2015-04-25T10:34:00Z">
              <w:rPr>
                <w:b w:val="0"/>
              </w:rPr>
            </w:rPrChange>
          </w:rPr>
          <w:t>_</w:t>
        </w:r>
      </w:ins>
      <w:ins w:id="372" w:author="Stefan Bjornander" w:date="2015-04-25T10:33:00Z">
        <w:r w:rsidRPr="00EC76D5">
          <w:rPr>
            <w:rStyle w:val="CodeInText"/>
            <w:color w:val="auto"/>
            <w:rPrChange w:id="373" w:author="Stefan Bjornander" w:date="2015-04-25T10:34:00Z">
              <w:rPr>
                <w:b w:val="0"/>
              </w:rPr>
            </w:rPrChange>
          </w:rPr>
          <w:t>sort</w:t>
        </w:r>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ins w:id="377"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r w:rsidRPr="00EC76D5">
          <w:rPr>
            <w:rStyle w:val="CodeInText"/>
            <w:color w:val="auto"/>
            <w:rPrChange w:id="382"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enum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r w:rsidRPr="00EC76D5">
        <w:t>GenerateInitializer.java</w:t>
      </w:r>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If the variable type is a pointer (signed or unsigned) char and the initializat</w:t>
      </w:r>
      <w:r w:rsidR="00414C74">
        <w:t>or</w:t>
      </w:r>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r w:rsidRPr="00EC76D5">
        <w:t>GenerateInitializer.java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r w:rsidRPr="00EC76D5">
        <w:t>GenerateInitializerAuto.java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144BEF81"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values, since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459E48DB" w:rsidR="00FE286F" w:rsidRDefault="000B76E5" w:rsidP="00C550E9">
      <w:r>
        <w:t>When we have the final mask, we begin by extracting the storage.</w:t>
      </w:r>
      <w:r w:rsidR="00FE286F">
        <w:t xml:space="preserve"> The storage is initially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39B0D056"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function parameter definition, so it is zero if there is no function definition.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4AACC0C6" w:rsidR="001A71FC" w:rsidRDefault="00961AA1" w:rsidP="001A71FC">
      <w:r>
        <w:t>If t</w:t>
      </w:r>
      <w:r w:rsidR="001A71FC">
        <w:t xml:space="preserve">he compound type and sort are both null, </w:t>
      </w:r>
      <w:r w:rsidR="009245C0">
        <w:t xml:space="preserve">there is no type. This is valid in function definitions,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68E083B" w:rsidR="00C830CD" w:rsidRDefault="00793045" w:rsidP="00C830CD">
      <w:r>
        <w:t>A declarator follows the declaration specifiers.</w:t>
      </w:r>
      <w:r w:rsidR="00A45A79">
        <w:t xml:space="preserve"> A declarator can be initialized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truct or union member as well as function parameters cannot be initialized.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005F862E" w:rsidR="00566B7F" w:rsidRPr="00566B7F" w:rsidRDefault="003D7D40" w:rsidP="00566B7F">
      <w:pPr>
        <w:pStyle w:val="Code"/>
        <w:rPr>
          <w:highlight w:val="white"/>
        </w:rPr>
      </w:pPr>
      <w:r>
        <w:rPr>
          <w:highlight w:val="white"/>
        </w:rPr>
        <w:t>/*</w:t>
      </w:r>
      <w:r w:rsidR="00566B7F" w:rsidRPr="00566B7F">
        <w:rPr>
          <w:highlight w:val="white"/>
        </w:rPr>
        <w:t xml:space="preserve">    private void </w:t>
      </w:r>
      <w:bookmarkStart w:id="5662" w:name="_Hlk42288687"/>
      <w:r w:rsidR="00566B7F" w:rsidRPr="00566B7F">
        <w:rPr>
          <w:highlight w:val="white"/>
        </w:rPr>
        <w:t>SetArrayDimension</w:t>
      </w:r>
      <w:bookmarkEnd w:id="5662"/>
      <w:r w:rsidR="00566B7F" w:rsidRPr="00566B7F">
        <w:rPr>
          <w:highlight w:val="white"/>
        </w:rPr>
        <w:t>(Type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251DAC33" w:rsidR="00566B7F" w:rsidRPr="00566B7F" w:rsidRDefault="00566B7F" w:rsidP="00566B7F">
      <w:pPr>
        <w:pStyle w:val="Code"/>
        <w:rPr>
          <w:highlight w:val="white"/>
        </w:rPr>
      </w:pPr>
      <w:r w:rsidRPr="00566B7F">
        <w:rPr>
          <w:highlight w:val="white"/>
        </w:rPr>
        <w:t xml:space="preserve">    }</w:t>
      </w:r>
      <w:r w:rsidR="003D7D40">
        <w:rPr>
          <w:highlight w:val="white"/>
        </w:rPr>
        <w:t>*/</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CB2A954" w:rsidR="00566B7F" w:rsidRPr="00566B7F" w:rsidRDefault="00566B7F" w:rsidP="00566B7F">
      <w:pPr>
        <w:pStyle w:val="Code"/>
        <w:rPr>
          <w:highlight w:val="white"/>
        </w:rPr>
      </w:pPr>
      <w:r w:rsidRPr="00566B7F">
        <w:rPr>
          <w:highlight w:val="white"/>
        </w:rPr>
        <w:t xml:space="preserve">    public void Add(</w:t>
      </w:r>
      <w:r w:rsidR="00F7018E">
        <w:rPr>
          <w:highlight w:val="white"/>
        </w:rPr>
        <w:t>NewType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3A14B58D"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F7018E">
        <w:rPr>
          <w:highlight w:val="white"/>
        </w:rPr>
        <w:t>newType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55DE8EC5" w14:textId="77777777" w:rsidR="00566B7F" w:rsidRPr="00566B7F" w:rsidRDefault="00566B7F" w:rsidP="00566B7F">
      <w:pPr>
        <w:pStyle w:val="Code"/>
        <w:rPr>
          <w:highlight w:val="white"/>
        </w:rPr>
      </w:pPr>
    </w:p>
    <w:p w14:paraId="5617FD59" w14:textId="643E911E" w:rsidR="00566B7F" w:rsidRPr="00566B7F" w:rsidRDefault="00BA1DA4" w:rsidP="00566B7F">
      <w:pPr>
        <w:pStyle w:val="Code"/>
        <w:rPr>
          <w:highlight w:val="white"/>
        </w:rPr>
      </w:pPr>
      <w:r>
        <w:rPr>
          <w:highlight w:val="white"/>
        </w:rPr>
        <w:t>/*</w:t>
      </w:r>
      <w:r w:rsidR="00566B7F"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1C142E68" w:rsidR="00566B7F" w:rsidRPr="00566B7F" w:rsidRDefault="00566B7F" w:rsidP="00566B7F">
      <w:pPr>
        <w:pStyle w:val="Code"/>
        <w:rPr>
          <w:highlight w:val="white"/>
        </w:rPr>
      </w:pPr>
      <w:r w:rsidRPr="00566B7F">
        <w:rPr>
          <w:highlight w:val="white"/>
        </w:rPr>
        <w:t xml:space="preserve">            }</w:t>
      </w:r>
      <w:r w:rsidR="00BA1DA4">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lastRenderedPageBreak/>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3" w:author="Stefan Bjornander" w:date="2015-04-25T18:27:00Z">
        <w:r w:rsidR="00AE29E2">
          <w:t>If the storage specifier is omitted</w:t>
        </w:r>
      </w:ins>
      <w:r w:rsidR="00AE29E2">
        <w:t>,</w:t>
      </w:r>
      <w:ins w:id="5664" w:author="Stefan Bjornander" w:date="2015-04-25T18:27:00Z">
        <w:r w:rsidR="00AE29E2">
          <w:t xml:space="preserve"> a global </w:t>
        </w:r>
        <w:r w:rsidR="00AE29E2">
          <w:lastRenderedPageBreak/>
          <w:t xml:space="preserve">variable </w:t>
        </w:r>
      </w:ins>
      <w:r w:rsidR="00AE29E2">
        <w:t>becomes</w:t>
      </w:r>
      <w:ins w:id="5665" w:author="Stefan Bjornander" w:date="2015-04-25T18:27:00Z">
        <w:r w:rsidR="00AE29E2">
          <w:t xml:space="preserve"> static </w:t>
        </w:r>
      </w:ins>
      <w:r w:rsidR="00AE29E2">
        <w:t>while 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CC87180"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4036F0">
        <w:rPr>
          <w:highlight w:val="white"/>
        </w:rPr>
        <w:t>resultSymbol</w:t>
      </w:r>
      <w:r w:rsidR="00E63C3A">
        <w:rPr>
          <w:highlight w:val="white"/>
        </w:rPr>
        <w:t xml:space="preserve"> with the jump set, depending on the value of the expression. If the value is true the jump set becomes the true set of the </w:t>
      </w:r>
      <w:r w:rsidR="004036F0">
        <w:rPr>
          <w:highlight w:val="white"/>
        </w:rPr>
        <w:t>resultSymbol</w:t>
      </w:r>
      <w:r w:rsidR="00E63C3A">
        <w:rPr>
          <w:highlight w:val="white"/>
        </w:rPr>
        <w:t xml:space="preserve">, and if the value is false the jump set becomes the false set of the </w:t>
      </w:r>
      <w:r w:rsidR="004036F0">
        <w:rPr>
          <w:highlight w:val="white"/>
        </w:rPr>
        <w:t>resultSymbol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2574E90A" w:rsidR="00276390" w:rsidRPr="00CD295E" w:rsidRDefault="007D5FC3" w:rsidP="007D5FC3">
      <w:pPr>
        <w:rPr>
          <w:highlight w:val="white"/>
        </w:rPr>
      </w:pPr>
      <w:r>
        <w:rPr>
          <w:highlight w:val="white"/>
        </w:rPr>
        <w:t>The resulting symbol is simply the origional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112494B0"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expression.longList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19219130" w14:textId="5E0E7F39" w:rsidR="00CD295E" w:rsidRPr="00CD295E" w:rsidRDefault="00FD45A1" w:rsidP="00A92471">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lastRenderedPageBreak/>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lastRenderedPageBreak/>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777777" w:rsidR="00917F74" w:rsidRDefault="00CD6BA8" w:rsidP="00917F74">
      <w:r>
        <w:t>If an expression is not constant, the next step is to deci</w:t>
      </w:r>
      <w:r w:rsidR="00917F74">
        <w:t>de whether it is static.</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6F45C01D" w14:textId="40BFBA16" w:rsidR="0011007F" w:rsidRDefault="0011007F" w:rsidP="0011007F">
      <w:pPr>
        <w:pStyle w:val="CodeHeader"/>
      </w:pPr>
      <w:r>
        <w:t>StaticExpression.cs</w:t>
      </w:r>
    </w:p>
    <w:p w14:paraId="478C1B80" w14:textId="77777777" w:rsidR="0051380F" w:rsidRPr="002851BF" w:rsidRDefault="0051380F" w:rsidP="002851BF">
      <w:pPr>
        <w:pStyle w:val="Code"/>
        <w:rPr>
          <w:highlight w:val="white"/>
        </w:rPr>
      </w:pPr>
      <w:r w:rsidRPr="002851BF">
        <w:rPr>
          <w:highlight w:val="white"/>
        </w:rPr>
        <w:t>using System.Numerics;</w:t>
      </w:r>
    </w:p>
    <w:p w14:paraId="6507E3C6" w14:textId="77777777" w:rsidR="0051380F" w:rsidRPr="002851BF" w:rsidRDefault="0051380F" w:rsidP="002851BF">
      <w:pPr>
        <w:pStyle w:val="Code"/>
        <w:rPr>
          <w:highlight w:val="white"/>
        </w:rPr>
      </w:pPr>
      <w:r w:rsidRPr="002851BF">
        <w:rPr>
          <w:highlight w:val="white"/>
        </w:rPr>
        <w:t>using System.Collections.Generic;</w:t>
      </w:r>
    </w:p>
    <w:p w14:paraId="7ABA20CE" w14:textId="77777777" w:rsidR="0051380F" w:rsidRPr="002851BF" w:rsidRDefault="0051380F" w:rsidP="002851BF">
      <w:pPr>
        <w:pStyle w:val="Code"/>
        <w:rPr>
          <w:highlight w:val="white"/>
        </w:rPr>
      </w:pPr>
    </w:p>
    <w:p w14:paraId="51898508" w14:textId="77777777" w:rsidR="0051380F" w:rsidRPr="002851BF" w:rsidRDefault="0051380F" w:rsidP="002851BF">
      <w:pPr>
        <w:pStyle w:val="Code"/>
        <w:rPr>
          <w:highlight w:val="white"/>
        </w:rPr>
      </w:pPr>
      <w:r w:rsidRPr="002851BF">
        <w:rPr>
          <w:highlight w:val="white"/>
        </w:rPr>
        <w:t>namespace CCompiler {</w:t>
      </w:r>
    </w:p>
    <w:p w14:paraId="23C16A09" w14:textId="77777777" w:rsidR="0051380F" w:rsidRPr="002851BF" w:rsidRDefault="0051380F" w:rsidP="002851BF">
      <w:pPr>
        <w:pStyle w:val="Code"/>
        <w:rPr>
          <w:highlight w:val="white"/>
        </w:rPr>
      </w:pPr>
      <w:r w:rsidRPr="002851BF">
        <w:rPr>
          <w:highlight w:val="white"/>
        </w:rPr>
        <w:t xml:space="preserve">  public class StaticExpression {</w:t>
      </w:r>
    </w:p>
    <w:p w14:paraId="0AE82283" w14:textId="77777777" w:rsidR="002851BF" w:rsidRDefault="0051380F" w:rsidP="002851BF">
      <w:pPr>
        <w:pStyle w:val="Code"/>
        <w:rPr>
          <w:highlight w:val="white"/>
        </w:rPr>
      </w:pPr>
      <w:r w:rsidRPr="002851BF">
        <w:rPr>
          <w:highlight w:val="white"/>
        </w:rPr>
        <w:t xml:space="preserve">    public static Expression Binary(MiddleOperator middleOp,</w:t>
      </w:r>
    </w:p>
    <w:p w14:paraId="6A97E157" w14:textId="77777777" w:rsidR="002851BF" w:rsidRDefault="002851BF" w:rsidP="002851BF">
      <w:pPr>
        <w:pStyle w:val="Code"/>
        <w:rPr>
          <w:highlight w:val="white"/>
        </w:rPr>
      </w:pPr>
      <w:r>
        <w:rPr>
          <w:highlight w:val="white"/>
        </w:rPr>
        <w:t xml:space="preserve">                                   </w:t>
      </w:r>
      <w:r w:rsidR="0051380F" w:rsidRPr="002851BF">
        <w:rPr>
          <w:highlight w:val="white"/>
        </w:rPr>
        <w:t xml:space="preserve"> Expression leftExpression,</w:t>
      </w:r>
    </w:p>
    <w:p w14:paraId="4E0DA4D9" w14:textId="2B960FE7" w:rsidR="0051380F" w:rsidRPr="002851BF" w:rsidRDefault="002851BF" w:rsidP="002851BF">
      <w:pPr>
        <w:pStyle w:val="Code"/>
        <w:rPr>
          <w:highlight w:val="white"/>
        </w:rPr>
      </w:pPr>
      <w:r>
        <w:rPr>
          <w:highlight w:val="white"/>
        </w:rPr>
        <w:t xml:space="preserve">                                   </w:t>
      </w:r>
      <w:r w:rsidR="0051380F" w:rsidRPr="002851BF">
        <w:rPr>
          <w:highlight w:val="white"/>
        </w:rPr>
        <w:t xml:space="preserve"> Expression rightExpression) {</w:t>
      </w:r>
    </w:p>
    <w:p w14:paraId="0AE8A4D3" w14:textId="77777777" w:rsidR="002851BF" w:rsidRDefault="0051380F" w:rsidP="002851BF">
      <w:pPr>
        <w:pStyle w:val="Code"/>
        <w:rPr>
          <w:highlight w:val="white"/>
        </w:rPr>
      </w:pPr>
      <w:r w:rsidRPr="002851BF">
        <w:rPr>
          <w:highlight w:val="white"/>
        </w:rPr>
        <w:t xml:space="preserve">      Type leftType = leftExpression.Symbol.Type,</w:t>
      </w:r>
    </w:p>
    <w:p w14:paraId="7C7A00E7" w14:textId="27F0A6A6" w:rsidR="0051380F" w:rsidRPr="002851BF" w:rsidRDefault="002851BF" w:rsidP="002851BF">
      <w:pPr>
        <w:pStyle w:val="Code"/>
        <w:rPr>
          <w:highlight w:val="white"/>
        </w:rPr>
      </w:pPr>
      <w:r>
        <w:rPr>
          <w:highlight w:val="white"/>
        </w:rPr>
        <w:lastRenderedPageBreak/>
        <w:t xml:space="preserve">           </w:t>
      </w:r>
      <w:r w:rsidR="0051380F" w:rsidRPr="002851BF">
        <w:rPr>
          <w:highlight w:val="white"/>
        </w:rPr>
        <w:t>rightType = rightExpression.Symbol.Type;</w:t>
      </w:r>
    </w:p>
    <w:p w14:paraId="3C8E988E" w14:textId="77777777" w:rsidR="002256FB" w:rsidRDefault="0051380F" w:rsidP="002851BF">
      <w:pPr>
        <w:pStyle w:val="Code"/>
        <w:rPr>
          <w:highlight w:val="white"/>
        </w:rPr>
      </w:pPr>
      <w:r w:rsidRPr="002851BF">
        <w:rPr>
          <w:highlight w:val="white"/>
        </w:rPr>
        <w:t xml:space="preserve">      object leftValue = leftExpression.Symbol.Value,</w:t>
      </w:r>
    </w:p>
    <w:p w14:paraId="6F81A995" w14:textId="2AE78B03" w:rsidR="0051380F" w:rsidRPr="002851BF" w:rsidRDefault="002256FB" w:rsidP="002851BF">
      <w:pPr>
        <w:pStyle w:val="Code"/>
        <w:rPr>
          <w:highlight w:val="white"/>
        </w:rPr>
      </w:pPr>
      <w:r>
        <w:rPr>
          <w:highlight w:val="white"/>
        </w:rPr>
        <w:t xml:space="preserve">             </w:t>
      </w:r>
      <w:r w:rsidR="0051380F" w:rsidRPr="002851BF">
        <w:rPr>
          <w:highlight w:val="white"/>
        </w:rPr>
        <w:t>rightValue = rightExpression.Symbol.Value;</w:t>
      </w:r>
    </w:p>
    <w:p w14:paraId="5C53A925" w14:textId="77777777" w:rsidR="0051380F" w:rsidRPr="002851BF" w:rsidRDefault="0051380F" w:rsidP="002851BF">
      <w:pPr>
        <w:pStyle w:val="Code"/>
        <w:rPr>
          <w:highlight w:val="white"/>
        </w:rPr>
      </w:pPr>
      <w:r w:rsidRPr="002851BF">
        <w:rPr>
          <w:highlight w:val="white"/>
        </w:rPr>
        <w:t xml:space="preserve">    </w:t>
      </w:r>
    </w:p>
    <w:p w14:paraId="108CDF90" w14:textId="77777777" w:rsidR="0051380F" w:rsidRPr="002851BF" w:rsidRDefault="0051380F" w:rsidP="002851BF">
      <w:pPr>
        <w:pStyle w:val="Code"/>
        <w:rPr>
          <w:highlight w:val="white"/>
        </w:rPr>
      </w:pPr>
      <w:r w:rsidRPr="002851BF">
        <w:rPr>
          <w:highlight w:val="white"/>
        </w:rPr>
        <w:t xml:space="preserve">      switch (middleOp) {</w:t>
      </w:r>
    </w:p>
    <w:p w14:paraId="0769591A" w14:textId="75831651" w:rsidR="0051380F" w:rsidRPr="002851BF" w:rsidRDefault="0051380F" w:rsidP="002851BF">
      <w:pPr>
        <w:pStyle w:val="Code"/>
        <w:rPr>
          <w:highlight w:val="white"/>
        </w:rPr>
      </w:pPr>
      <w:r w:rsidRPr="002851BF">
        <w:rPr>
          <w:highlight w:val="white"/>
        </w:rPr>
        <w:t xml:space="preserve">        case MiddleOperator.BinaryAdd:</w:t>
      </w:r>
      <w:r w:rsidR="002256FB" w:rsidRPr="002851BF">
        <w:rPr>
          <w:highlight w:val="white"/>
        </w:rPr>
        <w:t xml:space="preserve"> // &amp;i + 2</w:t>
      </w:r>
    </w:p>
    <w:p w14:paraId="6F8C005A" w14:textId="50DE4F57"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68F66897"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53B696D6" w14:textId="77777777" w:rsidR="00B873CE" w:rsidRDefault="0051380F" w:rsidP="002851BF">
      <w:pPr>
        <w:pStyle w:val="Code"/>
        <w:rPr>
          <w:highlight w:val="white"/>
        </w:rPr>
      </w:pPr>
      <w:r w:rsidRPr="002851BF">
        <w:rPr>
          <w:highlight w:val="white"/>
        </w:rPr>
        <w:t xml:space="preserve">            int resultOffset =</w:t>
      </w:r>
    </w:p>
    <w:p w14:paraId="50175846" w14:textId="63C3C80E" w:rsidR="0051380F" w:rsidRPr="002851BF" w:rsidRDefault="00B873CE" w:rsidP="002851BF">
      <w:pPr>
        <w:pStyle w:val="Code"/>
        <w:rPr>
          <w:highlight w:val="white"/>
        </w:rPr>
      </w:pPr>
      <w:r>
        <w:rPr>
          <w:highlight w:val="white"/>
        </w:rPr>
        <w:t xml:space="preserve">              </w:t>
      </w:r>
      <w:r w:rsidR="0051380F" w:rsidRPr="002851BF">
        <w:rPr>
          <w:highlight w:val="white"/>
        </w:rPr>
        <w:t>((int) rightValue) * leftType.PointerType.Size();</w:t>
      </w:r>
    </w:p>
    <w:p w14:paraId="509F8B9A" w14:textId="77777777" w:rsidR="00B873CE" w:rsidRDefault="0051380F" w:rsidP="002851BF">
      <w:pPr>
        <w:pStyle w:val="Code"/>
        <w:rPr>
          <w:highlight w:val="white"/>
        </w:rPr>
      </w:pPr>
      <w:r w:rsidRPr="002851BF">
        <w:rPr>
          <w:highlight w:val="white"/>
        </w:rPr>
        <w:t xml:space="preserve">            object resultValue =</w:t>
      </w:r>
    </w:p>
    <w:p w14:paraId="388E9446" w14:textId="0DBFF009" w:rsidR="00B873CE" w:rsidRDefault="00B873CE" w:rsidP="002851BF">
      <w:pPr>
        <w:pStyle w:val="Code"/>
        <w:rPr>
          <w:highlight w:val="white"/>
        </w:rPr>
      </w:pPr>
      <w:r>
        <w:rPr>
          <w:highlight w:val="white"/>
        </w:rPr>
        <w:t xml:space="preserve">              </w:t>
      </w:r>
      <w:r w:rsidR="0051380F" w:rsidRPr="002851BF">
        <w:rPr>
          <w:highlight w:val="white"/>
        </w:rPr>
        <w:t>new StaticAddress(staticAddress.UniqueName,</w:t>
      </w:r>
    </w:p>
    <w:p w14:paraId="2AA25317" w14:textId="17684537" w:rsidR="0051380F" w:rsidRPr="002851BF" w:rsidRDefault="00B873CE" w:rsidP="002851BF">
      <w:pPr>
        <w:pStyle w:val="Code"/>
        <w:rPr>
          <w:highlight w:val="white"/>
        </w:rPr>
      </w:pPr>
      <w:r>
        <w:rPr>
          <w:highlight w:val="white"/>
        </w:rPr>
        <w:t xml:space="preserve">                               </w:t>
      </w:r>
      <w:r w:rsidR="0051380F" w:rsidRPr="002851BF">
        <w:rPr>
          <w:highlight w:val="white"/>
        </w:rPr>
        <w:t xml:space="preserve"> staticAddress.Offset + resultOffset);</w:t>
      </w:r>
    </w:p>
    <w:p w14:paraId="305A752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194CD3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3359AA4A" w14:textId="77777777" w:rsidR="0051380F" w:rsidRPr="002851BF" w:rsidRDefault="0051380F" w:rsidP="002851BF">
      <w:pPr>
        <w:pStyle w:val="Code"/>
        <w:rPr>
          <w:highlight w:val="white"/>
        </w:rPr>
      </w:pPr>
      <w:r w:rsidRPr="002851BF">
        <w:rPr>
          <w:highlight w:val="white"/>
        </w:rPr>
        <w:t xml:space="preserve">          }</w:t>
      </w:r>
    </w:p>
    <w:p w14:paraId="56CF5E0D" w14:textId="77777777" w:rsidR="00537F21" w:rsidRDefault="00537F21" w:rsidP="00537F21">
      <w:pPr>
        <w:pStyle w:val="Code"/>
        <w:rPr>
          <w:highlight w:val="white"/>
        </w:rPr>
      </w:pPr>
    </w:p>
    <w:p w14:paraId="11E6B0DA" w14:textId="46047283" w:rsidR="0051380F" w:rsidRPr="002851BF" w:rsidRDefault="00537F21" w:rsidP="002851BF">
      <w:pPr>
        <w:pStyle w:val="Code"/>
        <w:rPr>
          <w:highlight w:val="white"/>
        </w:rPr>
      </w:pPr>
      <w:r>
        <w:rPr>
          <w:highlight w:val="white"/>
        </w:rPr>
        <w:t xml:space="preserve">          </w:t>
      </w:r>
      <w:r w:rsidRPr="002851BF">
        <w:rPr>
          <w:highlight w:val="white"/>
        </w:rPr>
        <w:t>// 2 + &amp;i</w:t>
      </w:r>
    </w:p>
    <w:p w14:paraId="5A1B581C" w14:textId="6F3587EF" w:rsidR="0051380F" w:rsidRPr="002851BF" w:rsidRDefault="0051380F" w:rsidP="002851BF">
      <w:pPr>
        <w:pStyle w:val="Code"/>
        <w:rPr>
          <w:highlight w:val="white"/>
        </w:rPr>
      </w:pPr>
      <w:r w:rsidRPr="002851BF">
        <w:rPr>
          <w:highlight w:val="white"/>
        </w:rPr>
        <w:t xml:space="preserve">          if ((leftValue is BigInteger) &amp;&amp; (rightValue is StaticAddress)) {</w:t>
      </w:r>
    </w:p>
    <w:p w14:paraId="66101DDC" w14:textId="77777777" w:rsidR="0051380F" w:rsidRPr="002851BF" w:rsidRDefault="0051380F" w:rsidP="002851BF">
      <w:pPr>
        <w:pStyle w:val="Code"/>
        <w:rPr>
          <w:highlight w:val="white"/>
        </w:rPr>
      </w:pPr>
      <w:r w:rsidRPr="002851BF">
        <w:rPr>
          <w:highlight w:val="white"/>
        </w:rPr>
        <w:t xml:space="preserve">            StaticAddress staticAddress = (StaticAddress) rightValue;</w:t>
      </w:r>
    </w:p>
    <w:p w14:paraId="5B6CD251" w14:textId="77777777" w:rsidR="004D5DB6" w:rsidRDefault="0051380F" w:rsidP="002851BF">
      <w:pPr>
        <w:pStyle w:val="Code"/>
        <w:rPr>
          <w:highlight w:val="white"/>
        </w:rPr>
      </w:pPr>
      <w:r w:rsidRPr="002851BF">
        <w:rPr>
          <w:highlight w:val="white"/>
        </w:rPr>
        <w:t xml:space="preserve">            int resultOffset =</w:t>
      </w:r>
    </w:p>
    <w:p w14:paraId="13566C26" w14:textId="0B371ACD" w:rsidR="0051380F" w:rsidRPr="002851BF" w:rsidRDefault="004D5DB6" w:rsidP="002851BF">
      <w:pPr>
        <w:pStyle w:val="Code"/>
        <w:rPr>
          <w:highlight w:val="white"/>
        </w:rPr>
      </w:pPr>
      <w:r>
        <w:rPr>
          <w:highlight w:val="white"/>
        </w:rPr>
        <w:t xml:space="preserve">              </w:t>
      </w:r>
      <w:r w:rsidR="0051380F" w:rsidRPr="002851BF">
        <w:rPr>
          <w:highlight w:val="white"/>
        </w:rPr>
        <w:t>((int) leftValue) * rightType.PointerType.Size();</w:t>
      </w:r>
    </w:p>
    <w:p w14:paraId="4D688F4B" w14:textId="77777777" w:rsidR="004D5DB6" w:rsidRDefault="0051380F" w:rsidP="002851BF">
      <w:pPr>
        <w:pStyle w:val="Code"/>
        <w:rPr>
          <w:highlight w:val="white"/>
        </w:rPr>
      </w:pPr>
      <w:r w:rsidRPr="002851BF">
        <w:rPr>
          <w:highlight w:val="white"/>
        </w:rPr>
        <w:t xml:space="preserve">            object resultValue =</w:t>
      </w:r>
    </w:p>
    <w:p w14:paraId="44D77752" w14:textId="77777777" w:rsidR="004D5DB6" w:rsidRDefault="004D5DB6" w:rsidP="002851BF">
      <w:pPr>
        <w:pStyle w:val="Code"/>
        <w:rPr>
          <w:highlight w:val="white"/>
        </w:rPr>
      </w:pPr>
      <w:r>
        <w:rPr>
          <w:highlight w:val="white"/>
        </w:rPr>
        <w:t xml:space="preserve">              </w:t>
      </w:r>
      <w:r w:rsidR="0051380F" w:rsidRPr="002851BF">
        <w:rPr>
          <w:highlight w:val="white"/>
        </w:rPr>
        <w:t xml:space="preserve"> new StaticAddress(staticAddress.UniqueName,</w:t>
      </w:r>
    </w:p>
    <w:p w14:paraId="757F9E81" w14:textId="3436FB52" w:rsidR="0051380F" w:rsidRPr="002851BF" w:rsidRDefault="004D5DB6" w:rsidP="002851BF">
      <w:pPr>
        <w:pStyle w:val="Code"/>
        <w:rPr>
          <w:highlight w:val="white"/>
        </w:rPr>
      </w:pPr>
      <w:r>
        <w:rPr>
          <w:highlight w:val="white"/>
        </w:rPr>
        <w:t xml:space="preserve">                                </w:t>
      </w:r>
      <w:r w:rsidR="0051380F" w:rsidRPr="002851BF">
        <w:rPr>
          <w:highlight w:val="white"/>
        </w:rPr>
        <w:t xml:space="preserve"> staticAddress.Offset + resultOffset);</w:t>
      </w:r>
    </w:p>
    <w:p w14:paraId="3BF0BD9D" w14:textId="77777777" w:rsidR="0051380F" w:rsidRPr="002851BF" w:rsidRDefault="0051380F" w:rsidP="002851BF">
      <w:pPr>
        <w:pStyle w:val="Code"/>
        <w:rPr>
          <w:highlight w:val="white"/>
        </w:rPr>
      </w:pPr>
      <w:r w:rsidRPr="002851BF">
        <w:rPr>
          <w:highlight w:val="white"/>
        </w:rPr>
        <w:t xml:space="preserve">            Symbol resultSymbol =new Symbol(rightType, resultValue);</w:t>
      </w:r>
    </w:p>
    <w:p w14:paraId="1DA70887"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BFEEA60" w14:textId="77777777" w:rsidR="0051380F" w:rsidRPr="002851BF" w:rsidRDefault="0051380F" w:rsidP="002851BF">
      <w:pPr>
        <w:pStyle w:val="Code"/>
        <w:rPr>
          <w:highlight w:val="white"/>
        </w:rPr>
      </w:pPr>
      <w:r w:rsidRPr="002851BF">
        <w:rPr>
          <w:highlight w:val="white"/>
        </w:rPr>
        <w:t xml:space="preserve">          }</w:t>
      </w:r>
    </w:p>
    <w:p w14:paraId="6D723BB7" w14:textId="77777777" w:rsidR="0051380F" w:rsidRPr="002851BF" w:rsidRDefault="0051380F" w:rsidP="002851BF">
      <w:pPr>
        <w:pStyle w:val="Code"/>
        <w:rPr>
          <w:highlight w:val="white"/>
        </w:rPr>
      </w:pPr>
    </w:p>
    <w:p w14:paraId="084F0F0C" w14:textId="77777777" w:rsidR="004D5DB6" w:rsidRDefault="0051380F" w:rsidP="002851BF">
      <w:pPr>
        <w:pStyle w:val="Code"/>
        <w:rPr>
          <w:highlight w:val="white"/>
        </w:rPr>
      </w:pPr>
      <w:r w:rsidRPr="002851BF">
        <w:rPr>
          <w:highlight w:val="white"/>
        </w:rPr>
        <w:t xml:space="preserve">          if (leftExpression.Symbol.IsExternOrStatic() &amp;&amp; leftType.IsArray()</w:t>
      </w:r>
    </w:p>
    <w:p w14:paraId="5269C953" w14:textId="4A7D9A08" w:rsidR="0051380F" w:rsidRPr="002851BF" w:rsidRDefault="004D5DB6" w:rsidP="002851BF">
      <w:pPr>
        <w:pStyle w:val="Code"/>
        <w:rPr>
          <w:highlight w:val="white"/>
        </w:rPr>
      </w:pPr>
      <w:r>
        <w:rPr>
          <w:highlight w:val="white"/>
        </w:rPr>
        <w:t xml:space="preserve">             </w:t>
      </w:r>
      <w:r w:rsidR="0051380F" w:rsidRPr="002851BF">
        <w:rPr>
          <w:highlight w:val="white"/>
        </w:rPr>
        <w:t xml:space="preserve"> &amp;&amp; (rightValue is BigInteger)) { // a + 2</w:t>
      </w:r>
    </w:p>
    <w:p w14:paraId="3F5D5A1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0CE60477" w14:textId="77777777" w:rsidR="005A15AB" w:rsidRDefault="0051380F" w:rsidP="002851BF">
      <w:pPr>
        <w:pStyle w:val="Code"/>
        <w:rPr>
          <w:highlight w:val="white"/>
        </w:rPr>
      </w:pPr>
      <w:r w:rsidRPr="002851BF">
        <w:rPr>
          <w:highlight w:val="white"/>
        </w:rPr>
        <w:t xml:space="preserve">            object resultValue =</w:t>
      </w:r>
    </w:p>
    <w:p w14:paraId="02E4EBA5" w14:textId="77777777" w:rsidR="008D10F1" w:rsidRDefault="008D10F1" w:rsidP="002851BF">
      <w:pPr>
        <w:pStyle w:val="Code"/>
        <w:rPr>
          <w:highlight w:val="white"/>
        </w:rPr>
      </w:pPr>
      <w:r>
        <w:rPr>
          <w:highlight w:val="white"/>
        </w:rPr>
        <w:t xml:space="preserve">  </w:t>
      </w:r>
      <w:r w:rsidR="005A15AB">
        <w:rPr>
          <w:highlight w:val="white"/>
        </w:rPr>
        <w:t xml:space="preserve">            </w:t>
      </w:r>
      <w:r w:rsidR="0051380F" w:rsidRPr="002851BF">
        <w:rPr>
          <w:highlight w:val="white"/>
        </w:rPr>
        <w:t>new StaticAddress(leftExpression.Symbol.UniqueName,</w:t>
      </w:r>
    </w:p>
    <w:p w14:paraId="7B55A4CD" w14:textId="3688C837" w:rsidR="0051380F" w:rsidRPr="002851BF" w:rsidRDefault="008D10F1" w:rsidP="002851BF">
      <w:pPr>
        <w:pStyle w:val="Code"/>
        <w:rPr>
          <w:highlight w:val="white"/>
        </w:rPr>
      </w:pPr>
      <w:r>
        <w:rPr>
          <w:highlight w:val="white"/>
        </w:rPr>
        <w:t xml:space="preserve">                               </w:t>
      </w:r>
      <w:r w:rsidR="0051380F" w:rsidRPr="002851BF">
        <w:rPr>
          <w:highlight w:val="white"/>
        </w:rPr>
        <w:t xml:space="preserve"> resultOffset);</w:t>
      </w:r>
    </w:p>
    <w:p w14:paraId="1FA05020"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42E94A5"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A09608B" w14:textId="77777777" w:rsidR="0051380F" w:rsidRPr="002851BF" w:rsidRDefault="0051380F" w:rsidP="002851BF">
      <w:pPr>
        <w:pStyle w:val="Code"/>
        <w:rPr>
          <w:highlight w:val="white"/>
        </w:rPr>
      </w:pPr>
      <w:r w:rsidRPr="002851BF">
        <w:rPr>
          <w:highlight w:val="white"/>
        </w:rPr>
        <w:t xml:space="preserve">          }</w:t>
      </w:r>
    </w:p>
    <w:p w14:paraId="04C9B633" w14:textId="77777777" w:rsidR="0051380F" w:rsidRPr="002851BF" w:rsidRDefault="0051380F" w:rsidP="002851BF">
      <w:pPr>
        <w:pStyle w:val="Code"/>
        <w:rPr>
          <w:highlight w:val="white"/>
        </w:rPr>
      </w:pPr>
    </w:p>
    <w:p w14:paraId="05F89F71" w14:textId="353AFD9B" w:rsidR="004168DD" w:rsidRDefault="0051380F" w:rsidP="002851BF">
      <w:pPr>
        <w:pStyle w:val="Code"/>
        <w:rPr>
          <w:highlight w:val="white"/>
        </w:rPr>
      </w:pPr>
      <w:r w:rsidRPr="002851BF">
        <w:rPr>
          <w:highlight w:val="white"/>
        </w:rPr>
        <w:t xml:space="preserve">          if (</w:t>
      </w:r>
      <w:r w:rsidR="004168DD" w:rsidRPr="002851BF">
        <w:rPr>
          <w:highlight w:val="white"/>
        </w:rPr>
        <w:t>leftExpression.Symbol.IsExternOrStatic() &amp;&amp;</w:t>
      </w:r>
    </w:p>
    <w:p w14:paraId="495F861D" w14:textId="2AD7A5B1" w:rsidR="0051380F" w:rsidRPr="002851BF" w:rsidRDefault="004168DD" w:rsidP="002851BF">
      <w:pPr>
        <w:pStyle w:val="Code"/>
        <w:rPr>
          <w:highlight w:val="white"/>
        </w:rPr>
      </w:pPr>
      <w:r>
        <w:rPr>
          <w:highlight w:val="white"/>
        </w:rPr>
        <w:t xml:space="preserve">              </w:t>
      </w:r>
      <w:r w:rsidR="0051380F" w:rsidRPr="002851BF">
        <w:rPr>
          <w:highlight w:val="white"/>
        </w:rPr>
        <w:t>(leftValue is BigInteger) &amp;&amp;</w:t>
      </w:r>
      <w:r>
        <w:rPr>
          <w:highlight w:val="white"/>
        </w:rPr>
        <w:t xml:space="preserve"> </w:t>
      </w:r>
      <w:r w:rsidR="0051380F" w:rsidRPr="002851BF">
        <w:rPr>
          <w:highlight w:val="white"/>
        </w:rPr>
        <w:t>rightType.IsArray()) { // 2 + a</w:t>
      </w:r>
    </w:p>
    <w:p w14:paraId="70A8DA3A" w14:textId="77777777" w:rsidR="0051380F" w:rsidRPr="002851BF" w:rsidRDefault="0051380F" w:rsidP="002851BF">
      <w:pPr>
        <w:pStyle w:val="Code"/>
        <w:rPr>
          <w:highlight w:val="white"/>
        </w:rPr>
      </w:pPr>
      <w:r w:rsidRPr="002851BF">
        <w:rPr>
          <w:highlight w:val="white"/>
        </w:rPr>
        <w:t xml:space="preserve">            int resultOffset = ((int) leftValue) * rightType.ArrayType.Size();</w:t>
      </w:r>
    </w:p>
    <w:p w14:paraId="47F66EA5" w14:textId="77777777" w:rsidR="004168DD" w:rsidRDefault="0051380F" w:rsidP="002851BF">
      <w:pPr>
        <w:pStyle w:val="Code"/>
        <w:rPr>
          <w:highlight w:val="white"/>
        </w:rPr>
      </w:pPr>
      <w:r w:rsidRPr="002851BF">
        <w:rPr>
          <w:highlight w:val="white"/>
        </w:rPr>
        <w:t xml:space="preserve">            object resultValue =</w:t>
      </w:r>
    </w:p>
    <w:p w14:paraId="2F37C2E0" w14:textId="77777777" w:rsidR="004168DD" w:rsidRDefault="004168DD" w:rsidP="002851BF">
      <w:pPr>
        <w:pStyle w:val="Code"/>
        <w:rPr>
          <w:highlight w:val="white"/>
        </w:rPr>
      </w:pPr>
      <w:r>
        <w:rPr>
          <w:highlight w:val="white"/>
        </w:rPr>
        <w:t xml:space="preserve">              </w:t>
      </w:r>
      <w:r w:rsidR="0051380F" w:rsidRPr="002851BF">
        <w:rPr>
          <w:highlight w:val="white"/>
        </w:rPr>
        <w:t>new StaticAddress(rightExpression.Symbol.UniqueName,</w:t>
      </w:r>
    </w:p>
    <w:p w14:paraId="18C8DF27" w14:textId="2AE30403" w:rsidR="0051380F" w:rsidRPr="002851BF" w:rsidRDefault="004168DD" w:rsidP="002851BF">
      <w:pPr>
        <w:pStyle w:val="Code"/>
        <w:rPr>
          <w:highlight w:val="white"/>
        </w:rPr>
      </w:pPr>
      <w:r>
        <w:rPr>
          <w:highlight w:val="white"/>
        </w:rPr>
        <w:t xml:space="preserve">                               </w:t>
      </w:r>
      <w:r w:rsidR="0051380F" w:rsidRPr="002851BF">
        <w:rPr>
          <w:highlight w:val="white"/>
        </w:rPr>
        <w:t xml:space="preserve"> resultOffset);</w:t>
      </w:r>
    </w:p>
    <w:p w14:paraId="6D25AD36"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5972ECD9"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8F520F7" w14:textId="77777777" w:rsidR="0051380F" w:rsidRPr="002851BF" w:rsidRDefault="0051380F" w:rsidP="002851BF">
      <w:pPr>
        <w:pStyle w:val="Code"/>
        <w:rPr>
          <w:highlight w:val="white"/>
        </w:rPr>
      </w:pPr>
      <w:r w:rsidRPr="002851BF">
        <w:rPr>
          <w:highlight w:val="white"/>
        </w:rPr>
        <w:t xml:space="preserve">          }</w:t>
      </w:r>
    </w:p>
    <w:p w14:paraId="5EFE7F4B" w14:textId="77777777" w:rsidR="0051380F" w:rsidRPr="002851BF" w:rsidRDefault="0051380F" w:rsidP="002851BF">
      <w:pPr>
        <w:pStyle w:val="Code"/>
        <w:rPr>
          <w:highlight w:val="white"/>
        </w:rPr>
      </w:pPr>
      <w:r w:rsidRPr="002851BF">
        <w:rPr>
          <w:highlight w:val="white"/>
        </w:rPr>
        <w:t xml:space="preserve">          break;</w:t>
      </w:r>
    </w:p>
    <w:p w14:paraId="646638BC" w14:textId="77777777" w:rsidR="0051380F" w:rsidRPr="002851BF" w:rsidRDefault="0051380F" w:rsidP="002851BF">
      <w:pPr>
        <w:pStyle w:val="Code"/>
        <w:rPr>
          <w:highlight w:val="white"/>
        </w:rPr>
      </w:pPr>
    </w:p>
    <w:p w14:paraId="409B71FE" w14:textId="02C99F55" w:rsidR="0051380F" w:rsidRPr="002851BF" w:rsidRDefault="0051380F" w:rsidP="002851BF">
      <w:pPr>
        <w:pStyle w:val="Code"/>
        <w:rPr>
          <w:highlight w:val="white"/>
        </w:rPr>
      </w:pPr>
      <w:r w:rsidRPr="002851BF">
        <w:rPr>
          <w:highlight w:val="white"/>
        </w:rPr>
        <w:t xml:space="preserve">        case MiddleOperator.BinarySubtract:</w:t>
      </w:r>
      <w:r w:rsidR="004168DD" w:rsidRPr="002851BF">
        <w:rPr>
          <w:highlight w:val="white"/>
        </w:rPr>
        <w:t xml:space="preserve"> // &amp;i - 2</w:t>
      </w:r>
    </w:p>
    <w:p w14:paraId="2670F41E" w14:textId="5C9844BD"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5651EA61"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1F997005" w14:textId="77777777" w:rsidR="0051380F" w:rsidRPr="002851BF" w:rsidRDefault="0051380F" w:rsidP="002851BF">
      <w:pPr>
        <w:pStyle w:val="Code"/>
        <w:rPr>
          <w:highlight w:val="white"/>
        </w:rPr>
      </w:pPr>
      <w:r w:rsidRPr="002851BF">
        <w:rPr>
          <w:highlight w:val="white"/>
        </w:rPr>
        <w:t xml:space="preserve">            int resultOffset = ((int) leftValue) * leftType.PointerType.Size();</w:t>
      </w:r>
    </w:p>
    <w:p w14:paraId="22B801EE" w14:textId="77777777" w:rsidR="00876A13" w:rsidRDefault="0051380F" w:rsidP="002851BF">
      <w:pPr>
        <w:pStyle w:val="Code"/>
        <w:rPr>
          <w:highlight w:val="white"/>
        </w:rPr>
      </w:pPr>
      <w:r w:rsidRPr="002851BF">
        <w:rPr>
          <w:highlight w:val="white"/>
        </w:rPr>
        <w:t xml:space="preserve">            object resultValue =</w:t>
      </w:r>
    </w:p>
    <w:p w14:paraId="17B3F620" w14:textId="77777777" w:rsidR="00876A13" w:rsidRDefault="00876A13" w:rsidP="002851BF">
      <w:pPr>
        <w:pStyle w:val="Code"/>
        <w:rPr>
          <w:highlight w:val="white"/>
        </w:rPr>
      </w:pPr>
      <w:r>
        <w:rPr>
          <w:highlight w:val="white"/>
        </w:rPr>
        <w:t xml:space="preserve">              </w:t>
      </w:r>
      <w:r w:rsidR="0051380F" w:rsidRPr="002851BF">
        <w:rPr>
          <w:highlight w:val="white"/>
        </w:rPr>
        <w:t>new StaticAddress(staticAddress.UniqueName,</w:t>
      </w:r>
    </w:p>
    <w:p w14:paraId="5C6B2F0E" w14:textId="039F370C" w:rsidR="0051380F" w:rsidRPr="002851BF" w:rsidRDefault="00876A13" w:rsidP="002851BF">
      <w:pPr>
        <w:pStyle w:val="Code"/>
        <w:rPr>
          <w:highlight w:val="white"/>
        </w:rPr>
      </w:pPr>
      <w:r>
        <w:rPr>
          <w:highlight w:val="white"/>
        </w:rPr>
        <w:t xml:space="preserve">                               </w:t>
      </w:r>
      <w:r w:rsidR="0051380F" w:rsidRPr="002851BF">
        <w:rPr>
          <w:highlight w:val="white"/>
        </w:rPr>
        <w:t xml:space="preserve"> staticAddress.Offset - resultOffset);</w:t>
      </w:r>
    </w:p>
    <w:p w14:paraId="16F9119E" w14:textId="77777777" w:rsidR="0051380F" w:rsidRPr="002851BF" w:rsidRDefault="0051380F" w:rsidP="002851BF">
      <w:pPr>
        <w:pStyle w:val="Code"/>
        <w:rPr>
          <w:highlight w:val="white"/>
        </w:rPr>
      </w:pPr>
      <w:r w:rsidRPr="002851BF">
        <w:rPr>
          <w:highlight w:val="white"/>
        </w:rPr>
        <w:lastRenderedPageBreak/>
        <w:t xml:space="preserve">            Symbol resultSymbol = new Symbol(leftType, resultValue);</w:t>
      </w:r>
    </w:p>
    <w:p w14:paraId="6C259298"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875B3E5" w14:textId="77777777" w:rsidR="0051380F" w:rsidRPr="002851BF" w:rsidRDefault="0051380F" w:rsidP="002851BF">
      <w:pPr>
        <w:pStyle w:val="Code"/>
        <w:rPr>
          <w:highlight w:val="white"/>
        </w:rPr>
      </w:pPr>
      <w:r w:rsidRPr="002851BF">
        <w:rPr>
          <w:highlight w:val="white"/>
        </w:rPr>
        <w:t xml:space="preserve">          }</w:t>
      </w:r>
    </w:p>
    <w:p w14:paraId="568360EF" w14:textId="77777777" w:rsidR="0051380F" w:rsidRPr="002851BF" w:rsidRDefault="0051380F" w:rsidP="002851BF">
      <w:pPr>
        <w:pStyle w:val="Code"/>
        <w:rPr>
          <w:highlight w:val="white"/>
        </w:rPr>
      </w:pPr>
    </w:p>
    <w:p w14:paraId="4FB7882C" w14:textId="77777777" w:rsidR="004D417E" w:rsidRDefault="0051380F" w:rsidP="002851BF">
      <w:pPr>
        <w:pStyle w:val="Code"/>
        <w:rPr>
          <w:highlight w:val="white"/>
        </w:rPr>
      </w:pPr>
      <w:r w:rsidRPr="002851BF">
        <w:rPr>
          <w:highlight w:val="white"/>
        </w:rPr>
        <w:t xml:space="preserve">          if (leftExpression.Symbol.IsExternOrStatic() &amp;&amp; leftType.IsArray()</w:t>
      </w:r>
    </w:p>
    <w:p w14:paraId="092A9DB3" w14:textId="6377D56F" w:rsidR="0051380F" w:rsidRPr="002851BF" w:rsidRDefault="004D417E" w:rsidP="002851BF">
      <w:pPr>
        <w:pStyle w:val="Code"/>
        <w:rPr>
          <w:highlight w:val="white"/>
        </w:rPr>
      </w:pPr>
      <w:r>
        <w:rPr>
          <w:highlight w:val="white"/>
        </w:rPr>
        <w:t xml:space="preserve">             </w:t>
      </w:r>
      <w:r w:rsidR="0051380F" w:rsidRPr="002851BF">
        <w:rPr>
          <w:highlight w:val="white"/>
        </w:rPr>
        <w:t xml:space="preserve"> &amp;&amp; (rightValue is BigInteger)) { // a - 2</w:t>
      </w:r>
    </w:p>
    <w:p w14:paraId="42F08C9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1EB0AC8C" w14:textId="77777777" w:rsidR="00CD478A" w:rsidRDefault="0051380F" w:rsidP="002851BF">
      <w:pPr>
        <w:pStyle w:val="Code"/>
        <w:rPr>
          <w:highlight w:val="white"/>
        </w:rPr>
      </w:pPr>
      <w:r w:rsidRPr="002851BF">
        <w:rPr>
          <w:highlight w:val="white"/>
        </w:rPr>
        <w:t xml:space="preserve">            object resultValue =</w:t>
      </w:r>
    </w:p>
    <w:p w14:paraId="0BAE9963" w14:textId="77777777" w:rsidR="00CD478A" w:rsidRDefault="00CD478A" w:rsidP="002851BF">
      <w:pPr>
        <w:pStyle w:val="Code"/>
        <w:rPr>
          <w:highlight w:val="white"/>
        </w:rPr>
      </w:pPr>
      <w:r>
        <w:rPr>
          <w:highlight w:val="white"/>
        </w:rPr>
        <w:t xml:space="preserve">             </w:t>
      </w:r>
      <w:r w:rsidR="0051380F" w:rsidRPr="002851BF">
        <w:rPr>
          <w:highlight w:val="white"/>
        </w:rPr>
        <w:t xml:space="preserve"> new StaticAddress(leftExpression.Symbol.UniqueName,</w:t>
      </w:r>
    </w:p>
    <w:p w14:paraId="214DFE95" w14:textId="5699ADB0" w:rsidR="0051380F" w:rsidRPr="002851BF" w:rsidRDefault="00CD478A" w:rsidP="002851BF">
      <w:pPr>
        <w:pStyle w:val="Code"/>
        <w:rPr>
          <w:highlight w:val="white"/>
        </w:rPr>
      </w:pPr>
      <w:r>
        <w:rPr>
          <w:highlight w:val="white"/>
        </w:rPr>
        <w:t xml:space="preserve">                               </w:t>
      </w:r>
      <w:r w:rsidR="0051380F" w:rsidRPr="002851BF">
        <w:rPr>
          <w:highlight w:val="white"/>
        </w:rPr>
        <w:t xml:space="preserve"> -resultOffset);</w:t>
      </w:r>
    </w:p>
    <w:p w14:paraId="482C546C"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7AF9936"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56958E9F" w14:textId="77777777" w:rsidR="0051380F" w:rsidRPr="002851BF" w:rsidRDefault="0051380F" w:rsidP="002851BF">
      <w:pPr>
        <w:pStyle w:val="Code"/>
        <w:rPr>
          <w:highlight w:val="white"/>
        </w:rPr>
      </w:pPr>
      <w:r w:rsidRPr="002851BF">
        <w:rPr>
          <w:highlight w:val="white"/>
        </w:rPr>
        <w:t xml:space="preserve">          }</w:t>
      </w:r>
    </w:p>
    <w:p w14:paraId="428D5A14" w14:textId="77777777" w:rsidR="0051380F" w:rsidRPr="002851BF" w:rsidRDefault="0051380F" w:rsidP="002851BF">
      <w:pPr>
        <w:pStyle w:val="Code"/>
        <w:rPr>
          <w:highlight w:val="white"/>
        </w:rPr>
      </w:pPr>
      <w:r w:rsidRPr="002851BF">
        <w:rPr>
          <w:highlight w:val="white"/>
        </w:rPr>
        <w:t xml:space="preserve">          break;</w:t>
      </w:r>
    </w:p>
    <w:p w14:paraId="43C595D2" w14:textId="77777777" w:rsidR="0051380F" w:rsidRPr="002851BF" w:rsidRDefault="0051380F" w:rsidP="002851BF">
      <w:pPr>
        <w:pStyle w:val="Code"/>
        <w:rPr>
          <w:highlight w:val="white"/>
        </w:rPr>
      </w:pPr>
    </w:p>
    <w:p w14:paraId="0E1169FD" w14:textId="77777777" w:rsidR="0051380F" w:rsidRPr="002851BF" w:rsidRDefault="0051380F" w:rsidP="002851BF">
      <w:pPr>
        <w:pStyle w:val="Code"/>
        <w:rPr>
          <w:highlight w:val="white"/>
        </w:rPr>
      </w:pPr>
      <w:r w:rsidRPr="002851BF">
        <w:rPr>
          <w:highlight w:val="white"/>
        </w:rPr>
        <w:t xml:space="preserve">        case MiddleOperator.Index:</w:t>
      </w:r>
    </w:p>
    <w:p w14:paraId="39E2A35A" w14:textId="77777777" w:rsidR="000F2B35" w:rsidRDefault="0051380F" w:rsidP="002851BF">
      <w:pPr>
        <w:pStyle w:val="Code"/>
        <w:rPr>
          <w:highlight w:val="white"/>
        </w:rPr>
      </w:pPr>
      <w:r w:rsidRPr="002851BF">
        <w:rPr>
          <w:highlight w:val="white"/>
        </w:rPr>
        <w:t xml:space="preserve">          if (leftExpression.Symbol.IsExternOrStatic() &amp;&amp; leftType.IsArray()</w:t>
      </w:r>
    </w:p>
    <w:p w14:paraId="4D1BDA70" w14:textId="457FF54D" w:rsidR="0051380F" w:rsidRPr="002851BF" w:rsidRDefault="000F2B35" w:rsidP="002851BF">
      <w:pPr>
        <w:pStyle w:val="Code"/>
        <w:rPr>
          <w:highlight w:val="white"/>
        </w:rPr>
      </w:pPr>
      <w:r>
        <w:rPr>
          <w:highlight w:val="white"/>
        </w:rPr>
        <w:t xml:space="preserve">             </w:t>
      </w:r>
      <w:r w:rsidR="0051380F" w:rsidRPr="002851BF">
        <w:rPr>
          <w:highlight w:val="white"/>
        </w:rPr>
        <w:t xml:space="preserve"> &amp;&amp; (rightValue is BigInteger)) { // a[2]</w:t>
      </w:r>
    </w:p>
    <w:p w14:paraId="4097D820" w14:textId="77777777" w:rsidR="0051380F" w:rsidRPr="002851BF" w:rsidRDefault="0051380F" w:rsidP="002851BF">
      <w:pPr>
        <w:pStyle w:val="Code"/>
        <w:rPr>
          <w:highlight w:val="white"/>
        </w:rPr>
      </w:pPr>
      <w:r w:rsidRPr="002851BF">
        <w:rPr>
          <w:highlight w:val="white"/>
        </w:rPr>
        <w:t xml:space="preserve">            int size = leftType.ArrayType.Size();</w:t>
      </w:r>
    </w:p>
    <w:p w14:paraId="1C4B0A82" w14:textId="77777777" w:rsidR="0051380F" w:rsidRPr="002851BF" w:rsidRDefault="0051380F" w:rsidP="002851BF">
      <w:pPr>
        <w:pStyle w:val="Code"/>
        <w:rPr>
          <w:highlight w:val="white"/>
        </w:rPr>
      </w:pPr>
      <w:r w:rsidRPr="002851BF">
        <w:rPr>
          <w:highlight w:val="white"/>
        </w:rPr>
        <w:t xml:space="preserve">            int offset = ((int) ((BigInteger) rightValue)) * size;</w:t>
      </w:r>
    </w:p>
    <w:p w14:paraId="1FB9773D" w14:textId="77777777" w:rsidR="00C70DF8" w:rsidRDefault="0051380F" w:rsidP="002851BF">
      <w:pPr>
        <w:pStyle w:val="Code"/>
        <w:rPr>
          <w:highlight w:val="white"/>
        </w:rPr>
      </w:pPr>
      <w:r w:rsidRPr="002851BF">
        <w:rPr>
          <w:highlight w:val="white"/>
        </w:rPr>
        <w:t xml:space="preserve">            StaticValue resultValue =</w:t>
      </w:r>
    </w:p>
    <w:p w14:paraId="05DEF0A0" w14:textId="633AC692" w:rsidR="0051380F" w:rsidRPr="002851BF" w:rsidRDefault="00C70DF8" w:rsidP="002851BF">
      <w:pPr>
        <w:pStyle w:val="Code"/>
        <w:rPr>
          <w:highlight w:val="white"/>
        </w:rPr>
      </w:pPr>
      <w:r>
        <w:rPr>
          <w:highlight w:val="white"/>
        </w:rPr>
        <w:t xml:space="preserve">              </w:t>
      </w:r>
      <w:r w:rsidR="0051380F" w:rsidRPr="002851BF">
        <w:rPr>
          <w:highlight w:val="white"/>
        </w:rPr>
        <w:t>new StaticValue(leftExpression.Symbol.UniqueName, offset);</w:t>
      </w:r>
    </w:p>
    <w:p w14:paraId="54C1E3F8"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2A9279AC" w14:textId="77777777" w:rsidR="00C70DF8" w:rsidRDefault="0051380F" w:rsidP="002851BF">
      <w:pPr>
        <w:pStyle w:val="Code"/>
        <w:rPr>
          <w:highlight w:val="white"/>
        </w:rPr>
      </w:pPr>
      <w:r w:rsidRPr="002851BF">
        <w:rPr>
          <w:highlight w:val="white"/>
        </w:rPr>
        <w:t xml:space="preserve">            resultSymbol.Addressable = !leftExpression.Symbol.IsRegister() &amp;&amp;</w:t>
      </w:r>
    </w:p>
    <w:p w14:paraId="2D5383A0" w14:textId="7B597F04"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!leftType.ArrayType.IsBitfield();</w:t>
      </w:r>
    </w:p>
    <w:p w14:paraId="22443A3A" w14:textId="77777777" w:rsidR="00C70DF8" w:rsidRDefault="0051380F" w:rsidP="002851BF">
      <w:pPr>
        <w:pStyle w:val="Code"/>
        <w:rPr>
          <w:highlight w:val="white"/>
        </w:rPr>
      </w:pPr>
      <w:r w:rsidRPr="002851BF">
        <w:rPr>
          <w:highlight w:val="white"/>
        </w:rPr>
        <w:t xml:space="preserve">            resultSymbol.Assignable =</w:t>
      </w:r>
    </w:p>
    <w:p w14:paraId="77ED657E" w14:textId="2F2A2227"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695B80D7" w14:textId="0D521C6E" w:rsidR="0051380F" w:rsidRPr="002851BF" w:rsidRDefault="00EC5B9E" w:rsidP="002851BF">
      <w:pPr>
        <w:pStyle w:val="Code"/>
        <w:rPr>
          <w:highlight w:val="white"/>
        </w:rPr>
      </w:pPr>
      <w:r>
        <w:rPr>
          <w:highlight w:val="white"/>
        </w:rPr>
        <w:t xml:space="preserve">              </w:t>
      </w:r>
      <w:r w:rsidR="0051380F" w:rsidRPr="002851BF">
        <w:rPr>
          <w:highlight w:val="white"/>
        </w:rPr>
        <w:t>!leftType.ArrayType.IsArrayFunctionOrString();</w:t>
      </w:r>
    </w:p>
    <w:p w14:paraId="766AB1DC"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6364B7D" w14:textId="77777777" w:rsidR="0051380F" w:rsidRPr="002851BF" w:rsidRDefault="0051380F" w:rsidP="002851BF">
      <w:pPr>
        <w:pStyle w:val="Code"/>
        <w:rPr>
          <w:highlight w:val="white"/>
        </w:rPr>
      </w:pPr>
      <w:r w:rsidRPr="002851BF">
        <w:rPr>
          <w:highlight w:val="white"/>
        </w:rPr>
        <w:t xml:space="preserve">          }</w:t>
      </w:r>
    </w:p>
    <w:p w14:paraId="386BF0E0" w14:textId="77777777" w:rsidR="006772D9" w:rsidRDefault="0051380F" w:rsidP="002851BF">
      <w:pPr>
        <w:pStyle w:val="Code"/>
        <w:rPr>
          <w:highlight w:val="white"/>
        </w:rPr>
      </w:pPr>
      <w:r w:rsidRPr="002851BF">
        <w:rPr>
          <w:highlight w:val="white"/>
        </w:rPr>
        <w:t xml:space="preserve">          else if ((leftValue is BigInteger) &amp;&amp; </w:t>
      </w:r>
      <w:r w:rsidR="006772D9" w:rsidRPr="002851BF">
        <w:rPr>
          <w:highlight w:val="white"/>
        </w:rPr>
        <w:t>rightType.IsArray()</w:t>
      </w:r>
      <w:r w:rsidR="006772D9">
        <w:rPr>
          <w:highlight w:val="white"/>
        </w:rPr>
        <w:t xml:space="preserve"> &amp;&amp;</w:t>
      </w:r>
    </w:p>
    <w:p w14:paraId="1BFB034F" w14:textId="6F3CB040" w:rsidR="0051380F" w:rsidRPr="002851BF" w:rsidRDefault="006772D9" w:rsidP="002851BF">
      <w:pPr>
        <w:pStyle w:val="Code"/>
        <w:rPr>
          <w:highlight w:val="white"/>
        </w:rPr>
      </w:pPr>
      <w:r>
        <w:rPr>
          <w:highlight w:val="white"/>
        </w:rPr>
        <w:t xml:space="preserve">                   </w:t>
      </w:r>
      <w:r w:rsidR="0051380F" w:rsidRPr="002851BF">
        <w:rPr>
          <w:highlight w:val="white"/>
        </w:rPr>
        <w:t>rightExpression.Symbol.IsExternOrStatic()) { // [2]a</w:t>
      </w:r>
    </w:p>
    <w:p w14:paraId="07BA9BC9" w14:textId="77777777" w:rsidR="0051380F" w:rsidRPr="002851BF" w:rsidRDefault="0051380F" w:rsidP="002851BF">
      <w:pPr>
        <w:pStyle w:val="Code"/>
        <w:rPr>
          <w:highlight w:val="white"/>
        </w:rPr>
      </w:pPr>
      <w:r w:rsidRPr="002851BF">
        <w:rPr>
          <w:highlight w:val="white"/>
        </w:rPr>
        <w:t xml:space="preserve">            int size = rightType.ArrayType.Size();</w:t>
      </w:r>
    </w:p>
    <w:p w14:paraId="1CF71655" w14:textId="77777777" w:rsidR="0051380F" w:rsidRPr="002851BF" w:rsidRDefault="0051380F" w:rsidP="002851BF">
      <w:pPr>
        <w:pStyle w:val="Code"/>
        <w:rPr>
          <w:highlight w:val="white"/>
        </w:rPr>
      </w:pPr>
      <w:r w:rsidRPr="002851BF">
        <w:rPr>
          <w:highlight w:val="white"/>
        </w:rPr>
        <w:t xml:space="preserve">            int offset = ((int) ((BigInteger) leftValue)) * size;</w:t>
      </w:r>
    </w:p>
    <w:p w14:paraId="24D7845F" w14:textId="77777777" w:rsidR="00CA1177" w:rsidRDefault="0051380F" w:rsidP="002851BF">
      <w:pPr>
        <w:pStyle w:val="Code"/>
        <w:rPr>
          <w:highlight w:val="white"/>
        </w:rPr>
      </w:pPr>
      <w:r w:rsidRPr="002851BF">
        <w:rPr>
          <w:highlight w:val="white"/>
        </w:rPr>
        <w:t xml:space="preserve">            StaticValue resultValue =</w:t>
      </w:r>
    </w:p>
    <w:p w14:paraId="4E208A14" w14:textId="7FFD1B08" w:rsidR="0051380F" w:rsidRPr="002851BF" w:rsidRDefault="00CA1177" w:rsidP="002851BF">
      <w:pPr>
        <w:pStyle w:val="Code"/>
        <w:rPr>
          <w:highlight w:val="white"/>
        </w:rPr>
      </w:pPr>
      <w:r>
        <w:rPr>
          <w:highlight w:val="white"/>
        </w:rPr>
        <w:t xml:space="preserve">              </w:t>
      </w:r>
      <w:r w:rsidR="0051380F" w:rsidRPr="002851BF">
        <w:rPr>
          <w:highlight w:val="white"/>
        </w:rPr>
        <w:t>new StaticValue(rightExpression.Symbol.UniqueName, offset);</w:t>
      </w:r>
    </w:p>
    <w:p w14:paraId="515DFAE1"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0A8BBCE3" w14:textId="77777777" w:rsidR="00CA1177" w:rsidRDefault="0051380F" w:rsidP="002851BF">
      <w:pPr>
        <w:pStyle w:val="Code"/>
        <w:rPr>
          <w:highlight w:val="white"/>
        </w:rPr>
      </w:pPr>
      <w:r w:rsidRPr="002851BF">
        <w:rPr>
          <w:highlight w:val="white"/>
        </w:rPr>
        <w:t xml:space="preserve">            resultSymbol.Addressable = !leftExpression.Symbol.IsRegister() &amp;&amp;</w:t>
      </w:r>
    </w:p>
    <w:p w14:paraId="1D6E6CDF" w14:textId="70162BE9"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!leftType.ArrayType.IsBitfield();</w:t>
      </w:r>
    </w:p>
    <w:p w14:paraId="09533FCB" w14:textId="77777777" w:rsidR="00CA1177" w:rsidRDefault="0051380F" w:rsidP="002851BF">
      <w:pPr>
        <w:pStyle w:val="Code"/>
        <w:rPr>
          <w:highlight w:val="white"/>
        </w:rPr>
      </w:pPr>
      <w:r w:rsidRPr="002851BF">
        <w:rPr>
          <w:highlight w:val="white"/>
        </w:rPr>
        <w:t xml:space="preserve">            resultSymbol.Assignable =</w:t>
      </w:r>
    </w:p>
    <w:p w14:paraId="30536667" w14:textId="02F59B60"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0A8C4A86" w14:textId="7A6D6FC2" w:rsidR="0051380F" w:rsidRPr="002851BF" w:rsidRDefault="00CA1177" w:rsidP="002851BF">
      <w:pPr>
        <w:pStyle w:val="Code"/>
        <w:rPr>
          <w:highlight w:val="white"/>
        </w:rPr>
      </w:pPr>
      <w:r>
        <w:rPr>
          <w:highlight w:val="white"/>
        </w:rPr>
        <w:t xml:space="preserve">              </w:t>
      </w:r>
      <w:r w:rsidR="0051380F" w:rsidRPr="002851BF">
        <w:rPr>
          <w:highlight w:val="white"/>
        </w:rPr>
        <w:t>!leftType.ArrayType.IsArrayFunctionOrString();</w:t>
      </w:r>
    </w:p>
    <w:p w14:paraId="4313A6A2"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3EC7848" w14:textId="77777777" w:rsidR="0051380F" w:rsidRPr="002851BF" w:rsidRDefault="0051380F" w:rsidP="002851BF">
      <w:pPr>
        <w:pStyle w:val="Code"/>
        <w:rPr>
          <w:highlight w:val="white"/>
        </w:rPr>
      </w:pPr>
      <w:r w:rsidRPr="002851BF">
        <w:rPr>
          <w:highlight w:val="white"/>
        </w:rPr>
        <w:t xml:space="preserve">          }</w:t>
      </w:r>
    </w:p>
    <w:p w14:paraId="01CF3D6C" w14:textId="77777777" w:rsidR="0051380F" w:rsidRPr="002851BF" w:rsidRDefault="0051380F" w:rsidP="002851BF">
      <w:pPr>
        <w:pStyle w:val="Code"/>
        <w:rPr>
          <w:highlight w:val="white"/>
        </w:rPr>
      </w:pPr>
      <w:r w:rsidRPr="002851BF">
        <w:rPr>
          <w:highlight w:val="white"/>
        </w:rPr>
        <w:t xml:space="preserve">          break;</w:t>
      </w:r>
    </w:p>
    <w:p w14:paraId="067414DB" w14:textId="77777777" w:rsidR="0051380F" w:rsidRPr="002851BF" w:rsidRDefault="0051380F" w:rsidP="002851BF">
      <w:pPr>
        <w:pStyle w:val="Code"/>
        <w:rPr>
          <w:highlight w:val="white"/>
        </w:rPr>
      </w:pPr>
    </w:p>
    <w:p w14:paraId="2E50C704" w14:textId="77777777" w:rsidR="0051380F" w:rsidRPr="002851BF" w:rsidRDefault="0051380F" w:rsidP="002851BF">
      <w:pPr>
        <w:pStyle w:val="Code"/>
        <w:rPr>
          <w:highlight w:val="white"/>
        </w:rPr>
      </w:pPr>
      <w:r w:rsidRPr="002851BF">
        <w:rPr>
          <w:highlight w:val="white"/>
        </w:rPr>
        <w:t xml:space="preserve">        case MiddleOperator.Dot:</w:t>
      </w:r>
    </w:p>
    <w:p w14:paraId="6BEFAA6D" w14:textId="77777777" w:rsidR="0051380F" w:rsidRPr="002851BF" w:rsidRDefault="0051380F" w:rsidP="002851BF">
      <w:pPr>
        <w:pStyle w:val="Code"/>
        <w:rPr>
          <w:highlight w:val="white"/>
        </w:rPr>
      </w:pPr>
      <w:r w:rsidRPr="002851BF">
        <w:rPr>
          <w:highlight w:val="white"/>
        </w:rPr>
        <w:t xml:space="preserve">          if (leftExpression.Symbol.IsExternOrStatic()) {</w:t>
      </w:r>
    </w:p>
    <w:p w14:paraId="4C8BA568" w14:textId="77777777" w:rsidR="002A5157" w:rsidRDefault="0051380F" w:rsidP="002851BF">
      <w:pPr>
        <w:pStyle w:val="Code"/>
        <w:rPr>
          <w:highlight w:val="white"/>
        </w:rPr>
      </w:pPr>
      <w:r w:rsidRPr="002851BF">
        <w:rPr>
          <w:highlight w:val="white"/>
        </w:rPr>
        <w:t xml:space="preserve">            object resultValue =</w:t>
      </w:r>
    </w:p>
    <w:p w14:paraId="39811327" w14:textId="77777777" w:rsidR="002A5157" w:rsidRDefault="002A5157" w:rsidP="002851BF">
      <w:pPr>
        <w:pStyle w:val="Code"/>
        <w:rPr>
          <w:highlight w:val="white"/>
        </w:rPr>
      </w:pPr>
      <w:r>
        <w:rPr>
          <w:highlight w:val="white"/>
        </w:rPr>
        <w:t xml:space="preserve">              </w:t>
      </w:r>
      <w:r w:rsidR="0051380F" w:rsidRPr="002851BF">
        <w:rPr>
          <w:highlight w:val="white"/>
        </w:rPr>
        <w:t>new StaticValue(leftExpression.Symbol.UniqueName,</w:t>
      </w:r>
    </w:p>
    <w:p w14:paraId="6469FB37" w14:textId="2505AF37" w:rsidR="0051380F" w:rsidRPr="002851BF" w:rsidRDefault="002A5157" w:rsidP="002851BF">
      <w:pPr>
        <w:pStyle w:val="Code"/>
        <w:rPr>
          <w:highlight w:val="white"/>
        </w:rPr>
      </w:pPr>
      <w:r>
        <w:rPr>
          <w:highlight w:val="white"/>
        </w:rPr>
        <w:t xml:space="preserve">                             </w:t>
      </w:r>
      <w:r w:rsidR="0051380F" w:rsidRPr="002851BF">
        <w:rPr>
          <w:highlight w:val="white"/>
        </w:rPr>
        <w:t xml:space="preserve"> rightExpression.Symbol.Offset); // s.i*/</w:t>
      </w:r>
    </w:p>
    <w:p w14:paraId="50D7468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DB938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5B88A31" w14:textId="77777777" w:rsidR="0051380F" w:rsidRPr="002851BF" w:rsidRDefault="0051380F" w:rsidP="002851BF">
      <w:pPr>
        <w:pStyle w:val="Code"/>
        <w:rPr>
          <w:highlight w:val="white"/>
        </w:rPr>
      </w:pPr>
      <w:r w:rsidRPr="002851BF">
        <w:rPr>
          <w:highlight w:val="white"/>
        </w:rPr>
        <w:t xml:space="preserve">          }</w:t>
      </w:r>
    </w:p>
    <w:p w14:paraId="439A6CF7" w14:textId="77777777" w:rsidR="0051380F" w:rsidRPr="002851BF" w:rsidRDefault="0051380F" w:rsidP="002851BF">
      <w:pPr>
        <w:pStyle w:val="Code"/>
        <w:rPr>
          <w:highlight w:val="white"/>
        </w:rPr>
      </w:pPr>
      <w:r w:rsidRPr="002851BF">
        <w:rPr>
          <w:highlight w:val="white"/>
        </w:rPr>
        <w:t xml:space="preserve">          break;</w:t>
      </w:r>
    </w:p>
    <w:p w14:paraId="1653209E" w14:textId="77777777" w:rsidR="0051380F" w:rsidRPr="002851BF" w:rsidRDefault="0051380F" w:rsidP="002851BF">
      <w:pPr>
        <w:pStyle w:val="Code"/>
        <w:rPr>
          <w:highlight w:val="white"/>
        </w:rPr>
      </w:pPr>
      <w:r w:rsidRPr="002851BF">
        <w:rPr>
          <w:highlight w:val="white"/>
        </w:rPr>
        <w:t xml:space="preserve">      }</w:t>
      </w:r>
    </w:p>
    <w:p w14:paraId="0E16FB8F" w14:textId="77777777" w:rsidR="0051380F" w:rsidRPr="002851BF" w:rsidRDefault="0051380F" w:rsidP="002851BF">
      <w:pPr>
        <w:pStyle w:val="Code"/>
        <w:rPr>
          <w:highlight w:val="white"/>
        </w:rPr>
      </w:pPr>
      <w:r w:rsidRPr="002851BF">
        <w:rPr>
          <w:highlight w:val="white"/>
        </w:rPr>
        <w:t xml:space="preserve">    </w:t>
      </w:r>
    </w:p>
    <w:p w14:paraId="22BD4C3B" w14:textId="77777777" w:rsidR="0051380F" w:rsidRPr="002851BF" w:rsidRDefault="0051380F" w:rsidP="002851BF">
      <w:pPr>
        <w:pStyle w:val="Code"/>
        <w:rPr>
          <w:highlight w:val="white"/>
        </w:rPr>
      </w:pPr>
      <w:r w:rsidRPr="002851BF">
        <w:rPr>
          <w:highlight w:val="white"/>
        </w:rPr>
        <w:lastRenderedPageBreak/>
        <w:t xml:space="preserve">      return null;</w:t>
      </w:r>
    </w:p>
    <w:p w14:paraId="53223E83" w14:textId="77777777" w:rsidR="0051380F" w:rsidRPr="002851BF" w:rsidRDefault="0051380F" w:rsidP="002851BF">
      <w:pPr>
        <w:pStyle w:val="Code"/>
        <w:rPr>
          <w:highlight w:val="white"/>
        </w:rPr>
      </w:pPr>
      <w:r w:rsidRPr="002851BF">
        <w:rPr>
          <w:highlight w:val="white"/>
        </w:rPr>
        <w:t xml:space="preserve">    }  </w:t>
      </w:r>
    </w:p>
    <w:p w14:paraId="63C50194" w14:textId="77777777" w:rsidR="0051380F" w:rsidRPr="002851BF" w:rsidRDefault="0051380F" w:rsidP="002851BF">
      <w:pPr>
        <w:pStyle w:val="Code"/>
        <w:rPr>
          <w:highlight w:val="white"/>
        </w:rPr>
      </w:pPr>
    </w:p>
    <w:p w14:paraId="17DA6A60" w14:textId="77777777" w:rsidR="0051380F" w:rsidRPr="002851BF" w:rsidRDefault="0051380F" w:rsidP="002851BF">
      <w:pPr>
        <w:pStyle w:val="Code"/>
        <w:rPr>
          <w:highlight w:val="white"/>
        </w:rPr>
      </w:pPr>
      <w:r w:rsidRPr="002851BF">
        <w:rPr>
          <w:highlight w:val="white"/>
        </w:rPr>
        <w:t xml:space="preserve">    public static Symbol Unary(MiddleOperator middleOp, Symbol symbol) {</w:t>
      </w:r>
    </w:p>
    <w:p w14:paraId="312FB606" w14:textId="77777777" w:rsidR="0051380F" w:rsidRPr="002851BF" w:rsidRDefault="0051380F" w:rsidP="002851BF">
      <w:pPr>
        <w:pStyle w:val="Code"/>
        <w:rPr>
          <w:highlight w:val="white"/>
        </w:rPr>
      </w:pPr>
      <w:r w:rsidRPr="002851BF">
        <w:rPr>
          <w:highlight w:val="white"/>
        </w:rPr>
        <w:t xml:space="preserve">      Type type = symbol.Type;</w:t>
      </w:r>
    </w:p>
    <w:p w14:paraId="0E66D328" w14:textId="77777777" w:rsidR="0051380F" w:rsidRPr="002851BF" w:rsidRDefault="0051380F" w:rsidP="002851BF">
      <w:pPr>
        <w:pStyle w:val="Code"/>
        <w:rPr>
          <w:highlight w:val="white"/>
        </w:rPr>
      </w:pPr>
      <w:r w:rsidRPr="002851BF">
        <w:rPr>
          <w:highlight w:val="white"/>
        </w:rPr>
        <w:t xml:space="preserve">    </w:t>
      </w:r>
    </w:p>
    <w:p w14:paraId="19BF6A3E" w14:textId="77777777" w:rsidR="0051380F" w:rsidRPr="002851BF" w:rsidRDefault="0051380F" w:rsidP="002851BF">
      <w:pPr>
        <w:pStyle w:val="Code"/>
        <w:rPr>
          <w:highlight w:val="white"/>
        </w:rPr>
      </w:pPr>
      <w:r w:rsidRPr="002851BF">
        <w:rPr>
          <w:highlight w:val="white"/>
        </w:rPr>
        <w:t xml:space="preserve">      switch (middleOp) {</w:t>
      </w:r>
    </w:p>
    <w:p w14:paraId="5F5B95A7" w14:textId="77777777" w:rsidR="0051380F" w:rsidRPr="002851BF" w:rsidRDefault="0051380F" w:rsidP="002851BF">
      <w:pPr>
        <w:pStyle w:val="Code"/>
        <w:rPr>
          <w:highlight w:val="white"/>
        </w:rPr>
      </w:pPr>
      <w:r w:rsidRPr="002851BF">
        <w:rPr>
          <w:highlight w:val="white"/>
        </w:rPr>
        <w:t xml:space="preserve">        case MiddleOperator.Address:</w:t>
      </w:r>
    </w:p>
    <w:p w14:paraId="57890C4C" w14:textId="77777777" w:rsidR="0051380F" w:rsidRPr="002851BF" w:rsidRDefault="0051380F" w:rsidP="002851BF">
      <w:pPr>
        <w:pStyle w:val="Code"/>
        <w:rPr>
          <w:highlight w:val="white"/>
        </w:rPr>
      </w:pPr>
      <w:r w:rsidRPr="002851BF">
        <w:rPr>
          <w:highlight w:val="white"/>
        </w:rPr>
        <w:t xml:space="preserve">          if (symbol.Value is StaticValue) { // &amp;a[i], &amp;s.i</w:t>
      </w:r>
    </w:p>
    <w:p w14:paraId="3FA99747" w14:textId="77777777" w:rsidR="0051380F" w:rsidRPr="002851BF" w:rsidRDefault="0051380F" w:rsidP="002851BF">
      <w:pPr>
        <w:pStyle w:val="Code"/>
        <w:rPr>
          <w:highlight w:val="white"/>
        </w:rPr>
      </w:pPr>
      <w:r w:rsidRPr="002851BF">
        <w:rPr>
          <w:highlight w:val="white"/>
        </w:rPr>
        <w:t xml:space="preserve">            StaticValue staticValue = (StaticValue) symbol.Value;</w:t>
      </w:r>
    </w:p>
    <w:p w14:paraId="6D767864" w14:textId="77777777" w:rsidR="004D1859" w:rsidRDefault="0051380F" w:rsidP="002851BF">
      <w:pPr>
        <w:pStyle w:val="Code"/>
        <w:rPr>
          <w:highlight w:val="white"/>
        </w:rPr>
      </w:pPr>
      <w:r w:rsidRPr="002851BF">
        <w:rPr>
          <w:highlight w:val="white"/>
        </w:rPr>
        <w:t xml:space="preserve">            StaticAddress staticAddress =</w:t>
      </w:r>
    </w:p>
    <w:p w14:paraId="681D4633" w14:textId="6D51BF19" w:rsidR="0051380F" w:rsidRPr="002851BF" w:rsidRDefault="004D1859" w:rsidP="002851BF">
      <w:pPr>
        <w:pStyle w:val="Code"/>
        <w:rPr>
          <w:highlight w:val="white"/>
        </w:rPr>
      </w:pPr>
      <w:r>
        <w:rPr>
          <w:highlight w:val="white"/>
        </w:rPr>
        <w:t xml:space="preserve">              </w:t>
      </w:r>
      <w:r w:rsidR="0051380F" w:rsidRPr="002851BF">
        <w:rPr>
          <w:highlight w:val="white"/>
        </w:rPr>
        <w:t>new StaticAddress(staticValue.UniqueName, staticValue.Offset);</w:t>
      </w:r>
    </w:p>
    <w:p w14:paraId="461AF056"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1282FCF8" w14:textId="77777777" w:rsidR="0051380F" w:rsidRPr="002851BF" w:rsidRDefault="0051380F" w:rsidP="002851BF">
      <w:pPr>
        <w:pStyle w:val="Code"/>
        <w:rPr>
          <w:highlight w:val="white"/>
        </w:rPr>
      </w:pPr>
      <w:r w:rsidRPr="002851BF">
        <w:rPr>
          <w:highlight w:val="white"/>
        </w:rPr>
        <w:t xml:space="preserve">          }</w:t>
      </w:r>
    </w:p>
    <w:p w14:paraId="462F74E2" w14:textId="77777777" w:rsidR="0051380F" w:rsidRPr="002851BF" w:rsidRDefault="0051380F" w:rsidP="002851BF">
      <w:pPr>
        <w:pStyle w:val="Code"/>
        <w:rPr>
          <w:highlight w:val="white"/>
        </w:rPr>
      </w:pPr>
      <w:r w:rsidRPr="002851BF">
        <w:rPr>
          <w:highlight w:val="white"/>
        </w:rPr>
        <w:t xml:space="preserve">          else if (symbol.IsExternOrStatic()) { // &amp;i</w:t>
      </w:r>
    </w:p>
    <w:p w14:paraId="3C4F720A" w14:textId="77777777" w:rsidR="004D1859" w:rsidRDefault="0051380F" w:rsidP="002851BF">
      <w:pPr>
        <w:pStyle w:val="Code"/>
        <w:rPr>
          <w:highlight w:val="white"/>
        </w:rPr>
      </w:pPr>
      <w:r w:rsidRPr="002851BF">
        <w:rPr>
          <w:highlight w:val="white"/>
        </w:rPr>
        <w:t xml:space="preserve">            StaticAddress staticAddress =</w:t>
      </w:r>
    </w:p>
    <w:p w14:paraId="25A3E42F" w14:textId="7A591B51" w:rsidR="0051380F" w:rsidRPr="002851BF" w:rsidRDefault="004D1859" w:rsidP="002851BF">
      <w:pPr>
        <w:pStyle w:val="Code"/>
        <w:rPr>
          <w:highlight w:val="white"/>
        </w:rPr>
      </w:pPr>
      <w:r>
        <w:rPr>
          <w:highlight w:val="white"/>
        </w:rPr>
        <w:t xml:space="preserve">              </w:t>
      </w:r>
      <w:r w:rsidR="0051380F" w:rsidRPr="002851BF">
        <w:rPr>
          <w:highlight w:val="white"/>
        </w:rPr>
        <w:t>new StaticAddress(symbol.UniqueName, 0);</w:t>
      </w:r>
    </w:p>
    <w:p w14:paraId="1B75B000"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0CEDAA13" w14:textId="77777777" w:rsidR="0051380F" w:rsidRPr="002851BF" w:rsidRDefault="0051380F" w:rsidP="002851BF">
      <w:pPr>
        <w:pStyle w:val="Code"/>
        <w:rPr>
          <w:highlight w:val="white"/>
        </w:rPr>
      </w:pPr>
      <w:r w:rsidRPr="002851BF">
        <w:rPr>
          <w:highlight w:val="white"/>
        </w:rPr>
        <w:t xml:space="preserve">          }</w:t>
      </w:r>
    </w:p>
    <w:p w14:paraId="14A2459D" w14:textId="77777777" w:rsidR="0051380F" w:rsidRPr="002851BF" w:rsidRDefault="0051380F" w:rsidP="002851BF">
      <w:pPr>
        <w:pStyle w:val="Code"/>
        <w:rPr>
          <w:highlight w:val="white"/>
        </w:rPr>
      </w:pPr>
      <w:r w:rsidRPr="002851BF">
        <w:rPr>
          <w:highlight w:val="white"/>
        </w:rPr>
        <w:t xml:space="preserve">          break;</w:t>
      </w:r>
    </w:p>
    <w:p w14:paraId="3055600B" w14:textId="77777777" w:rsidR="0051380F" w:rsidRPr="002851BF" w:rsidRDefault="0051380F" w:rsidP="002851BF">
      <w:pPr>
        <w:pStyle w:val="Code"/>
        <w:rPr>
          <w:highlight w:val="white"/>
        </w:rPr>
      </w:pPr>
      <w:r w:rsidRPr="002851BF">
        <w:rPr>
          <w:highlight w:val="white"/>
        </w:rPr>
        <w:t xml:space="preserve">      }</w:t>
      </w:r>
    </w:p>
    <w:p w14:paraId="289289B8" w14:textId="77777777" w:rsidR="00CD6BA8" w:rsidRDefault="00CD6BA8" w:rsidP="002851BF">
      <w:pPr>
        <w:pStyle w:val="Code"/>
        <w:rPr>
          <w:highlight w:val="white"/>
        </w:rPr>
      </w:pPr>
    </w:p>
    <w:p w14:paraId="2EA6E3C6" w14:textId="5795CAD1" w:rsidR="0051380F" w:rsidRPr="002851BF" w:rsidRDefault="0051380F" w:rsidP="002851BF">
      <w:pPr>
        <w:pStyle w:val="Code"/>
        <w:rPr>
          <w:highlight w:val="white"/>
        </w:rPr>
      </w:pPr>
      <w:r w:rsidRPr="002851BF">
        <w:rPr>
          <w:highlight w:val="white"/>
        </w:rPr>
        <w:t xml:space="preserve">      return null;</w:t>
      </w:r>
    </w:p>
    <w:p w14:paraId="537CE4B7" w14:textId="77777777" w:rsidR="0051380F" w:rsidRPr="002851BF" w:rsidRDefault="0051380F" w:rsidP="002851BF">
      <w:pPr>
        <w:pStyle w:val="Code"/>
        <w:rPr>
          <w:highlight w:val="white"/>
        </w:rPr>
      </w:pPr>
      <w:r w:rsidRPr="002851BF">
        <w:rPr>
          <w:highlight w:val="white"/>
        </w:rPr>
        <w:t xml:space="preserve">    }  </w:t>
      </w:r>
    </w:p>
    <w:p w14:paraId="795F2CC0" w14:textId="77777777" w:rsidR="0051380F" w:rsidRPr="002851BF" w:rsidRDefault="0051380F" w:rsidP="002851BF">
      <w:pPr>
        <w:pStyle w:val="Code"/>
        <w:rPr>
          <w:highlight w:val="white"/>
        </w:rPr>
      </w:pPr>
      <w:r w:rsidRPr="002851BF">
        <w:rPr>
          <w:highlight w:val="white"/>
        </w:rPr>
        <w:t xml:space="preserve">  }</w:t>
      </w:r>
    </w:p>
    <w:p w14:paraId="1652BF67" w14:textId="5344ADA5" w:rsidR="0011007F" w:rsidRPr="002851BF" w:rsidRDefault="0051380F" w:rsidP="002851BF">
      <w:pPr>
        <w:pStyle w:val="Code"/>
      </w:pPr>
      <w:r w:rsidRPr="002851BF">
        <w:rPr>
          <w:highlight w:val="white"/>
        </w:rPr>
        <w:t>}</w:t>
      </w:r>
    </w:p>
    <w:p w14:paraId="1C69A70D" w14:textId="77777777" w:rsidR="00B838C8" w:rsidRPr="00B838C8" w:rsidRDefault="00B838C8" w:rsidP="00B838C8"/>
    <w:p w14:paraId="240CCCC5" w14:textId="1A0BCB6D" w:rsidR="00EF74E4" w:rsidRDefault="00485A24" w:rsidP="00485A24">
      <w:pPr>
        <w:pStyle w:val="Rubrik1"/>
      </w:pPr>
      <w:r>
        <w:lastRenderedPageBreak/>
        <w:t>Initialization</w:t>
      </w:r>
    </w:p>
    <w:p w14:paraId="5187DC74" w14:textId="62715102" w:rsidR="002C3770" w:rsidRPr="00E03072" w:rsidRDefault="00E03072" w:rsidP="00E03072">
      <w:pPr>
        <w:pStyle w:val="CodeHeader"/>
      </w:pPr>
      <w:r>
        <w:rPr>
          <w:highlight w:val="white"/>
          <w:lang w:val="sv-SE"/>
        </w:rPr>
        <w:t>GenerateAutoInitializer</w:t>
      </w:r>
      <w:r>
        <w:rPr>
          <w:lang w:val="sv-SE"/>
        </w:rPr>
        <w:t>.cs</w:t>
      </w:r>
    </w:p>
    <w:p w14:paraId="36F93F0A" w14:textId="77777777" w:rsidR="00E03072" w:rsidRPr="00E03072" w:rsidRDefault="00E03072" w:rsidP="00E03072">
      <w:pPr>
        <w:pStyle w:val="Code"/>
        <w:rPr>
          <w:highlight w:val="white"/>
        </w:rPr>
      </w:pPr>
      <w:r w:rsidRPr="00E03072">
        <w:rPr>
          <w:highlight w:val="white"/>
        </w:rPr>
        <w:t>using System;</w:t>
      </w:r>
    </w:p>
    <w:p w14:paraId="12F43E46" w14:textId="77777777" w:rsidR="00E03072" w:rsidRPr="00E03072" w:rsidRDefault="00E03072" w:rsidP="00E03072">
      <w:pPr>
        <w:pStyle w:val="Code"/>
        <w:rPr>
          <w:highlight w:val="white"/>
        </w:rPr>
      </w:pPr>
      <w:r w:rsidRPr="00E03072">
        <w:rPr>
          <w:highlight w:val="white"/>
        </w:rPr>
        <w:t>using System.Linq;</w:t>
      </w:r>
    </w:p>
    <w:p w14:paraId="3F05BC87" w14:textId="77777777" w:rsidR="00E03072" w:rsidRPr="00E03072" w:rsidRDefault="00E03072" w:rsidP="00E03072">
      <w:pPr>
        <w:pStyle w:val="Code"/>
        <w:rPr>
          <w:highlight w:val="white"/>
        </w:rPr>
      </w:pPr>
      <w:r w:rsidRPr="00E03072">
        <w:rPr>
          <w:highlight w:val="white"/>
        </w:rPr>
        <w:t>using System.Text;</w:t>
      </w:r>
    </w:p>
    <w:p w14:paraId="5A1E4A41" w14:textId="77777777" w:rsidR="00E03072" w:rsidRPr="00E03072" w:rsidRDefault="00E03072" w:rsidP="00E03072">
      <w:pPr>
        <w:pStyle w:val="Code"/>
        <w:rPr>
          <w:highlight w:val="white"/>
        </w:rPr>
      </w:pPr>
      <w:r w:rsidRPr="00E03072">
        <w:rPr>
          <w:highlight w:val="white"/>
        </w:rPr>
        <w:t>using System.Numerics;</w:t>
      </w:r>
    </w:p>
    <w:p w14:paraId="571376D4" w14:textId="77777777" w:rsidR="00E03072" w:rsidRPr="00E03072" w:rsidRDefault="00E03072" w:rsidP="00E03072">
      <w:pPr>
        <w:pStyle w:val="Code"/>
        <w:rPr>
          <w:highlight w:val="white"/>
        </w:rPr>
      </w:pPr>
      <w:r w:rsidRPr="00E03072">
        <w:rPr>
          <w:highlight w:val="white"/>
        </w:rPr>
        <w:t>using System.Threading.Tasks;</w:t>
      </w:r>
    </w:p>
    <w:p w14:paraId="20C28D57" w14:textId="77777777" w:rsidR="00E03072" w:rsidRPr="00E03072" w:rsidRDefault="00E03072" w:rsidP="00E03072">
      <w:pPr>
        <w:pStyle w:val="Code"/>
        <w:rPr>
          <w:highlight w:val="white"/>
        </w:rPr>
      </w:pPr>
      <w:r w:rsidRPr="00E03072">
        <w:rPr>
          <w:highlight w:val="white"/>
        </w:rPr>
        <w:t>using System.Collections.Generic;</w:t>
      </w:r>
    </w:p>
    <w:p w14:paraId="62B512C7" w14:textId="77777777" w:rsidR="00E03072" w:rsidRPr="00E03072" w:rsidRDefault="00E03072" w:rsidP="00E03072">
      <w:pPr>
        <w:pStyle w:val="Code"/>
        <w:rPr>
          <w:highlight w:val="white"/>
        </w:rPr>
      </w:pPr>
    </w:p>
    <w:p w14:paraId="579E43C5" w14:textId="77777777" w:rsidR="00E03072" w:rsidRPr="00E03072" w:rsidRDefault="00E03072" w:rsidP="00E03072">
      <w:pPr>
        <w:pStyle w:val="Code"/>
        <w:rPr>
          <w:highlight w:val="white"/>
        </w:rPr>
      </w:pPr>
      <w:r w:rsidRPr="00E03072">
        <w:rPr>
          <w:highlight w:val="white"/>
        </w:rPr>
        <w:t>namespace CCompiler {</w:t>
      </w:r>
    </w:p>
    <w:p w14:paraId="6D9AB07C" w14:textId="77777777" w:rsidR="00E03072" w:rsidRPr="00E03072" w:rsidRDefault="00E03072" w:rsidP="00E03072">
      <w:pPr>
        <w:pStyle w:val="Code"/>
        <w:rPr>
          <w:highlight w:val="white"/>
        </w:rPr>
      </w:pPr>
      <w:r w:rsidRPr="00E03072">
        <w:rPr>
          <w:highlight w:val="white"/>
        </w:rPr>
        <w:t xml:space="preserve">  class GenerateAutoInitializer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539707E9"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fromInit)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77777777" w:rsidR="00E03072" w:rsidRPr="00E03072" w:rsidRDefault="00E03072" w:rsidP="00E03072">
      <w:pPr>
        <w:pStyle w:val="Code"/>
        <w:rPr>
          <w:highlight w:val="white"/>
        </w:rPr>
      </w:pPr>
      <w:r w:rsidRPr="00E03072">
        <w:rPr>
          <w:highlight w:val="white"/>
        </w:rPr>
        <w:t xml:space="preserve">    </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77777777" w:rsidR="00422FCD" w:rsidRDefault="00E03072" w:rsidP="00E03072">
      <w:pPr>
        <w:pStyle w:val="Code"/>
        <w:rPr>
          <w:highlight w:val="white"/>
        </w:rPr>
      </w:pPr>
      <w:r w:rsidRPr="00E03072">
        <w:rPr>
          <w:highlight w:val="white"/>
        </w:rPr>
        <w:t xml:space="preserve">          (fromInit is Expression) &amp;&amp;</w:t>
      </w:r>
    </w:p>
    <w:p w14:paraId="4364E392" w14:textId="1526CB7D" w:rsidR="00E03072" w:rsidRPr="00E03072" w:rsidRDefault="00422FCD" w:rsidP="00E03072">
      <w:pPr>
        <w:pStyle w:val="Code"/>
        <w:rPr>
          <w:highlight w:val="white"/>
        </w:rPr>
      </w:pPr>
      <w:r>
        <w:rPr>
          <w:highlight w:val="white"/>
        </w:rPr>
        <w:t xml:space="preserve">         </w:t>
      </w:r>
      <w:r w:rsidR="00E03072" w:rsidRPr="00E03072">
        <w:rPr>
          <w:highlight w:val="white"/>
        </w:rPr>
        <w:t xml:space="preserve"> ((Expression) fromInit).Symbol.Type.IsString()) {</w:t>
      </w:r>
    </w:p>
    <w:p w14:paraId="107B21ED" w14:textId="77777777" w:rsidR="00E03072" w:rsidRPr="00E03072" w:rsidRDefault="00E03072" w:rsidP="00E03072">
      <w:pPr>
        <w:pStyle w:val="Code"/>
        <w:rPr>
          <w:highlight w:val="white"/>
        </w:rPr>
      </w:pPr>
      <w:r w:rsidRPr="00E03072">
        <w:rPr>
          <w:highlight w:val="white"/>
        </w:rPr>
        <w:t xml:space="preserve">        string text = (string) ((Expression) fromInit).Symbol.Value;</w:t>
      </w:r>
    </w:p>
    <w:p w14:paraId="5ED128F5" w14:textId="77777777" w:rsidR="00E03072" w:rsidRPr="00E03072" w:rsidRDefault="00E03072" w:rsidP="00E03072">
      <w:pPr>
        <w:pStyle w:val="Code"/>
        <w:rPr>
          <w:highlight w:val="white"/>
        </w:rPr>
      </w:pP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77777777" w:rsidR="00E03072" w:rsidRPr="00E03072" w:rsidRDefault="00E03072" w:rsidP="00E03072">
      <w:pPr>
        <w:pStyle w:val="Code"/>
        <w:rPr>
          <w:highlight w:val="white"/>
        </w:rPr>
      </w:pPr>
      <w:r w:rsidRPr="00E03072">
        <w:rPr>
          <w:highlight w:val="white"/>
        </w:rPr>
        <w:t xml:space="preserve">          toType.ArraySize = text.Length + 1;</w:t>
      </w:r>
    </w:p>
    <w:p w14:paraId="5B4A8B0B" w14:textId="77777777" w:rsidR="00E03072" w:rsidRPr="00E03072" w:rsidRDefault="00E03072" w:rsidP="00E03072">
      <w:pPr>
        <w:pStyle w:val="Code"/>
        <w:rPr>
          <w:highlight w:val="white"/>
        </w:rPr>
      </w:pPr>
      <w:r w:rsidRPr="00E03072">
        <w:rPr>
          <w:highlight w:val="white"/>
        </w:rPr>
        <w:t xml:space="preserve">        }</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77777777" w:rsidR="00E03072" w:rsidRPr="00E03072" w:rsidRDefault="00E03072" w:rsidP="00E03072">
      <w:pPr>
        <w:pStyle w:val="Code"/>
        <w:rPr>
          <w:highlight w:val="white"/>
        </w:rPr>
      </w:pPr>
      <w:r w:rsidRPr="00E03072">
        <w:rPr>
          <w:highlight w:val="white"/>
        </w:rPr>
        <w:t xml:space="preserve">          Assert.Error(text.Length &lt;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77777777" w:rsidR="00E03072" w:rsidRPr="00E03072" w:rsidRDefault="00E03072" w:rsidP="00E03072">
      <w:pPr>
        <w:pStyle w:val="Code"/>
        <w:rPr>
          <w:highlight w:val="white"/>
        </w:rPr>
      </w:pP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77777777" w:rsidR="00E03072" w:rsidRPr="00E03072" w:rsidRDefault="00E03072" w:rsidP="00E03072">
      <w:pPr>
        <w:pStyle w:val="Code"/>
        <w:rPr>
          <w:highlight w:val="white"/>
        </w:rPr>
      </w:pPr>
      <w:r w:rsidRPr="00E03072">
        <w:rPr>
          <w:highlight w:val="white"/>
        </w:rPr>
        <w:t xml:space="preserve">          toCharSymbol.Name = toSymbol.Name + "[" + index + "]";</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69750FB8"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223248AA" w14:textId="77777777" w:rsidR="00E03072" w:rsidRPr="00E03072" w:rsidRDefault="00E03072" w:rsidP="00E03072">
      <w:pPr>
        <w:pStyle w:val="Code"/>
        <w:rPr>
          <w:highlight w:val="white"/>
        </w:rPr>
      </w:pPr>
    </w:p>
    <w:p w14:paraId="7E1A53CF" w14:textId="77777777" w:rsidR="00E03072" w:rsidRPr="00E03072" w:rsidRDefault="00E03072" w:rsidP="00E03072">
      <w:pPr>
        <w:pStyle w:val="Code"/>
        <w:rPr>
          <w:highlight w:val="white"/>
        </w:rPr>
      </w:pPr>
      <w:r w:rsidRPr="00E03072">
        <w:rPr>
          <w:highlight w:val="white"/>
        </w:rPr>
        <w:t xml:space="preserve">        { Symbol toCharSymbol = new Symbol(toType.ArrayType, true);</w:t>
      </w:r>
    </w:p>
    <w:p w14:paraId="530E1E6D" w14:textId="77777777" w:rsidR="00E03072" w:rsidRPr="00E03072" w:rsidRDefault="00E03072" w:rsidP="00E03072">
      <w:pPr>
        <w:pStyle w:val="Code"/>
        <w:rPr>
          <w:highlight w:val="white"/>
        </w:rPr>
      </w:pPr>
      <w:r w:rsidRPr="00E03072">
        <w:rPr>
          <w:highlight w:val="white"/>
        </w:rPr>
        <w:t xml:space="preserve">          toCharSymbol.Name = toSymbol.Name + "[" + text.Length + "]";</w:t>
      </w:r>
    </w:p>
    <w:p w14:paraId="67BF55DC" w14:textId="77777777" w:rsidR="00422FCD" w:rsidRDefault="00E03072" w:rsidP="00E03072">
      <w:pPr>
        <w:pStyle w:val="Code"/>
        <w:rPr>
          <w:highlight w:val="white"/>
        </w:rPr>
      </w:pPr>
      <w:r w:rsidRPr="00E03072">
        <w:rPr>
          <w:highlight w:val="white"/>
        </w:rPr>
        <w:t xml:space="preserve">          toCharSymbol.Offset = toSymbol.Offset +</w:t>
      </w:r>
    </w:p>
    <w:p w14:paraId="5FB22552" w14:textId="6F0A5067" w:rsidR="00E03072" w:rsidRPr="00E03072" w:rsidRDefault="00422FCD" w:rsidP="00E03072">
      <w:pPr>
        <w:pStyle w:val="Code"/>
        <w:rPr>
          <w:highlight w:val="white"/>
        </w:rPr>
      </w:pPr>
      <w:r>
        <w:rPr>
          <w:highlight w:val="white"/>
        </w:rPr>
        <w:t xml:space="preserve">                               </w:t>
      </w:r>
      <w:r w:rsidR="00E03072" w:rsidRPr="00E03072">
        <w:rPr>
          <w:highlight w:val="white"/>
        </w:rPr>
        <w:t xml:space="preserve"> (text.Length * toType.ArrayType.Size());</w:t>
      </w:r>
    </w:p>
    <w:p w14:paraId="28557182" w14:textId="77777777" w:rsidR="00422FCD" w:rsidRDefault="00E03072" w:rsidP="00E03072">
      <w:pPr>
        <w:pStyle w:val="Code"/>
        <w:rPr>
          <w:highlight w:val="white"/>
        </w:rPr>
      </w:pPr>
      <w:r w:rsidRPr="00E03072">
        <w:rPr>
          <w:highlight w:val="white"/>
        </w:rPr>
        <w:t xml:space="preserve">          Symbol fromCharSymbol = new Symbol(toType.ArrayType,</w:t>
      </w:r>
    </w:p>
    <w:p w14:paraId="504E9FF1" w14:textId="094DEB93"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'\0');</w:t>
      </w:r>
    </w:p>
    <w:p w14:paraId="4A28667C" w14:textId="77777777" w:rsidR="00422FCD" w:rsidRDefault="00E03072" w:rsidP="00E03072">
      <w:pPr>
        <w:pStyle w:val="Code"/>
        <w:rPr>
          <w:highlight w:val="white"/>
        </w:rPr>
      </w:pPr>
      <w:r w:rsidRPr="00E03072">
        <w:rPr>
          <w:highlight w:val="white"/>
        </w:rPr>
        <w:t xml:space="preserve">          codeList.Add(new MiddleCode(MiddleOperator.Assign,</w:t>
      </w:r>
    </w:p>
    <w:p w14:paraId="735AC2A1" w14:textId="740E7C7C"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7BE991C5" w14:textId="77777777" w:rsidR="00E03072" w:rsidRPr="00E03072" w:rsidRDefault="00E03072" w:rsidP="00E03072">
      <w:pPr>
        <w:pStyle w:val="Code"/>
        <w:rPr>
          <w:highlight w:val="white"/>
        </w:rPr>
      </w:pPr>
      <w:r w:rsidRPr="00E03072">
        <w:rPr>
          <w:highlight w:val="white"/>
        </w:rPr>
        <w:t xml:space="preserve">        }</w:t>
      </w:r>
    </w:p>
    <w:p w14:paraId="4A8A395D" w14:textId="77777777" w:rsidR="00E03072" w:rsidRPr="00E03072" w:rsidRDefault="00E03072" w:rsidP="00E03072">
      <w:pPr>
        <w:pStyle w:val="Code"/>
        <w:rPr>
          <w:highlight w:val="white"/>
        </w:rPr>
      </w:pPr>
      <w:r w:rsidRPr="00E03072">
        <w:rPr>
          <w:highlight w:val="white"/>
        </w:rPr>
        <w:t xml:space="preserve">      }</w:t>
      </w:r>
    </w:p>
    <w:p w14:paraId="33C775EF" w14:textId="77777777" w:rsidR="00E03072" w:rsidRPr="00E03072" w:rsidRDefault="00E03072" w:rsidP="00E03072">
      <w:pPr>
        <w:pStyle w:val="Code"/>
        <w:rPr>
          <w:highlight w:val="white"/>
        </w:rPr>
      </w:pPr>
      <w:r w:rsidRPr="00E03072">
        <w:rPr>
          <w:highlight w:val="white"/>
        </w:rPr>
        <w:t xml:space="preserve">      else if (fromInit is Expression) {</w:t>
      </w:r>
    </w:p>
    <w:p w14:paraId="5EBF2A3C" w14:textId="77777777" w:rsidR="00D3268D" w:rsidRDefault="00E03072" w:rsidP="00E03072">
      <w:pPr>
        <w:pStyle w:val="Code"/>
        <w:rPr>
          <w:highlight w:val="white"/>
        </w:rPr>
      </w:pPr>
      <w:r w:rsidRPr="00E03072">
        <w:rPr>
          <w:highlight w:val="white"/>
        </w:rPr>
        <w:t xml:space="preserve">        Expression initExpression =</w:t>
      </w:r>
    </w:p>
    <w:p w14:paraId="060420CD" w14:textId="2AEFF84F"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fromInit, toType);</w:t>
      </w:r>
    </w:p>
    <w:p w14:paraId="676B1D2E" w14:textId="77777777" w:rsidR="00E03072" w:rsidRPr="00E03072" w:rsidRDefault="00E03072" w:rsidP="00E03072">
      <w:pPr>
        <w:pStyle w:val="Code"/>
        <w:rPr>
          <w:highlight w:val="white"/>
        </w:rPr>
      </w:pPr>
      <w:r w:rsidRPr="00E03072">
        <w:rPr>
          <w:highlight w:val="white"/>
        </w:rPr>
        <w:lastRenderedPageBreak/>
        <w:t xml:space="preserve">        codeList.AddRange(initExpression.LongList);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67E7D115" w:rsidR="00E03072" w:rsidRPr="00E03072" w:rsidRDefault="00DF6137" w:rsidP="00E03072">
      <w:pPr>
        <w:pStyle w:val="Code"/>
        <w:rPr>
          <w:highlight w:val="white"/>
        </w:rPr>
      </w:pPr>
      <w:r>
        <w:rPr>
          <w:highlight w:val="white"/>
        </w:rPr>
        <w:t xml:space="preserve">                                     </w:t>
      </w:r>
      <w:r w:rsidR="00E03072" w:rsidRPr="00E03072">
        <w:rPr>
          <w:highlight w:val="white"/>
        </w:rPr>
        <w:t xml:space="preserve"> initExpression.Symbol));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77777777" w:rsidR="00E03072" w:rsidRPr="00E03072" w:rsidRDefault="00E03072" w:rsidP="00E03072">
      <w:pPr>
        <w:pStyle w:val="Code"/>
        <w:rPr>
          <w:highlight w:val="white"/>
        </w:rPr>
      </w:pPr>
      <w:r w:rsidRPr="00E03072">
        <w:rPr>
          <w:highlight w:val="white"/>
        </w:rPr>
        <w:t xml:space="preserve">      }</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431DF572" w14:textId="77777777" w:rsidR="00E03072" w:rsidRPr="00E03072" w:rsidRDefault="00E03072" w:rsidP="00E03072">
      <w:pPr>
        <w:pStyle w:val="Code"/>
        <w:rPr>
          <w:highlight w:val="white"/>
        </w:rPr>
      </w:pPr>
      <w:r w:rsidRPr="00E03072">
        <w:rPr>
          <w:highlight w:val="white"/>
        </w:rPr>
        <w:t xml:space="preserve">      </w:t>
      </w:r>
    </w:p>
    <w:p w14:paraId="6F5DDE6B" w14:textId="77777777"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77777777" w:rsidR="00E03072" w:rsidRPr="00E03072" w:rsidRDefault="00E03072" w:rsidP="00E03072">
      <w:pPr>
        <w:pStyle w:val="Code"/>
        <w:rPr>
          <w:highlight w:val="white"/>
        </w:rPr>
      </w:pPr>
      <w:r w:rsidRPr="00E03072">
        <w:rPr>
          <w:highlight w:val="white"/>
        </w:rPr>
        <w:t xml:space="preserve">              }</w:t>
      </w:r>
    </w:p>
    <w:p w14:paraId="60255356" w14:textId="77777777" w:rsidR="00E03072" w:rsidRPr="00E03072" w:rsidRDefault="00E03072" w:rsidP="00E03072">
      <w:pPr>
        <w:pStyle w:val="Code"/>
        <w:rPr>
          <w:highlight w:val="white"/>
        </w:rPr>
      </w:pPr>
    </w:p>
    <w:p w14:paraId="133D324B" w14:textId="77777777" w:rsidR="006725F0" w:rsidRDefault="00E03072" w:rsidP="00E03072">
      <w:pPr>
        <w:pStyle w:val="Code"/>
        <w:rPr>
          <w:highlight w:val="white"/>
        </w:rPr>
      </w:pPr>
      <w:r w:rsidRPr="00E03072">
        <w:rPr>
          <w:highlight w:val="white"/>
        </w:rPr>
        <w:t xml:space="preserve">              Assert.Error(!(fromList.Count &gt; toType.ArraySize),</w:t>
      </w:r>
    </w:p>
    <w:p w14:paraId="12FAFA1D" w14:textId="24C6904C"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30BDBE38" w14:textId="77777777" w:rsidR="00E03072" w:rsidRPr="00E03072" w:rsidRDefault="00E03072" w:rsidP="00E03072">
      <w:pPr>
        <w:pStyle w:val="Code"/>
        <w:rPr>
          <w:highlight w:val="white"/>
        </w:rPr>
      </w:pPr>
      <w:r w:rsidRPr="00E03072">
        <w:rPr>
          <w:highlight w:val="white"/>
        </w:rPr>
        <w:t xml:space="preserve">            </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5EAE5F69"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47D9FD05" w14:textId="77777777" w:rsidR="00E03072" w:rsidRPr="00E03072" w:rsidRDefault="00E03072" w:rsidP="00E03072">
      <w:pPr>
        <w:pStyle w:val="Code"/>
        <w:rPr>
          <w:highlight w:val="white"/>
        </w:rPr>
      </w:pPr>
      <w:r w:rsidRPr="00E03072">
        <w:rPr>
          <w:highlight w:val="white"/>
        </w:rPr>
        <w:t xml:space="preserve">          </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D19EC04"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50CB0929" w14:textId="77777777" w:rsidR="006725F0" w:rsidRDefault="00E03072" w:rsidP="00E03072">
      <w:pPr>
        <w:pStyle w:val="Code"/>
        <w:rPr>
          <w:highlight w:val="white"/>
        </w:rPr>
      </w:pPr>
      <w:r w:rsidRPr="00E03072">
        <w:rPr>
          <w:highlight w:val="white"/>
        </w:rPr>
        <w:t xml:space="preserve">              Assert.Error(!(fromList.Count &lt; memberMap.Count),</w:t>
      </w:r>
    </w:p>
    <w:p w14:paraId="3968943D" w14:textId="4B765791"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Message.Too_few_initializers);</w:t>
      </w:r>
    </w:p>
    <w:p w14:paraId="1D9D25D9" w14:textId="77777777" w:rsidR="006725F0" w:rsidRDefault="00E03072" w:rsidP="00E03072">
      <w:pPr>
        <w:pStyle w:val="Code"/>
        <w:rPr>
          <w:highlight w:val="white"/>
        </w:rPr>
      </w:pPr>
      <w:r w:rsidRPr="00E03072">
        <w:rPr>
          <w:highlight w:val="white"/>
        </w:rPr>
        <w:t xml:space="preserve">              KeyValuePair&lt;string, 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77777777" w:rsidR="00E03072" w:rsidRPr="00E03072" w:rsidRDefault="00E03072" w:rsidP="00E03072">
      <w:pPr>
        <w:pStyle w:val="Code"/>
        <w:rPr>
          <w:highlight w:val="white"/>
        </w:rPr>
      </w:pPr>
      <w:r w:rsidRPr="00E03072">
        <w:rPr>
          <w:highlight w:val="white"/>
        </w:rPr>
        <w:t xml:space="preserve">                subSymbol.Offset = toSymbol.Offset + memberSymbol.Offset;</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77777777" w:rsidR="00E03072" w:rsidRPr="00E03072" w:rsidRDefault="00E03072" w:rsidP="00E03072">
      <w:pPr>
        <w:pStyle w:val="Code"/>
        <w:rPr>
          <w:highlight w:val="white"/>
        </w:rPr>
      </w:pPr>
      <w:r w:rsidRPr="00E03072">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0568D522"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lastRenderedPageBreak/>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7777777" w:rsidR="00E03072" w:rsidRPr="00E03072" w:rsidRDefault="00E03072" w:rsidP="00E03072">
      <w:pPr>
        <w:pStyle w:val="Code"/>
        <w:rPr>
          <w:highlight w:val="white"/>
        </w:rPr>
      </w:pPr>
    </w:p>
    <w:p w14:paraId="69D68FE3" w14:textId="77777777" w:rsidR="00E03072" w:rsidRPr="00E03072" w:rsidRDefault="00E03072" w:rsidP="00E03072">
      <w:pPr>
        <w:pStyle w:val="Code"/>
        <w:rPr>
          <w:highlight w:val="white"/>
        </w:rPr>
      </w:pPr>
      <w:r w:rsidRPr="00E03072">
        <w:rPr>
          <w:highlight w:val="white"/>
        </w:rPr>
        <w:t xml:space="preserve">          default:</w:t>
      </w:r>
    </w:p>
    <w:p w14:paraId="513CEEB1" w14:textId="77777777" w:rsidR="006725F0" w:rsidRDefault="00E03072" w:rsidP="00E03072">
      <w:pPr>
        <w:pStyle w:val="Code"/>
        <w:rPr>
          <w:highlight w:val="white"/>
        </w:rPr>
      </w:pPr>
      <w:r w:rsidRPr="00E03072">
        <w:rPr>
          <w:highlight w:val="white"/>
        </w:rPr>
        <w:t xml:space="preserve">            Assert.Error(toType,</w:t>
      </w:r>
    </w:p>
    <w:p w14:paraId="675AF03F" w14:textId="31D64CA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77777777" w:rsidR="00E03072" w:rsidRPr="00E03072" w:rsidRDefault="00E03072" w:rsidP="00E03072">
      <w:pPr>
        <w:pStyle w:val="Code"/>
        <w:rPr>
          <w:highlight w:val="white"/>
        </w:rPr>
      </w:pP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23AEBD07" w:rsidR="00E03072" w:rsidRDefault="00E03072" w:rsidP="00E03072">
      <w:pPr>
        <w:pStyle w:val="CodeHeader"/>
        <w:rPr>
          <w:lang w:val="sv-SE"/>
        </w:rPr>
      </w:pPr>
      <w:r>
        <w:rPr>
          <w:highlight w:val="white"/>
          <w:lang w:val="sv-SE"/>
        </w:rPr>
        <w:t>GenerateStaticInitializer</w:t>
      </w:r>
      <w:r>
        <w:rPr>
          <w:lang w:val="sv-SE"/>
        </w:rPr>
        <w:t>.cs</w:t>
      </w:r>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77777777" w:rsidR="00E03072" w:rsidRPr="00E03072" w:rsidRDefault="00E03072" w:rsidP="00E03072">
      <w:pPr>
        <w:pStyle w:val="Code"/>
        <w:rPr>
          <w:highlight w:val="white"/>
        </w:rPr>
      </w:pPr>
      <w:r w:rsidRPr="00E03072">
        <w:rPr>
          <w:highlight w:val="white"/>
        </w:rPr>
        <w:t xml:space="preserve">  public class GenerateStaticInitializer {</w:t>
      </w:r>
    </w:p>
    <w:p w14:paraId="6F9D91B4" w14:textId="77777777" w:rsidR="00E03072" w:rsidRPr="00E03072" w:rsidRDefault="00E03072" w:rsidP="00E03072">
      <w:pPr>
        <w:pStyle w:val="Code"/>
        <w:rPr>
          <w:highlight w:val="white"/>
        </w:rPr>
      </w:pPr>
      <w:r w:rsidRPr="00E03072">
        <w:rPr>
          <w:highlight w:val="white"/>
        </w:rPr>
        <w:t xml:space="preserve">    public static List&lt;MiddleCode&gt; GenerateStatic(Type toType, object fromInit)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77777777" w:rsidR="00E03072" w:rsidRPr="00E03072" w:rsidRDefault="00E03072" w:rsidP="00E03072">
      <w:pPr>
        <w:pStyle w:val="Code"/>
        <w:rPr>
          <w:highlight w:val="white"/>
        </w:rPr>
      </w:pPr>
      <w:r w:rsidRPr="00E03072">
        <w:rPr>
          <w:highlight w:val="white"/>
        </w:rPr>
        <w:t xml:space="preserve">      if (fromInit is Expression) {</w:t>
      </w:r>
    </w:p>
    <w:p w14:paraId="735EDD89" w14:textId="77777777" w:rsidR="00E03072" w:rsidRPr="00E03072" w:rsidRDefault="00E03072" w:rsidP="00E03072">
      <w:pPr>
        <w:pStyle w:val="Code"/>
        <w:rPr>
          <w:highlight w:val="white"/>
        </w:rPr>
      </w:pPr>
      <w:r w:rsidRPr="00E03072">
        <w:rPr>
          <w:highlight w:val="white"/>
        </w:rPr>
        <w:t xml:space="preserve">        Expression fromExpression = (Expression) fromInit;</w:t>
      </w:r>
    </w:p>
    <w:p w14:paraId="1965C4C3" w14:textId="77777777" w:rsidR="00E03072" w:rsidRPr="00E03072" w:rsidRDefault="00E03072" w:rsidP="00E03072">
      <w:pPr>
        <w:pStyle w:val="Code"/>
        <w:rPr>
          <w:highlight w:val="white"/>
        </w:rPr>
      </w:pPr>
      <w:r w:rsidRPr="00E03072">
        <w:rPr>
          <w:highlight w:val="white"/>
        </w:rPr>
        <w:t xml:space="preserve">        Symbol fromSymbol = ((Expression) fromInit).Symbol;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07C2C21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Message.Non__static_initializer);</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77777777" w:rsidR="006725F0" w:rsidRDefault="00E03072" w:rsidP="00E03072">
      <w:pPr>
        <w:pStyle w:val="Code"/>
        <w:rPr>
          <w:highlight w:val="white"/>
        </w:rPr>
      </w:pPr>
      <w:r w:rsidRPr="00E03072">
        <w:rPr>
          <w:highlight w:val="white"/>
        </w:rPr>
        <w:t xml:space="preserve">          middleCodeList.Add(new MiddleCode(MiddleOperator.Init,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4FB8A3BD" w14:textId="77777777" w:rsidR="00E03072" w:rsidRPr="00E03072" w:rsidRDefault="00E03072" w:rsidP="00E03072">
      <w:pPr>
        <w:pStyle w:val="Code"/>
        <w:rPr>
          <w:highlight w:val="white"/>
        </w:rPr>
      </w:pPr>
      <w:r w:rsidRPr="00E03072">
        <w:rPr>
          <w:highlight w:val="white"/>
        </w:rPr>
        <w:t xml:space="preserve">          middleCodeList.Add(new MiddleCode(MiddleOperator.Init, Sort.Pointer,</w:t>
      </w:r>
    </w:p>
    <w:p w14:paraId="796E7268" w14:textId="77777777" w:rsidR="00E03072" w:rsidRPr="00E03072" w:rsidRDefault="00E03072" w:rsidP="00E03072">
      <w:pPr>
        <w:pStyle w:val="Code"/>
        <w:rPr>
          <w:highlight w:val="white"/>
        </w:rPr>
      </w:pPr>
      <w:r w:rsidRPr="00E03072">
        <w:rPr>
          <w:highlight w:val="white"/>
        </w:rPr>
        <w:t xml:space="preserve">                             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77777777" w:rsidR="002C2806" w:rsidRDefault="00E03072" w:rsidP="00E03072">
      <w:pPr>
        <w:pStyle w:val="Code"/>
        <w:rPr>
          <w:highlight w:val="white"/>
        </w:rPr>
      </w:pPr>
      <w:r w:rsidRPr="00E03072">
        <w:rPr>
          <w:highlight w:val="white"/>
        </w:rPr>
        <w:t xml:space="preserve">          middleCodeList.Add(new MiddleCode(MiddleOperator.Init,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lastRenderedPageBreak/>
        <w:t xml:space="preserve">        else if (toType.IsPointer() &amp;&amp; fromType.IsArrayFunctionOrString()) {</w:t>
      </w:r>
    </w:p>
    <w:p w14:paraId="424E4540" w14:textId="77777777" w:rsidR="00E03072" w:rsidRPr="00E03072" w:rsidRDefault="00E03072" w:rsidP="00E03072">
      <w:pPr>
        <w:pStyle w:val="Code"/>
        <w:rPr>
          <w:highlight w:val="white"/>
        </w:rPr>
      </w:pPr>
      <w:r w:rsidRPr="00E03072">
        <w:rPr>
          <w:highlight w:val="white"/>
        </w:rPr>
        <w:t xml:space="preserve">          Assert.ErrorA((fromType.IsString() &amp;&amp; toType.PointerType.IsChar()) ||</w:t>
      </w:r>
    </w:p>
    <w:p w14:paraId="4672EC2F" w14:textId="77777777" w:rsidR="002C2806" w:rsidRDefault="00E03072" w:rsidP="00E03072">
      <w:pPr>
        <w:pStyle w:val="Code"/>
        <w:rPr>
          <w:highlight w:val="white"/>
        </w:rPr>
      </w:pPr>
      <w:r w:rsidRPr="00E03072">
        <w:rPr>
          <w:highlight w:val="white"/>
        </w:rPr>
        <w:t xml:space="preserve">                       (fromType.IsArray() &amp;&amp;</w:t>
      </w:r>
    </w:p>
    <w:p w14:paraId="4FC38DA1" w14:textId="5B1F7A99"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fromType.ArrayType.Equals(toType.PointerType)) ||</w:t>
      </w:r>
    </w:p>
    <w:p w14:paraId="193D8A11" w14:textId="77777777" w:rsidR="002C2806" w:rsidRDefault="00E03072" w:rsidP="00E03072">
      <w:pPr>
        <w:pStyle w:val="Code"/>
        <w:rPr>
          <w:highlight w:val="white"/>
        </w:rPr>
      </w:pPr>
      <w:r w:rsidRPr="00E03072">
        <w:rPr>
          <w:highlight w:val="white"/>
        </w:rPr>
        <w:t xml:space="preserve">                       (fromType.IsFunction() &amp;&amp;</w:t>
      </w:r>
    </w:p>
    <w:p w14:paraId="1C1D2A1D" w14:textId="2B23B7E3"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77777777" w:rsidR="002C2806" w:rsidRDefault="00E03072" w:rsidP="00E03072">
      <w:pPr>
        <w:pStyle w:val="Code"/>
        <w:rPr>
          <w:highlight w:val="white"/>
        </w:rPr>
      </w:pPr>
      <w:r w:rsidRPr="00E03072">
        <w:rPr>
          <w:highlight w:val="white"/>
        </w:rPr>
        <w:t xml:space="preserve">            middleCodeList.Add(new MiddleCode(MiddleOperator.Init,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77777777" w:rsidR="002C2806" w:rsidRDefault="00E03072" w:rsidP="00E03072">
      <w:pPr>
        <w:pStyle w:val="Code"/>
        <w:rPr>
          <w:highlight w:val="white"/>
        </w:rPr>
      </w:pPr>
      <w:r w:rsidRPr="00E03072">
        <w:rPr>
          <w:highlight w:val="white"/>
        </w:rPr>
        <w:t xml:space="preserve">            middleCodeList.Add(new MiddleCode(MiddleOperator.Init,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77777777" w:rsidR="002C2806" w:rsidRDefault="00E03072" w:rsidP="00E03072">
      <w:pPr>
        <w:pStyle w:val="Code"/>
        <w:rPr>
          <w:highlight w:val="white"/>
        </w:rPr>
      </w:pPr>
      <w:r w:rsidRPr="00E03072">
        <w:rPr>
          <w:highlight w:val="white"/>
        </w:rPr>
        <w:t xml:space="preserve">          middleCodeList.Add(new MiddleCode(MiddleOperator.Init,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68CAFB23"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Message.Too_many_initializers);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77777777" w:rsidR="00B00A93" w:rsidRDefault="00E03072" w:rsidP="00E03072">
      <w:pPr>
        <w:pStyle w:val="Code"/>
        <w:rPr>
          <w:highlight w:val="white"/>
        </w:rPr>
      </w:pPr>
      <w:r w:rsidRPr="00E03072">
        <w:rPr>
          <w:highlight w:val="white"/>
        </w:rPr>
        <w:t xml:space="preserve">              middleCodeList.Add(new MiddleCode(MiddleOperator.InitZero,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5FB97AF"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Message.Too_many_initializers);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lastRenderedPageBreak/>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1D76F1DE" w:rsidR="004275AF" w:rsidRDefault="00E03072" w:rsidP="00E03072">
      <w:pPr>
        <w:pStyle w:val="Code"/>
        <w:rPr>
          <w:highlight w:val="white"/>
        </w:rPr>
      </w:pPr>
      <w:r w:rsidRPr="00E03072">
        <w:rPr>
          <w:highlight w:val="white"/>
        </w:rPr>
        <w:t xml:space="preserve">                object init =</w:t>
      </w:r>
      <w:r w:rsidR="004275AF">
        <w:rPr>
          <w:highlight w:val="white"/>
        </w:rPr>
        <w:t xml:space="preserve"> </w:t>
      </w:r>
      <w:r w:rsidRPr="00E03072">
        <w:rPr>
          <w:highlight w:val="white"/>
        </w:rPr>
        <w:t>ModifyInitializer.DoInit(memberSymbol.Type,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2786479B" w:rsidR="00E03072" w:rsidRPr="00E03072" w:rsidRDefault="00EB33B3" w:rsidP="00EB33B3">
      <w:pPr>
        <w:pStyle w:val="Code"/>
        <w:rPr>
          <w:highlight w:val="white"/>
        </w:rPr>
      </w:pPr>
      <w:r>
        <w:rPr>
          <w:highlight w:val="white"/>
        </w:rPr>
        <w:t xml:space="preserve">                                                      </w:t>
      </w:r>
      <w:r w:rsidR="00E03072" w:rsidRPr="00E03072">
        <w:rPr>
          <w:highlight w:val="white"/>
        </w:rPr>
        <w:t xml:space="preserve"> init));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77777777" w:rsidR="00EB33B3" w:rsidRDefault="00E03072" w:rsidP="00E03072">
      <w:pPr>
        <w:pStyle w:val="Code"/>
        <w:rPr>
          <w:highlight w:val="white"/>
        </w:rPr>
      </w:pPr>
      <w:r w:rsidRPr="00E03072">
        <w:rPr>
          <w:highlight w:val="white"/>
        </w:rPr>
        <w:t xml:space="preserve">              middleCodeList.Add(new MiddleCode(MiddleOperator.InitZero,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7B54600"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77777777" w:rsidR="00EB33B3" w:rsidRDefault="00E03072" w:rsidP="00E03072">
      <w:pPr>
        <w:pStyle w:val="Code"/>
        <w:rPr>
          <w:highlight w:val="white"/>
        </w:rPr>
      </w:pPr>
      <w:r w:rsidRPr="00E03072">
        <w:rPr>
          <w:highlight w:val="white"/>
        </w:rPr>
        <w:t xml:space="preserve">              object init =</w:t>
      </w:r>
    </w:p>
    <w:p w14:paraId="64E30CEE" w14:textId="085F3790"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ModifyInitializer.DoInit(firstSymbol.Type, fromList[0]);</w:t>
      </w:r>
    </w:p>
    <w:p w14:paraId="7573ED2F" w14:textId="77777777" w:rsidR="00E03072" w:rsidRPr="00E03072" w:rsidRDefault="00E03072" w:rsidP="00E03072">
      <w:pPr>
        <w:pStyle w:val="Code"/>
        <w:rPr>
          <w:highlight w:val="white"/>
        </w:rPr>
      </w:pPr>
      <w:r w:rsidRPr="00E03072">
        <w:rPr>
          <w:highlight w:val="white"/>
        </w:rPr>
        <w:t xml:space="preserve">              middleCodeList.AddRange(GenerateStatic(firstSymbol.Type, init));</w:t>
      </w:r>
    </w:p>
    <w:p w14:paraId="73F097C7" w14:textId="77777777" w:rsidR="00EB33B3" w:rsidRDefault="00E03072" w:rsidP="00E03072">
      <w:pPr>
        <w:pStyle w:val="Code"/>
        <w:rPr>
          <w:highlight w:val="white"/>
        </w:rPr>
      </w:pPr>
      <w:r w:rsidRPr="00E03072">
        <w:rPr>
          <w:highlight w:val="white"/>
        </w:rPr>
        <w:t xml:space="preserve">              middleCodeList.Add(new MiddleCode(MiddleOperator.InitZero,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136C4ACE"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5CD70A2C" w:rsidR="00E03072" w:rsidRPr="00E03072" w:rsidRDefault="00E03072" w:rsidP="00E03072">
      <w:pPr>
        <w:pStyle w:val="Code"/>
      </w:pPr>
      <w:r w:rsidRPr="00E03072">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77"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7"/>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8" w:name="_Toc481936420"/>
      <w:r w:rsidRPr="00EC76D5">
        <w:t>Next-</w:t>
      </w:r>
      <w:r w:rsidR="00795872" w:rsidRPr="00EC76D5">
        <w:t xml:space="preserve">Double </w:t>
      </w:r>
      <w:r w:rsidR="00036C5E" w:rsidRPr="00EC76D5">
        <w:t xml:space="preserve">Goto </w:t>
      </w:r>
      <w:r w:rsidR="00795872" w:rsidRPr="00EC76D5">
        <w:t>Statements</w:t>
      </w:r>
      <w:bookmarkEnd w:id="5678"/>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79"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79"/>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80"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0"/>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1"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1"/>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2" w:name="_Toc481936424"/>
      <w:r w:rsidRPr="00EC76D5">
        <w:t>Generation</w:t>
      </w:r>
      <w:bookmarkEnd w:id="5682"/>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3" w:name="_Ref418278230"/>
      <w:bookmarkStart w:id="5684" w:name="_Toc481936425"/>
      <w:r w:rsidRPr="00EC76D5">
        <w:t>Base Blocks Generation</w:t>
      </w:r>
      <w:bookmarkEnd w:id="5683"/>
      <w:bookmarkEnd w:id="568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5" w:name="_Toc481936426"/>
      <w:r w:rsidRPr="00EC76D5">
        <w:lastRenderedPageBreak/>
        <w:t>Live Sets Generation</w:t>
      </w:r>
      <w:bookmarkEnd w:id="568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6" w:name="_Toc481936427"/>
      <w:r w:rsidRPr="00EC76D5">
        <w:t>Path Sets</w:t>
      </w:r>
      <w:bookmarkEnd w:id="568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7" w:name="_Toc481936428"/>
      <w:r w:rsidRPr="00EC76D5">
        <w:t xml:space="preserve">Removal of </w:t>
      </w:r>
      <w:r w:rsidR="00BA6016" w:rsidRPr="00EC76D5">
        <w:t>Unused Code</w:t>
      </w:r>
      <w:bookmarkEnd w:id="568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8" w:name="_Toc481936429"/>
      <w:bookmarkStart w:id="5689" w:name="_Ref419628490"/>
      <w:r w:rsidRPr="00EC76D5">
        <w:lastRenderedPageBreak/>
        <w:t>Object Code Preparation</w:t>
      </w:r>
      <w:bookmarkEnd w:id="5688"/>
    </w:p>
    <w:p w14:paraId="754899A5" w14:textId="0065A2EE" w:rsidR="007E1080" w:rsidRPr="00EC76D5" w:rsidRDefault="001111A0" w:rsidP="00406266">
      <w:pPr>
        <w:pStyle w:val="Rubrik2"/>
      </w:pPr>
      <w:bookmarkStart w:id="5690" w:name="_Toc481936430"/>
      <w:r w:rsidRPr="00EC76D5">
        <w:t>Register</w:t>
      </w:r>
      <w:r w:rsidR="007E1080" w:rsidRPr="00EC76D5">
        <w:t xml:space="preserve"> Preparation</w:t>
      </w:r>
      <w:bookmarkEnd w:id="569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1" w:name="_Toc481936431"/>
      <w:r w:rsidRPr="00EC76D5">
        <w:lastRenderedPageBreak/>
        <w:t>Register Allocation</w:t>
      </w:r>
      <w:bookmarkEnd w:id="569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2" w:name="_Toc481936432"/>
      <w:r w:rsidRPr="00EC76D5">
        <w:lastRenderedPageBreak/>
        <w:t>Object</w:t>
      </w:r>
      <w:r w:rsidR="00AD7B52" w:rsidRPr="00EC76D5">
        <w:t xml:space="preserve"> Code Generation</w:t>
      </w:r>
      <w:bookmarkEnd w:id="5689"/>
      <w:bookmarkEnd w:id="569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3" w:name="_Toc481936433"/>
      <w:r w:rsidRPr="00EC76D5">
        <w:t xml:space="preserve">The </w:t>
      </w:r>
      <w:r w:rsidR="00C339AA" w:rsidRPr="00EC76D5">
        <w:t>Object</w:t>
      </w:r>
      <w:r w:rsidRPr="00EC76D5">
        <w:t xml:space="preserve"> Operator</w:t>
      </w:r>
      <w:bookmarkEnd w:id="569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4" w:name="_Toc481936434"/>
      <w:r w:rsidRPr="00EC76D5">
        <w:t xml:space="preserve">The </w:t>
      </w:r>
      <w:r w:rsidR="00CA4231" w:rsidRPr="00EC76D5">
        <w:t>Object</w:t>
      </w:r>
      <w:r w:rsidRPr="00EC76D5">
        <w:t xml:space="preserve"> Code</w:t>
      </w:r>
      <w:bookmarkEnd w:id="569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5" w:name="_Toc481936435"/>
      <w:r w:rsidRPr="00EC76D5">
        <w:t>Object</w:t>
      </w:r>
      <w:r w:rsidR="00663AEB" w:rsidRPr="00EC76D5">
        <w:t xml:space="preserve"> Code</w:t>
      </w:r>
      <w:r w:rsidR="00884B6D" w:rsidRPr="00EC76D5">
        <w:t xml:space="preserve"> </w:t>
      </w:r>
      <w:r w:rsidRPr="00EC76D5">
        <w:t>Generation</w:t>
      </w:r>
      <w:bookmarkEnd w:id="569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6" w:name="_Ref419650505"/>
      <w:bookmarkStart w:id="5697" w:name="_Ref419653264"/>
      <w:bookmarkStart w:id="5698" w:name="_Toc481936436"/>
      <w:r w:rsidRPr="00EC76D5">
        <w:t>Object Code Generation</w:t>
      </w:r>
      <w:bookmarkEnd w:id="5696"/>
      <w:bookmarkEnd w:id="5697"/>
      <w:bookmarkEnd w:id="569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9" w:name="_Ref420874022"/>
      <w:bookmarkStart w:id="5700" w:name="_Toc481936437"/>
      <w:r w:rsidRPr="00EC76D5">
        <w:lastRenderedPageBreak/>
        <w:t>The Linker</w:t>
      </w:r>
      <w:bookmarkEnd w:id="5699"/>
      <w:bookmarkEnd w:id="5700"/>
    </w:p>
    <w:p w14:paraId="08D8D409" w14:textId="58588CDE" w:rsidR="00DB29D5" w:rsidRPr="00EC76D5" w:rsidRDefault="00DB29D5" w:rsidP="00276387">
      <w:pPr>
        <w:pStyle w:val="Rubrik2"/>
      </w:pPr>
      <w:bookmarkStart w:id="5701" w:name="_Ref419646553"/>
      <w:bookmarkStart w:id="5702" w:name="_Toc481936438"/>
      <w:r w:rsidRPr="00EC76D5">
        <w:t>The Linker Class</w:t>
      </w:r>
      <w:bookmarkEnd w:id="5701"/>
      <w:bookmarkEnd w:id="5702"/>
    </w:p>
    <w:p w14:paraId="6E403FB9" w14:textId="77777777" w:rsidR="007503AC" w:rsidRPr="00EC76D5" w:rsidRDefault="007503AC" w:rsidP="007503AC">
      <w:r w:rsidRPr="00EC76D5">
        <w:t xml:space="preserve">The </w:t>
      </w:r>
      <w:r w:rsidRPr="00EC76D5">
        <w:rPr>
          <w:rStyle w:val="CodeInText"/>
        </w:rPr>
        <w:t>LinkerInfo</w:t>
      </w:r>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3" w:name="_Toc481936439"/>
      <w:r w:rsidRPr="00EC76D5">
        <w:t>Generation</w:t>
      </w:r>
      <w:bookmarkEnd w:id="5703"/>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4" w:name="_Toc481936440"/>
      <w:r w:rsidRPr="00EC76D5">
        <w:lastRenderedPageBreak/>
        <w:t>Main Trace Generation</w:t>
      </w:r>
      <w:bookmarkEnd w:id="570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77777777"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5" w:name="_Toc481936441"/>
      <w:r w:rsidRPr="00EC76D5">
        <w:lastRenderedPageBreak/>
        <w:t>Auxiliary Classes</w:t>
      </w:r>
      <w:bookmarkEnd w:id="570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6" w:name="_Toc481936442"/>
      <w:r w:rsidRPr="00EC76D5">
        <w:t>Error Handling</w:t>
      </w:r>
      <w:bookmarkEnd w:id="570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7" w:name="_Toc481936443"/>
      <w:r w:rsidRPr="00EC76D5">
        <w:t>Container Classes</w:t>
      </w:r>
      <w:bookmarkEnd w:id="570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8" w:name="_Toc481936444"/>
      <w:r w:rsidRPr="00EC76D5">
        <w:t xml:space="preserve">Ordered </w:t>
      </w:r>
      <w:r w:rsidR="004C5DAE" w:rsidRPr="00EC76D5">
        <w:t>Pair</w:t>
      </w:r>
      <w:bookmarkEnd w:id="570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9" w:name="_Toc481936445"/>
      <w:r w:rsidRPr="00EC76D5">
        <w:t>Unordered Pair</w:t>
      </w:r>
      <w:bookmarkEnd w:id="570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0" w:name="_Toc481936446"/>
      <w:r w:rsidRPr="00EC76D5">
        <w:t>Triple</w:t>
      </w:r>
      <w:bookmarkEnd w:id="571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1" w:name="_Toc481936447"/>
      <w:r w:rsidRPr="00EC76D5">
        <w:t>Tuple</w:t>
      </w:r>
      <w:bookmarkEnd w:id="571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2" w:name="_Toc481936448"/>
      <w:r w:rsidRPr="00EC76D5">
        <w:t xml:space="preserve">Undirected </w:t>
      </w:r>
      <w:r w:rsidR="004C5DAE" w:rsidRPr="00EC76D5">
        <w:t>Graph</w:t>
      </w:r>
      <w:bookmarkEnd w:id="571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3" w:name="_Toc481936449"/>
      <w:r w:rsidRPr="00EC76D5">
        <w:t>Addition and Removal of Vertices and Edges</w:t>
      </w:r>
      <w:bookmarkEnd w:id="571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4" w:name="_Toc481936450"/>
      <w:r w:rsidRPr="00EC76D5">
        <w:t>Graph Partition</w:t>
      </w:r>
      <w:bookmarkEnd w:id="571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5" w:name="_Toc481936451"/>
      <w:r w:rsidRPr="00EC76D5">
        <w:t xml:space="preserve">Directed </w:t>
      </w:r>
      <w:r w:rsidR="00163CD4" w:rsidRPr="00EC76D5">
        <w:t>Graph</w:t>
      </w:r>
      <w:bookmarkEnd w:id="571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6" w:name="_Toc481936452"/>
      <w:r w:rsidRPr="00EC76D5">
        <w:lastRenderedPageBreak/>
        <w:t xml:space="preserve">The </w:t>
      </w:r>
      <w:r w:rsidR="002554E1" w:rsidRPr="00EC76D5">
        <w:t>Standard Library</w:t>
      </w:r>
      <w:bookmarkEnd w:id="5716"/>
    </w:p>
    <w:p w14:paraId="21B660CB" w14:textId="0EAC07D4" w:rsidR="00EE220E" w:rsidRPr="00EC76D5" w:rsidRDefault="00503728" w:rsidP="00265BDF">
      <w:pPr>
        <w:pStyle w:val="Rubrik2"/>
      </w:pPr>
      <w:bookmarkStart w:id="5717" w:name="_Toc481936453"/>
      <w:r w:rsidRPr="00EC76D5">
        <w:t>Integral and Floating Limits</w:t>
      </w:r>
      <w:bookmarkEnd w:id="571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8" w:name="_Toc481936454"/>
      <w:r w:rsidRPr="00EC76D5">
        <w:lastRenderedPageBreak/>
        <w:t>The A</w:t>
      </w:r>
      <w:r w:rsidR="00EE220E" w:rsidRPr="00EC76D5">
        <w:t>sser</w:t>
      </w:r>
      <w:r w:rsidR="008E5D1A" w:rsidRPr="00EC76D5">
        <w:t>t</w:t>
      </w:r>
      <w:r w:rsidRPr="00EC76D5">
        <w:t xml:space="preserve"> Macro</w:t>
      </w:r>
      <w:bookmarkEnd w:id="571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9" w:name="_Toc481936455"/>
      <w:r w:rsidRPr="00EC76D5">
        <w:t>Locale Data</w:t>
      </w:r>
      <w:bookmarkEnd w:id="571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0" w:name="_Toc481936456"/>
      <w:r w:rsidRPr="00EC76D5">
        <w:t>Character Types</w:t>
      </w:r>
      <w:bookmarkEnd w:id="572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1" w:name="_Toc481936457"/>
      <w:r w:rsidRPr="00EC76D5">
        <w:t>S</w:t>
      </w:r>
      <w:r w:rsidR="00EE220E" w:rsidRPr="00EC76D5">
        <w:t>tring</w:t>
      </w:r>
      <w:r w:rsidRPr="00EC76D5">
        <w:t>s</w:t>
      </w:r>
      <w:bookmarkEnd w:id="572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2" w:name="_Toc481936458"/>
      <w:r w:rsidRPr="00EC76D5">
        <w:t>Long Jumps</w:t>
      </w:r>
      <w:bookmarkEnd w:id="572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3" w:name="_Toc481936459"/>
      <w:r w:rsidRPr="00EC76D5">
        <w:t>Mathematical Functions</w:t>
      </w:r>
      <w:bookmarkEnd w:id="572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4" w:name="_Toc481936460"/>
      <w:r w:rsidRPr="00EC76D5">
        <w:t>Standard Input/Output</w:t>
      </w:r>
      <w:bookmarkEnd w:id="572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5" w:name="_Toc481936461"/>
      <w:r w:rsidRPr="00EC76D5">
        <w:t>Printing</w:t>
      </w:r>
      <w:bookmarkEnd w:id="572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6" w:name="_Toc481936462"/>
      <w:r w:rsidRPr="00EC76D5">
        <w:t>Scanning</w:t>
      </w:r>
      <w:bookmarkEnd w:id="572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7" w:name="_Toc481936463"/>
      <w:r w:rsidRPr="00EC76D5">
        <w:t>F</w:t>
      </w:r>
      <w:r w:rsidR="00AF06D6" w:rsidRPr="00EC76D5">
        <w:t xml:space="preserve">ile </w:t>
      </w:r>
      <w:r w:rsidRPr="00EC76D5">
        <w:t>H</w:t>
      </w:r>
      <w:r w:rsidR="00AF06D6" w:rsidRPr="00EC76D5">
        <w:t>andling</w:t>
      </w:r>
      <w:bookmarkEnd w:id="572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8" w:name="_Toc481936464"/>
      <w:r w:rsidRPr="00EC76D5">
        <w:t>The Standard Library</w:t>
      </w:r>
      <w:bookmarkEnd w:id="572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9" w:name="_Toc481936465"/>
      <w:r w:rsidRPr="00EC76D5">
        <w:t>T</w:t>
      </w:r>
      <w:r w:rsidR="00D62A8B" w:rsidRPr="00EC76D5">
        <w:t>ime</w:t>
      </w:r>
      <w:bookmarkEnd w:id="572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0" w:name="_Ref418406175"/>
      <w:bookmarkStart w:id="5731" w:name="_Toc481936466"/>
      <w:r w:rsidRPr="00EC76D5">
        <w:lastRenderedPageBreak/>
        <w:t>Main</w:t>
      </w:r>
      <w:r w:rsidR="001B32C0" w:rsidRPr="00EC76D5">
        <w:t>.java</w:t>
      </w:r>
      <w:bookmarkEnd w:id="5730"/>
      <w:bookmarkEnd w:id="5731"/>
    </w:p>
    <w:p w14:paraId="5A67EAB2" w14:textId="77777777" w:rsidR="007D596B" w:rsidRPr="00EC76D5" w:rsidRDefault="007D596B" w:rsidP="006A31DF">
      <w:pPr>
        <w:pStyle w:val="Rubrik1"/>
      </w:pPr>
      <w:bookmarkStart w:id="5732" w:name="_Ref417644950"/>
      <w:bookmarkStart w:id="5733" w:name="_Toc481936467"/>
      <w:r w:rsidRPr="00EC76D5">
        <w:lastRenderedPageBreak/>
        <w:t>The C Grammar</w:t>
      </w:r>
      <w:bookmarkEnd w:id="5732"/>
      <w:bookmarkEnd w:id="573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4" w:name="_Toc481936468"/>
      <w:r w:rsidRPr="00EC76D5">
        <w:t>The Preprocessor Grammar</w:t>
      </w:r>
      <w:bookmarkEnd w:id="573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5" w:name="_Toc481936469"/>
      <w:r w:rsidRPr="00EC76D5">
        <w:t xml:space="preserve">The </w:t>
      </w:r>
      <w:r w:rsidR="001C7B67" w:rsidRPr="00EC76D5">
        <w:t>Language</w:t>
      </w:r>
      <w:r w:rsidRPr="00EC76D5">
        <w:t xml:space="preserve"> Grammar</w:t>
      </w:r>
      <w:bookmarkEnd w:id="573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6" w:name="_Toc481936470"/>
      <w:r w:rsidRPr="00EC76D5">
        <w:lastRenderedPageBreak/>
        <w:t>A</w:t>
      </w:r>
      <w:r w:rsidR="00281D34" w:rsidRPr="00EC76D5">
        <w:t xml:space="preserve"> Crash Course in C</w:t>
      </w:r>
      <w:bookmarkEnd w:id="573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7" w:name="_Toc320485572"/>
      <w:bookmarkStart w:id="5738" w:name="_Toc323656681"/>
      <w:bookmarkStart w:id="5739" w:name="_Toc324085419"/>
      <w:bookmarkStart w:id="5740" w:name="_Toc383781071"/>
      <w:bookmarkStart w:id="5741" w:name="_Toc481936471"/>
      <w:r w:rsidRPr="00EC76D5">
        <w:t>The Compiler and the Linker</w:t>
      </w:r>
      <w:bookmarkEnd w:id="5737"/>
      <w:bookmarkEnd w:id="5738"/>
      <w:bookmarkEnd w:id="5739"/>
      <w:bookmarkEnd w:id="5740"/>
      <w:bookmarkEnd w:id="574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E1A81" w:rsidRPr="003F7CF1" w:rsidRDefault="002E1A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E1A81" w:rsidRPr="003F7CF1" w:rsidRDefault="002E1A8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E1A81" w:rsidRPr="003F7CF1" w:rsidRDefault="002E1A8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E1A81" w:rsidRPr="003F7CF1" w:rsidRDefault="002E1A8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2E1A81" w:rsidRPr="003F7CF1" w:rsidRDefault="002E1A81"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E1A81" w:rsidRPr="003F7CF1" w:rsidRDefault="002E1A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E1A81" w:rsidRPr="003F7CF1" w:rsidRDefault="002E1A8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E1A81" w:rsidRPr="003F7CF1" w:rsidRDefault="002E1A81"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E1A81" w:rsidRPr="003F7CF1" w:rsidRDefault="002E1A8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E1A81" w:rsidRPr="003F7CF1" w:rsidRDefault="002E1A81"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E1A81" w:rsidRPr="003F7CF1" w:rsidRDefault="002E1A8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2E1A81" w:rsidRPr="003F7CF1" w:rsidRDefault="002E1A81"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E1A81" w:rsidRPr="003F7CF1" w:rsidRDefault="002E1A81"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E1A81" w:rsidRPr="003F7CF1" w:rsidRDefault="002E1A81"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E1A81" w:rsidRPr="003F7CF1" w:rsidRDefault="002E1A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2" w:name="_Toc320485573"/>
      <w:bookmarkStart w:id="5743" w:name="_Toc323656682"/>
      <w:bookmarkStart w:id="5744" w:name="_Toc324085420"/>
      <w:bookmarkStart w:id="5745" w:name="_Toc383781072"/>
      <w:bookmarkStart w:id="5746" w:name="_Toc481936472"/>
      <w:r w:rsidRPr="00EC76D5">
        <w:t>The Hello-World Program</w:t>
      </w:r>
      <w:bookmarkEnd w:id="5742"/>
      <w:bookmarkEnd w:id="5743"/>
      <w:bookmarkEnd w:id="5744"/>
      <w:bookmarkEnd w:id="5745"/>
      <w:bookmarkEnd w:id="574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7" w:name="_Toc320485574"/>
      <w:bookmarkStart w:id="5748" w:name="_Toc323656683"/>
      <w:bookmarkStart w:id="5749" w:name="_Toc324085421"/>
      <w:bookmarkStart w:id="5750" w:name="_Toc383781073"/>
      <w:bookmarkStart w:id="5751" w:name="_Toc481936473"/>
      <w:r w:rsidRPr="00EC76D5">
        <w:t>Comments</w:t>
      </w:r>
      <w:bookmarkEnd w:id="5747"/>
      <w:bookmarkEnd w:id="5748"/>
      <w:bookmarkEnd w:id="5749"/>
      <w:bookmarkEnd w:id="5750"/>
      <w:bookmarkEnd w:id="575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3" w:author="Stefan Björnander" w:date="2012-05-06T23:23:00Z">
          <w:pPr>
            <w:pStyle w:val="Rubrik2"/>
          </w:pPr>
        </w:pPrChange>
      </w:pPr>
      <w:bookmarkStart w:id="5754" w:name="_Toc323656684"/>
      <w:bookmarkStart w:id="5755" w:name="_Toc324085422"/>
      <w:bookmarkStart w:id="5756" w:name="_Toc383781074"/>
      <w:bookmarkStart w:id="5757" w:name="_Toc481936474"/>
      <w:r w:rsidRPr="00EC76D5">
        <w:t>Types and Variables</w:t>
      </w:r>
      <w:bookmarkEnd w:id="5752"/>
      <w:bookmarkEnd w:id="5754"/>
      <w:bookmarkEnd w:id="5755"/>
      <w:bookmarkEnd w:id="5756"/>
      <w:bookmarkEnd w:id="575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8" w:name="_Toc320485576"/>
      <w:bookmarkStart w:id="5759" w:name="_Toc323656685"/>
      <w:bookmarkStart w:id="5760" w:name="_Toc324085423"/>
      <w:bookmarkStart w:id="5761" w:name="_Toc383781075"/>
      <w:bookmarkStart w:id="5762" w:name="_Ref383781525"/>
      <w:bookmarkStart w:id="5763" w:name="_Toc481936475"/>
      <w:r w:rsidRPr="00EC76D5">
        <w:t>Simple Types</w:t>
      </w:r>
      <w:bookmarkEnd w:id="5758"/>
      <w:bookmarkEnd w:id="5759"/>
      <w:bookmarkEnd w:id="5760"/>
      <w:bookmarkEnd w:id="5761"/>
      <w:bookmarkEnd w:id="5762"/>
      <w:bookmarkEnd w:id="576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4" w:name="_Toc320485577"/>
      <w:bookmarkStart w:id="5765" w:name="_Toc323656686"/>
      <w:bookmarkStart w:id="5766" w:name="_Toc324085424"/>
      <w:bookmarkStart w:id="5767" w:name="_Toc383781076"/>
      <w:bookmarkStart w:id="5768" w:name="_Toc481936476"/>
      <w:r w:rsidRPr="00EC76D5">
        <w:t>Variables</w:t>
      </w:r>
      <w:bookmarkEnd w:id="5764"/>
      <w:bookmarkEnd w:id="5765"/>
      <w:bookmarkEnd w:id="5766"/>
      <w:bookmarkEnd w:id="5767"/>
      <w:bookmarkEnd w:id="5768"/>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E1A81" w:rsidRPr="003F7CF1" w:rsidRDefault="002E1A8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E1A81" w:rsidRPr="003F7CF1" w:rsidRDefault="002E1A8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E1A81" w:rsidRPr="003F7CF1" w:rsidRDefault="002E1A8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E1A81" w:rsidRPr="003F7CF1" w:rsidRDefault="002E1A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E1A81" w:rsidRPr="003F7CF1" w:rsidRDefault="002E1A81"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E1A81" w:rsidRPr="003F7CF1" w:rsidRDefault="002E1A81"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E1A81" w:rsidRPr="003F7CF1" w:rsidRDefault="002E1A81"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E1A81" w:rsidRPr="003F7CF1" w:rsidRDefault="002E1A81"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E1A81" w:rsidRPr="003F7CF1" w:rsidRDefault="002E1A81"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E1A81" w:rsidRPr="003F7CF1" w:rsidRDefault="002E1A81"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E1A81" w:rsidRPr="003F7CF1" w:rsidRDefault="002E1A81"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9" w:name="_Toc320485578"/>
      <w:bookmarkStart w:id="5770" w:name="_Toc323656687"/>
      <w:bookmarkStart w:id="5771" w:name="_Toc324085425"/>
      <w:bookmarkStart w:id="5772" w:name="_Toc383781077"/>
      <w:bookmarkStart w:id="5773" w:name="_Toc481936477"/>
      <w:bookmarkStart w:id="5774" w:name="_Toc320485579"/>
      <w:r w:rsidRPr="00EC76D5">
        <w:t>Constants</w:t>
      </w:r>
      <w:bookmarkEnd w:id="5769"/>
      <w:bookmarkEnd w:id="5770"/>
      <w:bookmarkEnd w:id="5771"/>
      <w:bookmarkEnd w:id="5772"/>
      <w:bookmarkEnd w:id="5773"/>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5" w:name="_Toc323656688"/>
      <w:bookmarkStart w:id="5776" w:name="_Toc324085426"/>
      <w:bookmarkStart w:id="5777" w:name="_Toc383781078"/>
      <w:bookmarkStart w:id="5778" w:name="_Toc481936478"/>
      <w:r w:rsidRPr="00EC76D5">
        <w:t>Output</w:t>
      </w:r>
      <w:bookmarkEnd w:id="5774"/>
      <w:bookmarkEnd w:id="5775"/>
      <w:bookmarkEnd w:id="5776"/>
      <w:bookmarkEnd w:id="5777"/>
      <w:bookmarkEnd w:id="577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9" w:name="_Toc320485580"/>
      <w:bookmarkStart w:id="5780" w:name="_Toc323656689"/>
      <w:bookmarkStart w:id="5781" w:name="_Toc324085427"/>
      <w:bookmarkStart w:id="5782" w:name="_Toc383781079"/>
      <w:bookmarkStart w:id="5783" w:name="_Toc481936479"/>
      <w:r w:rsidRPr="00EC76D5">
        <w:t>Input</w:t>
      </w:r>
      <w:bookmarkEnd w:id="5779"/>
      <w:bookmarkEnd w:id="5780"/>
      <w:bookmarkEnd w:id="5781"/>
      <w:bookmarkEnd w:id="5782"/>
      <w:bookmarkEnd w:id="578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6" w:name="_Toc323656690"/>
      <w:bookmarkStart w:id="5787" w:name="_Toc324085428"/>
      <w:bookmarkStart w:id="5788" w:name="_Toc383781080"/>
      <w:bookmarkStart w:id="5789" w:name="_Toc481936480"/>
      <w:r w:rsidRPr="00EC76D5">
        <w:t>Enumerations</w:t>
      </w:r>
      <w:bookmarkEnd w:id="5784"/>
      <w:bookmarkEnd w:id="5786"/>
      <w:bookmarkEnd w:id="5787"/>
      <w:bookmarkEnd w:id="5788"/>
      <w:bookmarkEnd w:id="578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0" w:name="_Toc320485582"/>
      <w:bookmarkStart w:id="5791" w:name="_Toc323656691"/>
      <w:bookmarkStart w:id="5792" w:name="_Toc324085429"/>
      <w:bookmarkStart w:id="5793" w:name="_Toc383781081"/>
      <w:bookmarkStart w:id="5794" w:name="_Toc481936481"/>
      <w:r w:rsidRPr="00EC76D5">
        <w:t>Arrays</w:t>
      </w:r>
      <w:bookmarkEnd w:id="5790"/>
      <w:bookmarkEnd w:id="5791"/>
      <w:bookmarkEnd w:id="5792"/>
      <w:bookmarkEnd w:id="5793"/>
      <w:bookmarkEnd w:id="579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E1A81" w:rsidRPr="003F7CF1" w:rsidRDefault="002E1A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2E1A81" w:rsidRPr="003F7CF1" w:rsidRDefault="002E1A81"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E1A81" w:rsidRPr="003F7CF1" w:rsidRDefault="002E1A8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E1A81" w:rsidRPr="003F7CF1" w:rsidRDefault="002E1A8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E1A81" w:rsidRPr="003F7CF1" w:rsidRDefault="002E1A8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E1A81" w:rsidRPr="003F7CF1" w:rsidRDefault="002E1A8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E1A81" w:rsidRPr="003F7CF1" w:rsidRDefault="002E1A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E1A81" w:rsidRPr="003F7CF1" w:rsidRDefault="002E1A8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E1A81" w:rsidRPr="003F7CF1" w:rsidRDefault="002E1A81"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E1A81" w:rsidRPr="003F7CF1" w:rsidRDefault="002E1A81"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E1A81" w:rsidRPr="003F7CF1" w:rsidRDefault="002E1A81"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E1A81" w:rsidRPr="003F7CF1" w:rsidRDefault="002E1A81"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E1A81" w:rsidRPr="003F7CF1" w:rsidRDefault="002E1A81"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E1A81" w:rsidRPr="003F7CF1" w:rsidRDefault="002E1A81"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E1A81" w:rsidRPr="003F7CF1" w:rsidRDefault="002E1A81"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E1A81" w:rsidRPr="003F7CF1" w:rsidRDefault="002E1A81"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E1A81" w:rsidRPr="003F7CF1" w:rsidRDefault="002E1A81"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E1A81" w:rsidRPr="003F7CF1" w:rsidRDefault="002E1A81"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E1A81" w:rsidRPr="003F7CF1" w:rsidRDefault="002E1A81"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E1A81" w:rsidRPr="003F7CF1" w:rsidRDefault="002E1A81"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E1A81" w:rsidRPr="003F7CF1" w:rsidRDefault="002E1A81"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E1A81" w:rsidRPr="003F7CF1" w:rsidRDefault="002E1A81"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E1A81" w:rsidRPr="003F7CF1" w:rsidRDefault="002E1A81"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E1A81" w:rsidRPr="003F7CF1" w:rsidRDefault="002E1A81"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E1A81" w:rsidRPr="003F7CF1" w:rsidRDefault="002E1A81"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E1A81" w:rsidRPr="003F7CF1" w:rsidRDefault="002E1A81"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E1A81" w:rsidRPr="003F7CF1" w:rsidRDefault="002E1A81"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E1A81" w:rsidRPr="003F7CF1" w:rsidRDefault="002E1A81"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E1A81" w:rsidRPr="003F7CF1" w:rsidRDefault="002E1A81"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E1A81" w:rsidRPr="003F7CF1" w:rsidRDefault="002E1A81"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E1A81" w:rsidRPr="003F7CF1" w:rsidRDefault="002E1A81"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E1A81" w:rsidRPr="003F7CF1" w:rsidRDefault="002E1A8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E1A81" w:rsidRPr="003F7CF1" w:rsidRDefault="002E1A8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E1A81" w:rsidRPr="003F7CF1" w:rsidRDefault="002E1A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E1A81" w:rsidRPr="003F7CF1" w:rsidRDefault="002E1A8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E1A81" w:rsidRPr="003F7CF1" w:rsidRDefault="002E1A8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E1A81" w:rsidRPr="003F7CF1" w:rsidRDefault="002E1A8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E1A81" w:rsidRPr="003F7CF1" w:rsidRDefault="002E1A8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E1A81" w:rsidRPr="003F7CF1" w:rsidRDefault="002E1A81"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E1A81" w:rsidRPr="003F7CF1" w:rsidRDefault="002E1A81"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E1A81" w:rsidRPr="003F7CF1" w:rsidRDefault="002E1A81"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E1A81" w:rsidRPr="003F7CF1" w:rsidRDefault="002E1A81"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E1A81" w:rsidRPr="003F7CF1" w:rsidRDefault="002E1A81"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E1A81" w:rsidRPr="003F7CF1" w:rsidRDefault="002E1A8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5" w:name="_Toc320485583"/>
      <w:bookmarkStart w:id="5796" w:name="_Toc323656692"/>
      <w:bookmarkStart w:id="5797" w:name="_Toc324085430"/>
      <w:bookmarkStart w:id="5798" w:name="_Toc383781082"/>
      <w:bookmarkStart w:id="5799" w:name="_Toc481936482"/>
      <w:r w:rsidRPr="00EC76D5">
        <w:t>Characters and Strings</w:t>
      </w:r>
      <w:bookmarkEnd w:id="5795"/>
      <w:bookmarkEnd w:id="5796"/>
      <w:bookmarkEnd w:id="5797"/>
      <w:bookmarkEnd w:id="5798"/>
      <w:bookmarkEnd w:id="579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E1A81" w:rsidRPr="003F7CF1" w:rsidRDefault="002E1A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E1A81" w:rsidRPr="003F7CF1" w:rsidRDefault="002E1A8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E1A81" w:rsidRPr="003F7CF1" w:rsidRDefault="002E1A8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E1A81" w:rsidRPr="003F7CF1" w:rsidRDefault="002E1A81"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E1A81" w:rsidRPr="003F7CF1" w:rsidRDefault="002E1A81"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E1A81" w:rsidRPr="003F7CF1" w:rsidRDefault="002E1A8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0" w:name="_Toc323656693"/>
      <w:bookmarkStart w:id="5801" w:name="_Toc324085431"/>
      <w:bookmarkStart w:id="5802" w:name="_Toc383781083"/>
      <w:bookmarkStart w:id="5803" w:name="_Toc481936483"/>
      <w:r w:rsidRPr="00EC76D5">
        <w:t>The ASCII Table</w:t>
      </w:r>
      <w:bookmarkEnd w:id="5800"/>
      <w:bookmarkEnd w:id="5801"/>
      <w:bookmarkEnd w:id="5802"/>
      <w:bookmarkEnd w:id="580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4" w:name="_Toc320485584"/>
      <w:bookmarkStart w:id="5805" w:name="_Toc323656694"/>
      <w:bookmarkStart w:id="5806" w:name="_Toc324085432"/>
      <w:bookmarkStart w:id="5807" w:name="_Ref383780778"/>
      <w:bookmarkStart w:id="5808" w:name="_Toc383781084"/>
      <w:bookmarkStart w:id="5809" w:name="_Toc481936484"/>
      <w:r w:rsidRPr="00EC76D5">
        <w:t>Pointers</w:t>
      </w:r>
      <w:bookmarkEnd w:id="5804"/>
      <w:bookmarkEnd w:id="5805"/>
      <w:bookmarkEnd w:id="5806"/>
      <w:bookmarkEnd w:id="5807"/>
      <w:bookmarkEnd w:id="5808"/>
      <w:bookmarkEnd w:id="580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E1A81" w:rsidRPr="003F7CF1" w:rsidRDefault="002E1A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E1A81" w:rsidRPr="003F7CF1" w:rsidRDefault="002E1A8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E1A81" w:rsidRPr="003F7CF1" w:rsidRDefault="002E1A81"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E1A81" w:rsidRPr="003F7CF1" w:rsidRDefault="002E1A81"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E1A81" w:rsidRPr="003F7CF1" w:rsidRDefault="002E1A81"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E1A81" w:rsidRPr="003F7CF1" w:rsidRDefault="002E1A81"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E1A81" w:rsidRPr="003F7CF1" w:rsidRDefault="002E1A81"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E1A81" w:rsidRPr="003F7CF1" w:rsidRDefault="002E1A81"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E1A81" w:rsidRPr="003F7CF1" w:rsidRDefault="002E1A8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E1A81" w:rsidRPr="003F7CF1" w:rsidRDefault="002E1A8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E1A81" w:rsidRPr="003F7CF1" w:rsidRDefault="002E1A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E1A81" w:rsidRPr="003F7CF1" w:rsidRDefault="002E1A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E1A81" w:rsidRPr="003F7CF1" w:rsidRDefault="002E1A81"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E1A81" w:rsidRPr="003F7CF1" w:rsidRDefault="002E1A81"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E1A81" w:rsidRPr="003F7CF1" w:rsidRDefault="002E1A8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0" w:name="_Toc320485585"/>
      <w:bookmarkStart w:id="5811" w:name="_Toc323656695"/>
      <w:bookmarkStart w:id="5812" w:name="_Toc324085433"/>
      <w:bookmarkStart w:id="5813" w:name="_Toc383781085"/>
      <w:bookmarkStart w:id="5814" w:name="_Toc481936485"/>
      <w:r w:rsidRPr="00EC76D5">
        <w:t>Pointers and Dynamic Memory</w:t>
      </w:r>
      <w:bookmarkEnd w:id="5810"/>
      <w:bookmarkEnd w:id="5811"/>
      <w:bookmarkEnd w:id="5812"/>
      <w:bookmarkEnd w:id="5813"/>
      <w:bookmarkEnd w:id="581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E1A81" w:rsidRPr="003F7CF1" w:rsidRDefault="002E1A81"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E1A81" w:rsidRPr="003F7CF1" w:rsidRDefault="002E1A81"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E1A81" w:rsidRPr="003F7CF1" w:rsidRDefault="002E1A8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E1A81" w:rsidRPr="003F7CF1" w:rsidRDefault="002E1A8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E1A81" w:rsidRPr="003F7CF1" w:rsidRDefault="002E1A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E1A81" w:rsidRPr="003F7CF1" w:rsidRDefault="002E1A81"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E1A81" w:rsidRPr="003F7CF1" w:rsidRDefault="002E1A81"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E1A81" w:rsidRPr="003F7CF1" w:rsidRDefault="002E1A81"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E1A81" w:rsidRPr="003F7CF1" w:rsidRDefault="002E1A81"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E1A81" w:rsidRPr="003F7CF1" w:rsidRDefault="002E1A81"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E1A81" w:rsidRPr="003F7CF1" w:rsidRDefault="002E1A81"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E1A81" w:rsidRPr="003F7CF1" w:rsidRDefault="002E1A8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E1A81" w:rsidRPr="003F7CF1" w:rsidRDefault="002E1A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E1A81" w:rsidRPr="003F7CF1" w:rsidRDefault="002E1A8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E1A81" w:rsidRPr="003F7CF1" w:rsidRDefault="002E1A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E1A81" w:rsidRPr="003F7CF1" w:rsidRDefault="002E1A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E1A81" w:rsidRPr="003F7CF1" w:rsidRDefault="002E1A81"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E1A81" w:rsidRPr="003F7CF1" w:rsidRDefault="002E1A81"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E1A81" w:rsidRPr="003F7CF1" w:rsidRDefault="002E1A81"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E1A81" w:rsidRPr="003F7CF1" w:rsidRDefault="002E1A81"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E1A81" w:rsidRPr="003F7CF1" w:rsidRDefault="002E1A8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E1A81" w:rsidRPr="003F7CF1" w:rsidRDefault="002E1A8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E1A81" w:rsidRPr="003F7CF1" w:rsidRDefault="002E1A81"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E1A81" w:rsidRPr="003F7CF1" w:rsidRDefault="002E1A81"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E1A81" w:rsidRPr="003F7CF1" w:rsidRDefault="002E1A81"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E1A81" w:rsidRPr="003F7CF1" w:rsidRDefault="002E1A8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E1A81" w:rsidRPr="003F7CF1" w:rsidRDefault="002E1A81"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E1A81" w:rsidRPr="003F7CF1" w:rsidRDefault="002E1A8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E1A81" w:rsidRPr="003F7CF1" w:rsidRDefault="002E1A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E1A81" w:rsidRPr="003F7CF1" w:rsidRDefault="002E1A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E1A81" w:rsidRPr="003F7CF1" w:rsidRDefault="002E1A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E1A81" w:rsidRPr="003F7CF1" w:rsidRDefault="002E1A81"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E1A81" w:rsidRPr="003F7CF1" w:rsidRDefault="002E1A81"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E1A81" w:rsidRPr="003F7CF1" w:rsidRDefault="002E1A81"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E1A81" w:rsidRPr="003F7CF1" w:rsidRDefault="002E1A81"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E1A81" w:rsidRPr="003F7CF1" w:rsidRDefault="002E1A81"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E1A81" w:rsidRPr="003F7CF1" w:rsidRDefault="002E1A81"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E1A81" w:rsidRPr="003F7CF1" w:rsidRDefault="002E1A81"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E1A81" w:rsidRPr="003F7CF1" w:rsidRDefault="002E1A81"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E1A81" w:rsidRPr="003F7CF1" w:rsidRDefault="002E1A81"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E1A81" w:rsidRPr="003F7CF1" w:rsidRDefault="002E1A81"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E1A81" w:rsidRPr="003F7CF1" w:rsidRDefault="002E1A81"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5" w:name="_Toc320485586"/>
      <w:bookmarkStart w:id="5816" w:name="_Toc323656696"/>
      <w:bookmarkStart w:id="5817" w:name="_Toc324085434"/>
      <w:bookmarkStart w:id="5818" w:name="_Toc383781086"/>
      <w:bookmarkStart w:id="5819" w:name="_Toc481936486"/>
      <w:r w:rsidRPr="00EC76D5">
        <w:t>Defining our own types</w:t>
      </w:r>
      <w:bookmarkEnd w:id="5815"/>
      <w:bookmarkEnd w:id="5816"/>
      <w:bookmarkEnd w:id="5817"/>
      <w:bookmarkEnd w:id="5818"/>
      <w:bookmarkEnd w:id="581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0" w:name="_Toc320485587"/>
      <w:bookmarkStart w:id="5821" w:name="_Toc323656697"/>
      <w:bookmarkStart w:id="5822" w:name="_Toc324085435"/>
      <w:bookmarkStart w:id="5823" w:name="_Toc383781087"/>
      <w:bookmarkStart w:id="5824" w:name="_Toc481936487"/>
      <w:r w:rsidRPr="00EC76D5">
        <w:t>The Type Size</w:t>
      </w:r>
      <w:bookmarkEnd w:id="5820"/>
      <w:bookmarkEnd w:id="5821"/>
      <w:bookmarkEnd w:id="5822"/>
      <w:bookmarkEnd w:id="5823"/>
      <w:bookmarkEnd w:id="5824"/>
    </w:p>
    <w:p w14:paraId="2A85A616" w14:textId="77777777"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which exact definition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6" w:name="_Toc320485588"/>
      <w:bookmarkStart w:id="5827" w:name="_Toc323656698"/>
      <w:bookmarkStart w:id="5828" w:name="_Toc324085436"/>
      <w:bookmarkStart w:id="5829" w:name="_Toc383781088"/>
      <w:bookmarkStart w:id="5830" w:name="_Toc481936488"/>
      <w:r w:rsidRPr="00EC76D5">
        <w:t>Expressions and Operators</w:t>
      </w:r>
      <w:bookmarkEnd w:id="5826"/>
      <w:bookmarkEnd w:id="5827"/>
      <w:bookmarkEnd w:id="5828"/>
      <w:bookmarkEnd w:id="5829"/>
      <w:bookmarkEnd w:id="583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E1A81" w:rsidRPr="003F7CF1" w:rsidRDefault="002E1A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95634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E1A81" w:rsidRPr="003F7CF1" w:rsidRDefault="002E1A8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E1A81" w:rsidRPr="003F7CF1" w:rsidRDefault="002E1A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E1A81" w:rsidRPr="003F7CF1" w:rsidRDefault="002E1A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E1A81" w:rsidRPr="003F7CF1" w:rsidRDefault="002E1A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956346"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E1A81" w:rsidRPr="003F7CF1" w:rsidRDefault="002E1A81"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E1A81" w:rsidRPr="003F7CF1" w:rsidRDefault="002E1A81"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E1A81" w:rsidRPr="003F7CF1" w:rsidRDefault="002E1A8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1" w:name="_Toc320485589"/>
      <w:bookmarkStart w:id="5832" w:name="_Toc323656699"/>
      <w:bookmarkStart w:id="5833" w:name="_Toc324085437"/>
      <w:bookmarkStart w:id="5834" w:name="_Toc383781089"/>
      <w:bookmarkStart w:id="5835" w:name="_Toc481936489"/>
      <w:r w:rsidRPr="00EC76D5">
        <w:t>Arithmetic Operators</w:t>
      </w:r>
      <w:bookmarkEnd w:id="5831"/>
      <w:bookmarkEnd w:id="5832"/>
      <w:bookmarkEnd w:id="5833"/>
      <w:bookmarkEnd w:id="5834"/>
      <w:bookmarkEnd w:id="583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6" w:name="_Toc320485590"/>
      <w:bookmarkStart w:id="5837" w:name="_Toc323656700"/>
      <w:bookmarkStart w:id="5838" w:name="_Toc324085438"/>
      <w:bookmarkStart w:id="5839" w:name="_Toc383781090"/>
      <w:bookmarkStart w:id="5840" w:name="_Toc481936490"/>
      <w:r w:rsidRPr="00EC76D5">
        <w:rPr>
          <w:rStyle w:val="Italic"/>
          <w:i w:val="0"/>
        </w:rPr>
        <w:t>Pointer Arithmetic</w:t>
      </w:r>
      <w:bookmarkEnd w:id="5836"/>
      <w:bookmarkEnd w:id="5837"/>
      <w:bookmarkEnd w:id="5838"/>
      <w:bookmarkEnd w:id="5839"/>
      <w:bookmarkEnd w:id="584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E1A81" w:rsidRPr="003F7CF1" w:rsidRDefault="002E1A8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E1A81" w:rsidRPr="003F7CF1" w:rsidRDefault="002E1A8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E1A81" w:rsidRPr="003F7CF1" w:rsidRDefault="002E1A8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E1A81" w:rsidRPr="003F7CF1" w:rsidRDefault="002E1A8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E1A81" w:rsidRPr="003F7CF1" w:rsidRDefault="002E1A8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E1A81" w:rsidRPr="003F7CF1" w:rsidRDefault="002E1A8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E1A81" w:rsidRPr="003F7CF1" w:rsidRDefault="002E1A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E1A81" w:rsidRPr="003F7CF1" w:rsidRDefault="002E1A8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E1A81" w:rsidRPr="003F7CF1" w:rsidRDefault="002E1A8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E1A81" w:rsidRPr="003F7CF1" w:rsidRDefault="002E1A81"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E1A81" w:rsidRPr="003F7CF1" w:rsidRDefault="002E1A81"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E1A81" w:rsidRPr="003F7CF1" w:rsidRDefault="002E1A81"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E1A81" w:rsidRPr="003F7CF1" w:rsidRDefault="002E1A81"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E1A81" w:rsidRPr="003F7CF1" w:rsidRDefault="002E1A81"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E1A81" w:rsidRPr="003F7CF1" w:rsidRDefault="002E1A81"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E1A81" w:rsidRPr="003F7CF1" w:rsidRDefault="002E1A81"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E1A81" w:rsidRPr="003F7CF1" w:rsidRDefault="002E1A81"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E1A81" w:rsidRPr="003F7CF1" w:rsidRDefault="002E1A81"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E1A81" w:rsidRPr="003F7CF1" w:rsidRDefault="002E1A81"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r w:rsidR="00B02345">
        <w:t>dereference</w:t>
      </w:r>
      <w:r w:rsidRPr="00EC76D5">
        <w:t>ereeing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1" w:name="_Toc320485591"/>
      <w:bookmarkStart w:id="5842" w:name="_Toc323656701"/>
      <w:bookmarkStart w:id="5843" w:name="_Toc324085439"/>
      <w:bookmarkStart w:id="5844" w:name="_Toc383781091"/>
      <w:bookmarkStart w:id="5845" w:name="_Toc481936491"/>
      <w:r w:rsidRPr="00EC76D5">
        <w:t>Increment and decrement</w:t>
      </w:r>
      <w:bookmarkEnd w:id="5841"/>
      <w:bookmarkEnd w:id="5842"/>
      <w:bookmarkEnd w:id="5843"/>
      <w:bookmarkEnd w:id="5844"/>
      <w:bookmarkEnd w:id="584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6" w:name="_Toc320485592"/>
      <w:bookmarkStart w:id="5847" w:name="_Toc323656702"/>
      <w:bookmarkStart w:id="5848" w:name="_Toc324085440"/>
      <w:bookmarkStart w:id="5849" w:name="_Toc383781092"/>
      <w:bookmarkStart w:id="5850" w:name="_Toc481936492"/>
      <w:r w:rsidRPr="00EC76D5">
        <w:t>Relational Operators</w:t>
      </w:r>
      <w:bookmarkEnd w:id="5846"/>
      <w:bookmarkEnd w:id="5847"/>
      <w:bookmarkEnd w:id="5848"/>
      <w:bookmarkEnd w:id="5849"/>
      <w:bookmarkEnd w:id="585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1" w:name="_Toc320485593"/>
      <w:bookmarkStart w:id="5852" w:name="_Toc323656703"/>
      <w:bookmarkStart w:id="5853" w:name="_Toc324085441"/>
      <w:bookmarkStart w:id="5854" w:name="_Toc383781093"/>
      <w:bookmarkStart w:id="5855" w:name="_Toc481936493"/>
      <w:r w:rsidRPr="00EC76D5">
        <w:t>Logical Operators</w:t>
      </w:r>
      <w:bookmarkEnd w:id="5851"/>
      <w:bookmarkEnd w:id="5852"/>
      <w:bookmarkEnd w:id="5853"/>
      <w:bookmarkEnd w:id="5854"/>
      <w:bookmarkEnd w:id="585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6" w:name="_Toc320485594"/>
      <w:bookmarkStart w:id="5857" w:name="_Toc323656704"/>
      <w:bookmarkStart w:id="5858" w:name="_Toc324085442"/>
      <w:bookmarkStart w:id="5859" w:name="_Toc383781094"/>
      <w:bookmarkStart w:id="5860" w:name="_Toc481936494"/>
      <w:r w:rsidRPr="00EC76D5">
        <w:t>Bitwise Operators</w:t>
      </w:r>
      <w:bookmarkEnd w:id="5856"/>
      <w:bookmarkEnd w:id="5857"/>
      <w:bookmarkEnd w:id="5858"/>
      <w:bookmarkEnd w:id="5859"/>
      <w:bookmarkEnd w:id="586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95634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95634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1" w:name="_Toc320485595"/>
      <w:bookmarkStart w:id="5862" w:name="_Toc323656705"/>
      <w:bookmarkStart w:id="5863" w:name="_Toc324085443"/>
      <w:bookmarkStart w:id="5864" w:name="_Toc383781095"/>
      <w:bookmarkStart w:id="5865" w:name="_Toc481936495"/>
      <w:r w:rsidRPr="00EC76D5">
        <w:lastRenderedPageBreak/>
        <w:t>Assignment</w:t>
      </w:r>
      <w:bookmarkEnd w:id="5861"/>
      <w:bookmarkEnd w:id="5862"/>
      <w:bookmarkEnd w:id="5863"/>
      <w:bookmarkEnd w:id="5864"/>
      <w:bookmarkEnd w:id="586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6" w:name="_Toc320485596"/>
      <w:bookmarkStart w:id="5867" w:name="_Toc323656706"/>
      <w:bookmarkStart w:id="5868" w:name="_Toc324085444"/>
      <w:bookmarkStart w:id="5869" w:name="_Toc383781096"/>
      <w:bookmarkStart w:id="5870" w:name="_Toc481936496"/>
      <w:r w:rsidRPr="00EC76D5">
        <w:t>The Condition Operator</w:t>
      </w:r>
      <w:bookmarkEnd w:id="5866"/>
      <w:bookmarkEnd w:id="5867"/>
      <w:bookmarkEnd w:id="5868"/>
      <w:bookmarkEnd w:id="5869"/>
      <w:bookmarkEnd w:id="587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1" w:name="_Toc320485597"/>
      <w:bookmarkStart w:id="5872" w:name="_Toc323656707"/>
      <w:bookmarkStart w:id="5873" w:name="_Toc324085445"/>
      <w:bookmarkStart w:id="5874" w:name="_Toc383781097"/>
      <w:bookmarkStart w:id="5875" w:name="_Toc481936497"/>
      <w:r w:rsidRPr="00EC76D5">
        <w:t>Precedence and Associatively</w:t>
      </w:r>
      <w:bookmarkEnd w:id="5871"/>
      <w:bookmarkEnd w:id="5872"/>
      <w:bookmarkEnd w:id="5873"/>
      <w:bookmarkEnd w:id="5874"/>
      <w:bookmarkEnd w:id="587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6" w:name="_Toc320485598"/>
      <w:bookmarkStart w:id="5877" w:name="_Toc323656708"/>
      <w:bookmarkStart w:id="5878" w:name="_Toc324085446"/>
      <w:bookmarkStart w:id="5879" w:name="_Toc383781098"/>
      <w:bookmarkStart w:id="5880" w:name="_Toc481936498"/>
      <w:r w:rsidRPr="00EC76D5">
        <w:t>Statements</w:t>
      </w:r>
      <w:bookmarkEnd w:id="5876"/>
      <w:bookmarkEnd w:id="5877"/>
      <w:bookmarkEnd w:id="5878"/>
      <w:bookmarkEnd w:id="5879"/>
      <w:bookmarkEnd w:id="588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1" w:name="_Toc320485599"/>
      <w:bookmarkStart w:id="5882" w:name="_Toc323656709"/>
      <w:bookmarkStart w:id="5883" w:name="_Toc324085447"/>
      <w:bookmarkStart w:id="5884" w:name="_Toc383781099"/>
      <w:bookmarkStart w:id="5885" w:name="_Toc481936499"/>
      <w:r w:rsidRPr="00EC76D5">
        <w:t>Selection statements</w:t>
      </w:r>
      <w:bookmarkEnd w:id="5881"/>
      <w:bookmarkEnd w:id="5882"/>
      <w:bookmarkEnd w:id="5883"/>
      <w:bookmarkEnd w:id="5884"/>
      <w:bookmarkEnd w:id="588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6" w:name="_Toc320485600"/>
      <w:bookmarkStart w:id="5887" w:name="_Toc323656710"/>
      <w:bookmarkStart w:id="5888" w:name="_Toc324085448"/>
      <w:bookmarkStart w:id="5889" w:name="_Toc383781100"/>
      <w:bookmarkStart w:id="5890" w:name="_Toc481936500"/>
      <w:r w:rsidRPr="00EC76D5">
        <w:t>Iteration statements</w:t>
      </w:r>
      <w:bookmarkEnd w:id="5886"/>
      <w:bookmarkEnd w:id="5887"/>
      <w:bookmarkEnd w:id="5888"/>
      <w:bookmarkEnd w:id="5889"/>
      <w:bookmarkEnd w:id="589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1" w:name="_Toc320485601"/>
      <w:bookmarkStart w:id="5892" w:name="_Toc323656711"/>
      <w:bookmarkStart w:id="5893" w:name="_Toc324085449"/>
      <w:bookmarkStart w:id="5894" w:name="_Toc383781101"/>
      <w:bookmarkStart w:id="5895" w:name="_Toc481936501"/>
      <w:r w:rsidRPr="00EC76D5">
        <w:t>Jump statements</w:t>
      </w:r>
      <w:bookmarkEnd w:id="5891"/>
      <w:bookmarkEnd w:id="5892"/>
      <w:bookmarkEnd w:id="5893"/>
      <w:bookmarkEnd w:id="5894"/>
      <w:bookmarkEnd w:id="589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6" w:name="_Toc320485602"/>
      <w:bookmarkStart w:id="5897" w:name="_Toc323656712"/>
      <w:bookmarkStart w:id="5898" w:name="_Toc324085450"/>
      <w:bookmarkStart w:id="5899" w:name="_Toc383781102"/>
      <w:bookmarkStart w:id="5900" w:name="_Toc481936502"/>
      <w:r w:rsidRPr="00EC76D5">
        <w:t>Expression statements</w:t>
      </w:r>
      <w:bookmarkEnd w:id="5896"/>
      <w:bookmarkEnd w:id="5897"/>
      <w:bookmarkEnd w:id="5898"/>
      <w:bookmarkEnd w:id="5899"/>
      <w:bookmarkEnd w:id="590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1" w:name="_Toc323656713"/>
      <w:bookmarkStart w:id="5902" w:name="_Toc324085451"/>
      <w:bookmarkStart w:id="5903" w:name="_Toc383781103"/>
      <w:bookmarkStart w:id="5904" w:name="_Toc481936503"/>
      <w:r w:rsidRPr="00EC76D5">
        <w:t>Volatile</w:t>
      </w:r>
      <w:bookmarkEnd w:id="5901"/>
      <w:bookmarkEnd w:id="5902"/>
      <w:bookmarkEnd w:id="5903"/>
      <w:bookmarkEnd w:id="590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6" w:author="Stefan Björnander" w:date="2012-05-06T21:16:00Z">
          <w:pPr>
            <w:pStyle w:val="CommandLine"/>
          </w:pPr>
        </w:pPrChange>
      </w:pPr>
    </w:p>
    <w:p w14:paraId="0D44E5CA" w14:textId="77777777" w:rsidR="00E80032" w:rsidRPr="00EC76D5" w:rsidRDefault="00E80032">
      <w:pPr>
        <w:pStyle w:val="Code"/>
        <w:pPrChange w:id="5907" w:author="Stefan Björnander" w:date="2012-05-06T21:16:00Z">
          <w:pPr>
            <w:pStyle w:val="CommandLine"/>
          </w:pPr>
        </w:pPrChange>
      </w:pPr>
      <w:r w:rsidRPr="00EC76D5">
        <w:rPr>
          <w:rFonts w:eastAsia="Times New Roman"/>
          <w:noProof w:val="0"/>
          <w:color w:val="000000" w:themeColor="text1"/>
          <w:rPrChange w:id="590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0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1" w:name="_Toc320485603"/>
      <w:bookmarkStart w:id="5912" w:name="_Toc323656714"/>
      <w:bookmarkStart w:id="5913" w:name="_Toc324085452"/>
      <w:bookmarkStart w:id="5914" w:name="_Toc383781104"/>
      <w:bookmarkStart w:id="5915" w:name="_Toc481936504"/>
      <w:r w:rsidRPr="00EC76D5">
        <w:lastRenderedPageBreak/>
        <w:t>Functions</w:t>
      </w:r>
      <w:bookmarkEnd w:id="5911"/>
      <w:bookmarkEnd w:id="5912"/>
      <w:bookmarkEnd w:id="5913"/>
      <w:bookmarkEnd w:id="5914"/>
      <w:bookmarkEnd w:id="591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E1A81" w:rsidRPr="003F7CF1" w:rsidRDefault="002E1A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E1A81" w:rsidRPr="003F7CF1" w:rsidRDefault="002E1A8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E1A81" w:rsidRPr="003F7CF1" w:rsidRDefault="002E1A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E1A81" w:rsidRPr="003F7CF1" w:rsidRDefault="002E1A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E1A81" w:rsidRPr="003F7CF1" w:rsidRDefault="002E1A81"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E1A81" w:rsidRPr="003F7CF1" w:rsidRDefault="002E1A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E1A81" w:rsidRPr="003F7CF1" w:rsidRDefault="002E1A8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E1A81" w:rsidRPr="003F7CF1" w:rsidRDefault="002E1A8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E1A81" w:rsidRPr="003F7CF1" w:rsidRDefault="002E1A8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E1A81" w:rsidRPr="003F7CF1" w:rsidRDefault="002E1A81"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E1A81" w:rsidRPr="003F7CF1" w:rsidRDefault="002E1A81"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E1A81" w:rsidRPr="003F7CF1" w:rsidRDefault="002E1A8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6" w:name="_Toc320485604"/>
      <w:bookmarkStart w:id="5917" w:name="_Toc323656715"/>
      <w:bookmarkStart w:id="5918" w:name="_Toc324085453"/>
      <w:bookmarkStart w:id="5919" w:name="_Toc383781105"/>
      <w:bookmarkStart w:id="5920" w:name="_Toc481936505"/>
      <w:r w:rsidRPr="00EC76D5">
        <w:t>Void Functions</w:t>
      </w:r>
      <w:bookmarkEnd w:id="5916"/>
      <w:bookmarkEnd w:id="5917"/>
      <w:bookmarkEnd w:id="5918"/>
      <w:bookmarkEnd w:id="5919"/>
      <w:bookmarkEnd w:id="592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1" w:name="_Toc320485605"/>
      <w:bookmarkStart w:id="5922" w:name="_Toc323656716"/>
      <w:bookmarkStart w:id="5923" w:name="_Toc324085454"/>
      <w:bookmarkStart w:id="5924" w:name="_Toc383781106"/>
      <w:bookmarkStart w:id="5925" w:name="_Toc481936506"/>
      <w:r w:rsidRPr="00EC76D5">
        <w:t>Local and global variables</w:t>
      </w:r>
      <w:bookmarkEnd w:id="5921"/>
      <w:bookmarkEnd w:id="5922"/>
      <w:bookmarkEnd w:id="5923"/>
      <w:bookmarkEnd w:id="5924"/>
      <w:bookmarkEnd w:id="592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6" w:name="_Toc323656717"/>
      <w:bookmarkStart w:id="5927" w:name="_Toc324085455"/>
      <w:bookmarkStart w:id="5928" w:name="_Toc383781107"/>
      <w:bookmarkStart w:id="5929" w:name="_Toc481936507"/>
      <w:r w:rsidRPr="00EC76D5">
        <w:t>Inner Blocks with Local Variables</w:t>
      </w:r>
      <w:bookmarkEnd w:id="5926"/>
      <w:bookmarkEnd w:id="5927"/>
      <w:bookmarkEnd w:id="5928"/>
      <w:bookmarkEnd w:id="5929"/>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3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2" w:author="Stefan Björnander" w:date="2012-05-06T21:51:00Z">
            <w:rPr>
              <w:color w:val="0000FF"/>
            </w:rPr>
          </w:rPrChange>
        </w:rPr>
        <w:t>struct</w:t>
      </w:r>
      <w:r w:rsidRPr="00EC76D5">
        <w:t xml:space="preserve"> IntPair Block(</w:t>
      </w:r>
      <w:r w:rsidRPr="00EC76D5">
        <w:rPr>
          <w:color w:val="000000" w:themeColor="text1"/>
          <w:rPrChange w:id="593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4" w:name="_Toc320485606"/>
      <w:bookmarkStart w:id="5935" w:name="_Toc323656718"/>
      <w:bookmarkStart w:id="5936" w:name="_Toc324085456"/>
      <w:bookmarkStart w:id="5937" w:name="_Toc383781108"/>
      <w:bookmarkStart w:id="5938" w:name="_Toc481936508"/>
      <w:r w:rsidRPr="00EC76D5">
        <w:t>Call-by-Value and Call-by-Reference</w:t>
      </w:r>
      <w:bookmarkEnd w:id="5934"/>
      <w:bookmarkEnd w:id="5935"/>
      <w:bookmarkEnd w:id="5936"/>
      <w:bookmarkEnd w:id="5937"/>
      <w:bookmarkEnd w:id="593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E1A81" w:rsidRPr="003F7CF1" w:rsidRDefault="002E1A8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E1A81" w:rsidRPr="003F7CF1" w:rsidRDefault="002E1A8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E1A81" w:rsidRPr="003F7CF1" w:rsidRDefault="002E1A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E1A81" w:rsidRPr="003F7CF1" w:rsidRDefault="002E1A81"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E1A81" w:rsidRPr="003F7CF1" w:rsidRDefault="002E1A81"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E1A81" w:rsidRPr="003F7CF1" w:rsidRDefault="002E1A81"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E1A81" w:rsidRPr="003F7CF1" w:rsidRDefault="002E1A81"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E1A81" w:rsidRPr="003F7CF1" w:rsidRDefault="002E1A81"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E1A81" w:rsidRPr="003F7CF1" w:rsidRDefault="002E1A81"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E1A81" w:rsidRPr="003F7CF1" w:rsidRDefault="002E1A81"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E1A81" w:rsidRPr="003F7CF1" w:rsidRDefault="002E1A81"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E1A81" w:rsidRPr="003F7CF1" w:rsidRDefault="002E1A81"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E1A81" w:rsidRPr="003F7CF1" w:rsidRDefault="002E1A81"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E1A81" w:rsidRPr="003F7CF1" w:rsidRDefault="002E1A81"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E1A81" w:rsidRPr="003F7CF1" w:rsidRDefault="002E1A81"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E1A81" w:rsidRPr="003F7CF1" w:rsidRDefault="002E1A81"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E1A81" w:rsidRPr="003F7CF1" w:rsidRDefault="002E1A81"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E1A81" w:rsidRPr="003F7CF1" w:rsidRDefault="002E1A81"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E1A81" w:rsidRPr="003F7CF1" w:rsidRDefault="002E1A81"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E1A81" w:rsidRPr="003F7CF1" w:rsidRDefault="002E1A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E1A81" w:rsidRPr="003F7CF1" w:rsidRDefault="002E1A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E1A81" w:rsidRPr="003F7CF1" w:rsidRDefault="002E1A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E1A81" w:rsidRPr="003F7CF1" w:rsidRDefault="002E1A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E1A81" w:rsidRPr="003F7CF1" w:rsidRDefault="002E1A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E1A81" w:rsidRPr="003F7CF1" w:rsidRDefault="002E1A8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E1A81" w:rsidRPr="003F7CF1" w:rsidRDefault="002E1A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E1A81" w:rsidRPr="003F7CF1" w:rsidRDefault="002E1A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E1A81" w:rsidRPr="003F7CF1" w:rsidRDefault="002E1A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E1A81" w:rsidRPr="003F7CF1" w:rsidRDefault="002E1A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E1A81" w:rsidRPr="003F7CF1" w:rsidRDefault="002E1A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E1A81" w:rsidRPr="003F7CF1" w:rsidRDefault="002E1A81"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E1A81" w:rsidRPr="003F7CF1" w:rsidRDefault="002E1A81"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E1A81" w:rsidRPr="003F7CF1" w:rsidRDefault="002E1A81"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E1A81" w:rsidRPr="003F7CF1" w:rsidRDefault="002E1A81"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E1A81" w:rsidRPr="003F7CF1" w:rsidRDefault="002E1A81"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E1A81" w:rsidRPr="003F7CF1" w:rsidRDefault="002E1A81"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E1A81" w:rsidRPr="003F7CF1" w:rsidRDefault="002E1A81"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E1A81" w:rsidRPr="003F7CF1" w:rsidRDefault="002E1A81"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E1A81" w:rsidRPr="003F7CF1" w:rsidRDefault="002E1A81"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E1A81" w:rsidRPr="003F7CF1" w:rsidRDefault="002E1A81"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E1A81" w:rsidRPr="003F7CF1" w:rsidRDefault="002E1A81"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E1A81" w:rsidRPr="003F7CF1" w:rsidRDefault="002E1A81"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E1A81" w:rsidRPr="003F7CF1" w:rsidRDefault="002E1A81"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E1A81" w:rsidRPr="003F7CF1" w:rsidRDefault="002E1A81"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E1A81" w:rsidRPr="003F7CF1" w:rsidRDefault="002E1A81"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E1A81" w:rsidRPr="003F7CF1" w:rsidRDefault="002E1A81"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E1A81" w:rsidRPr="003F7CF1" w:rsidRDefault="002E1A81"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E1A81" w:rsidRPr="003F7CF1" w:rsidRDefault="002E1A81"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E1A81" w:rsidRPr="003F7CF1" w:rsidRDefault="002E1A81"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E1A81" w:rsidRPr="003F7CF1" w:rsidRDefault="002E1A81"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E1A81" w:rsidRPr="003F7CF1" w:rsidRDefault="002E1A81"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E1A81" w:rsidRPr="003F7CF1" w:rsidRDefault="002E1A81"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E1A81" w:rsidRPr="003F7CF1" w:rsidRDefault="002E1A81"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9" w:name="_Toc320485607"/>
      <w:bookmarkStart w:id="5940" w:name="_Toc323656719"/>
      <w:bookmarkStart w:id="5941" w:name="_Toc324085457"/>
      <w:bookmarkStart w:id="5942" w:name="_Toc383781109"/>
      <w:bookmarkStart w:id="5943" w:name="_Toc481936509"/>
      <w:r w:rsidRPr="00EC76D5">
        <w:t>Static, Extern, and Register Variables</w:t>
      </w:r>
      <w:bookmarkEnd w:id="5939"/>
      <w:bookmarkEnd w:id="5940"/>
      <w:bookmarkEnd w:id="5941"/>
      <w:bookmarkEnd w:id="5942"/>
      <w:bookmarkEnd w:id="5943"/>
    </w:p>
    <w:p w14:paraId="0C33C95A" w14:textId="77777777"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4" w:name="_Toc320485608"/>
      <w:bookmarkStart w:id="5945" w:name="_Toc323656720"/>
      <w:bookmarkStart w:id="5946" w:name="_Toc324085458"/>
      <w:bookmarkStart w:id="5947" w:name="_Toc383781110"/>
      <w:bookmarkStart w:id="5948" w:name="_Toc481936510"/>
      <w:r w:rsidRPr="00EC76D5">
        <w:lastRenderedPageBreak/>
        <w:t>Recursion</w:t>
      </w:r>
      <w:bookmarkEnd w:id="5944"/>
      <w:bookmarkEnd w:id="5945"/>
      <w:bookmarkEnd w:id="5946"/>
      <w:bookmarkEnd w:id="5947"/>
      <w:bookmarkEnd w:id="5948"/>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95634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9" w:name="_Toc320485609"/>
      <w:bookmarkStart w:id="5950" w:name="_Toc323656721"/>
      <w:bookmarkStart w:id="5951" w:name="_Toc324085459"/>
      <w:bookmarkStart w:id="5952" w:name="_Toc383781111"/>
      <w:bookmarkStart w:id="5953" w:name="_Toc481936511"/>
      <w:r w:rsidRPr="00EC76D5">
        <w:t>Definition and Declaration</w:t>
      </w:r>
      <w:bookmarkEnd w:id="5949"/>
      <w:bookmarkEnd w:id="5950"/>
      <w:bookmarkEnd w:id="5951"/>
      <w:bookmarkEnd w:id="5952"/>
      <w:bookmarkEnd w:id="5953"/>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95634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956345"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4" w:name="_Toc320485610"/>
      <w:bookmarkStart w:id="5955" w:name="_Toc323656722"/>
      <w:bookmarkStart w:id="5956" w:name="_Toc324085460"/>
      <w:bookmarkStart w:id="5957" w:name="_Toc383781112"/>
      <w:bookmarkStart w:id="5958" w:name="_Toc481936512"/>
      <w:r w:rsidRPr="00EC76D5">
        <w:t>Higher-Order Functions</w:t>
      </w:r>
      <w:bookmarkEnd w:id="5954"/>
      <w:bookmarkEnd w:id="5955"/>
      <w:bookmarkEnd w:id="5956"/>
      <w:bookmarkEnd w:id="5957"/>
      <w:bookmarkEnd w:id="595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9" w:name="_Toc320485611"/>
      <w:bookmarkStart w:id="5960" w:name="_Toc323656723"/>
      <w:bookmarkStart w:id="5961" w:name="_Toc324085461"/>
      <w:bookmarkStart w:id="5962" w:name="_Toc383781113"/>
      <w:bookmarkStart w:id="5963" w:name="_Ref383865210"/>
      <w:bookmarkStart w:id="5964" w:name="_Toc481936513"/>
      <w:r w:rsidRPr="00EC76D5">
        <w:lastRenderedPageBreak/>
        <w:t>Structures and Linked Lists</w:t>
      </w:r>
      <w:bookmarkEnd w:id="5959"/>
      <w:bookmarkEnd w:id="5960"/>
      <w:bookmarkEnd w:id="5961"/>
      <w:bookmarkEnd w:id="5962"/>
      <w:bookmarkEnd w:id="5963"/>
      <w:bookmarkEnd w:id="596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E1A81" w:rsidRPr="003F7CF1" w:rsidRDefault="002E1A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E1A81" w:rsidRPr="003F7CF1" w:rsidRDefault="002E1A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E1A81" w:rsidRPr="003F7CF1" w:rsidRDefault="002E1A81"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E1A81" w:rsidRPr="003F7CF1" w:rsidRDefault="002E1A81"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E1A81" w:rsidRPr="003F7CF1" w:rsidRDefault="002E1A81"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E1A81" w:rsidRPr="003F7CF1" w:rsidRDefault="002E1A81"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E1A81" w:rsidRPr="003F7CF1" w:rsidRDefault="002E1A81"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E1A81" w:rsidRPr="003F7CF1" w:rsidRDefault="002E1A81"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E1A81" w:rsidRPr="003F7CF1" w:rsidRDefault="002E1A81"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E1A81" w:rsidRPr="003F7CF1" w:rsidRDefault="002E1A81"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E1A81" w:rsidRPr="003F7CF1" w:rsidRDefault="002E1A81"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5" w:name="_Toc320485612"/>
      <w:bookmarkStart w:id="5966" w:name="_Toc323656724"/>
      <w:bookmarkStart w:id="5967" w:name="_Toc324085462"/>
      <w:bookmarkStart w:id="5968" w:name="_Toc383781114"/>
      <w:bookmarkStart w:id="5969" w:name="_Toc481936514"/>
      <w:r w:rsidRPr="00EC76D5">
        <w:t>Stacks and Linked Lists</w:t>
      </w:r>
      <w:bookmarkEnd w:id="5965"/>
      <w:bookmarkEnd w:id="5966"/>
      <w:bookmarkEnd w:id="5967"/>
      <w:bookmarkEnd w:id="5968"/>
      <w:bookmarkEnd w:id="596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E1A81" w:rsidRPr="003F7CF1" w:rsidRDefault="002E1A81" w:rsidP="00E80032">
                              <w:pPr>
                                <w:pStyle w:val="SourceCodeBoxText"/>
                                <w:rPr>
                                  <w:sz w:val="19"/>
                                  <w:szCs w:val="19"/>
                                  <w:lang w:val="en-US"/>
                                </w:rPr>
                              </w:pPr>
                              <w:r w:rsidRPr="003F7CF1">
                                <w:rPr>
                                  <w:sz w:val="19"/>
                                  <w:szCs w:val="19"/>
                                  <w:lang w:val="en-US"/>
                                </w:rPr>
                                <w:t>push 1</w:t>
                              </w:r>
                            </w:p>
                            <w:p w14:paraId="3C159322" w14:textId="77777777" w:rsidR="002E1A81" w:rsidRPr="003F7CF1" w:rsidRDefault="002E1A81" w:rsidP="00E80032">
                              <w:pPr>
                                <w:pStyle w:val="SourceCodeBoxText"/>
                                <w:rPr>
                                  <w:sz w:val="19"/>
                                  <w:szCs w:val="19"/>
                                  <w:lang w:val="en-US"/>
                                </w:rPr>
                              </w:pPr>
                              <w:r w:rsidRPr="003F7CF1">
                                <w:rPr>
                                  <w:sz w:val="19"/>
                                  <w:szCs w:val="19"/>
                                  <w:lang w:val="en-US"/>
                                </w:rPr>
                                <w:t>push 2</w:t>
                              </w:r>
                            </w:p>
                            <w:p w14:paraId="22BA48C9" w14:textId="77777777" w:rsidR="002E1A81" w:rsidRPr="003F7CF1" w:rsidRDefault="002E1A81" w:rsidP="00E80032">
                              <w:pPr>
                                <w:pStyle w:val="SourceCodeBoxText"/>
                                <w:rPr>
                                  <w:sz w:val="19"/>
                                  <w:szCs w:val="19"/>
                                  <w:lang w:val="en-US"/>
                                </w:rPr>
                              </w:pPr>
                              <w:r w:rsidRPr="003F7CF1">
                                <w:rPr>
                                  <w:sz w:val="19"/>
                                  <w:szCs w:val="19"/>
                                  <w:lang w:val="en-US"/>
                                </w:rPr>
                                <w:t>push 3</w:t>
                              </w:r>
                            </w:p>
                            <w:p w14:paraId="5F86FACB"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E1A81" w:rsidRPr="003F7CF1" w:rsidRDefault="002E1A81" w:rsidP="00E80032">
                        <w:pPr>
                          <w:pStyle w:val="SourceCodeBoxText"/>
                          <w:rPr>
                            <w:sz w:val="19"/>
                            <w:szCs w:val="19"/>
                            <w:lang w:val="en-US"/>
                          </w:rPr>
                        </w:pPr>
                        <w:r w:rsidRPr="003F7CF1">
                          <w:rPr>
                            <w:sz w:val="19"/>
                            <w:szCs w:val="19"/>
                            <w:lang w:val="en-US"/>
                          </w:rPr>
                          <w:t>push 1</w:t>
                        </w:r>
                      </w:p>
                      <w:p w14:paraId="3C159322" w14:textId="77777777" w:rsidR="002E1A81" w:rsidRPr="003F7CF1" w:rsidRDefault="002E1A81" w:rsidP="00E80032">
                        <w:pPr>
                          <w:pStyle w:val="SourceCodeBoxText"/>
                          <w:rPr>
                            <w:sz w:val="19"/>
                            <w:szCs w:val="19"/>
                            <w:lang w:val="en-US"/>
                          </w:rPr>
                        </w:pPr>
                        <w:r w:rsidRPr="003F7CF1">
                          <w:rPr>
                            <w:sz w:val="19"/>
                            <w:szCs w:val="19"/>
                            <w:lang w:val="en-US"/>
                          </w:rPr>
                          <w:t>push 2</w:t>
                        </w:r>
                      </w:p>
                      <w:p w14:paraId="22BA48C9" w14:textId="77777777" w:rsidR="002E1A81" w:rsidRPr="003F7CF1" w:rsidRDefault="002E1A81" w:rsidP="00E80032">
                        <w:pPr>
                          <w:pStyle w:val="SourceCodeBoxText"/>
                          <w:rPr>
                            <w:sz w:val="19"/>
                            <w:szCs w:val="19"/>
                            <w:lang w:val="en-US"/>
                          </w:rPr>
                        </w:pPr>
                        <w:r w:rsidRPr="003F7CF1">
                          <w:rPr>
                            <w:sz w:val="19"/>
                            <w:szCs w:val="19"/>
                            <w:lang w:val="en-US"/>
                          </w:rPr>
                          <w:t>push 3</w:t>
                        </w:r>
                      </w:p>
                      <w:p w14:paraId="5F86FACB" w14:textId="77777777" w:rsidR="002E1A81" w:rsidRPr="003F7CF1" w:rsidRDefault="002E1A81"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E1A81" w:rsidRPr="003F7CF1" w:rsidRDefault="002E1A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E1A81" w:rsidRPr="003F7CF1" w:rsidRDefault="002E1A8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E1A81" w:rsidRPr="003F7CF1" w:rsidRDefault="002E1A8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E1A81" w:rsidRPr="003F7CF1" w:rsidRDefault="002E1A8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E1A81" w:rsidRPr="003F7CF1" w:rsidRDefault="002E1A81"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E1A81" w:rsidRPr="003F7CF1" w:rsidRDefault="002E1A81"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E1A81" w:rsidRPr="003F7CF1" w:rsidRDefault="002E1A81"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E1A81" w:rsidRPr="003F7CF1" w:rsidRDefault="002E1A81"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E1A81" w:rsidRPr="003F7CF1" w:rsidRDefault="002E1A81"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E1A81" w:rsidRPr="003F7CF1" w:rsidRDefault="002E1A81"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E1A81" w:rsidRPr="003F7CF1" w:rsidRDefault="002E1A81"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E1A81" w:rsidRPr="003F7CF1" w:rsidRDefault="002E1A81"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E1A81" w:rsidRPr="003F7CF1" w:rsidRDefault="002E1A81"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E1A81" w:rsidRPr="003F7CF1" w:rsidRDefault="002E1A8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E1A81" w:rsidRPr="003F7CF1" w:rsidRDefault="002E1A81" w:rsidP="00E80032">
                              <w:pPr>
                                <w:pStyle w:val="SourceCodeBoxText"/>
                                <w:rPr>
                                  <w:sz w:val="19"/>
                                  <w:szCs w:val="19"/>
                                  <w:lang w:val="en-US"/>
                                </w:rPr>
                              </w:pPr>
                              <w:r w:rsidRPr="003F7CF1">
                                <w:rPr>
                                  <w:sz w:val="19"/>
                                  <w:szCs w:val="19"/>
                                  <w:lang w:val="en-US"/>
                                </w:rPr>
                                <w:t>3</w:t>
                              </w:r>
                            </w:p>
                            <w:p w14:paraId="40F6D3AC" w14:textId="77777777" w:rsidR="002E1A81" w:rsidRPr="003F7CF1" w:rsidRDefault="002E1A8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E1A81" w:rsidRPr="003F7CF1" w:rsidRDefault="002E1A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E1A81" w:rsidRPr="003F7CF1" w:rsidRDefault="002E1A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E1A81" w:rsidRPr="003F7CF1" w:rsidRDefault="002E1A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E1A81" w:rsidRPr="003F7CF1" w:rsidRDefault="002E1A8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E1A81" w:rsidRPr="003F7CF1" w:rsidRDefault="002E1A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E1A81" w:rsidRPr="003F7CF1" w:rsidRDefault="002E1A8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E1A81" w:rsidRPr="003F7CF1" w:rsidRDefault="002E1A81" w:rsidP="00E80032">
                        <w:pPr>
                          <w:pStyle w:val="SourceCodeBoxText"/>
                          <w:rPr>
                            <w:sz w:val="19"/>
                            <w:szCs w:val="19"/>
                            <w:lang w:val="en-US"/>
                          </w:rPr>
                        </w:pPr>
                        <w:r w:rsidRPr="003F7CF1">
                          <w:rPr>
                            <w:sz w:val="19"/>
                            <w:szCs w:val="19"/>
                            <w:lang w:val="en-US"/>
                          </w:rPr>
                          <w:t>3</w:t>
                        </w:r>
                      </w:p>
                      <w:p w14:paraId="40F6D3AC" w14:textId="77777777" w:rsidR="002E1A81" w:rsidRPr="003F7CF1" w:rsidRDefault="002E1A81"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E1A81" w:rsidRPr="003F7CF1" w:rsidRDefault="002E1A81"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E1A81" w:rsidRPr="003F7CF1" w:rsidRDefault="002E1A81"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E1A81" w:rsidRPr="003F7CF1" w:rsidRDefault="002E1A81"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E1A81" w:rsidRPr="003F7CF1" w:rsidRDefault="002E1A81"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E1A81" w:rsidRPr="003F7CF1" w:rsidRDefault="002E1A81"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E1A81" w:rsidRPr="003F7CF1" w:rsidRDefault="002E1A81"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E1A81" w:rsidRPr="003F7CF1" w:rsidRDefault="002E1A81"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E1A81" w:rsidRPr="003F7CF1" w:rsidRDefault="002E1A81"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E1A81" w:rsidRPr="003F7CF1" w:rsidRDefault="002E1A81"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E1A81" w:rsidRPr="003F7CF1" w:rsidRDefault="002E1A81"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E1A81" w:rsidRPr="003F7CF1" w:rsidRDefault="002E1A8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0" w:name="_Toc320485613"/>
      <w:bookmarkStart w:id="5971" w:name="_Toc323656725"/>
      <w:bookmarkStart w:id="5972" w:name="_Toc324085463"/>
      <w:bookmarkStart w:id="5973" w:name="_Toc383781115"/>
      <w:bookmarkStart w:id="5974" w:name="_Toc481936515"/>
      <w:r w:rsidRPr="00EC76D5">
        <w:t>Unions</w:t>
      </w:r>
      <w:bookmarkEnd w:id="5970"/>
      <w:bookmarkEnd w:id="5971"/>
      <w:bookmarkEnd w:id="5972"/>
      <w:bookmarkEnd w:id="5973"/>
      <w:bookmarkEnd w:id="597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5" w:name="_Toc320485614"/>
      <w:bookmarkStart w:id="5976" w:name="_Toc323656726"/>
      <w:bookmarkStart w:id="5977" w:name="_Toc324085464"/>
      <w:bookmarkStart w:id="5978" w:name="_Toc383781116"/>
      <w:bookmarkStart w:id="5979" w:name="_Toc481936516"/>
      <w:r w:rsidRPr="00EC76D5">
        <w:t>Bitfields</w:t>
      </w:r>
      <w:bookmarkEnd w:id="5975"/>
      <w:bookmarkEnd w:id="5976"/>
      <w:bookmarkEnd w:id="5977"/>
      <w:bookmarkEnd w:id="5978"/>
      <w:bookmarkEnd w:id="597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1" w:name="_Toc320485616"/>
      <w:bookmarkStart w:id="5982" w:name="_Toc323656727"/>
      <w:bookmarkStart w:id="5983" w:name="_Toc324085465"/>
      <w:bookmarkStart w:id="5984" w:name="_Toc383781117"/>
      <w:bookmarkStart w:id="5985" w:name="_Toc481936517"/>
      <w:r w:rsidRPr="00EC76D5">
        <w:t>Structures with function pointers</w:t>
      </w:r>
      <w:bookmarkEnd w:id="5981"/>
      <w:bookmarkEnd w:id="5982"/>
      <w:bookmarkEnd w:id="5983"/>
      <w:bookmarkEnd w:id="5984"/>
      <w:bookmarkEnd w:id="598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6" w:name="_Toc320485619"/>
      <w:bookmarkStart w:id="5987" w:name="_Toc323656728"/>
      <w:bookmarkStart w:id="5988" w:name="_Toc324085466"/>
      <w:bookmarkStart w:id="5989" w:name="_Toc383781118"/>
      <w:bookmarkStart w:id="5990" w:name="_Ref383781494"/>
      <w:bookmarkStart w:id="5991" w:name="_Ref383865235"/>
      <w:bookmarkStart w:id="5992" w:name="_Ref383865434"/>
      <w:bookmarkStart w:id="5993" w:name="_Ref383866090"/>
      <w:bookmarkStart w:id="5994" w:name="_Toc481936518"/>
      <w:r w:rsidRPr="00EC76D5">
        <w:t>The Preprocessor</w:t>
      </w:r>
      <w:bookmarkEnd w:id="5986"/>
      <w:bookmarkEnd w:id="5987"/>
      <w:bookmarkEnd w:id="5988"/>
      <w:bookmarkEnd w:id="5989"/>
      <w:bookmarkEnd w:id="5990"/>
      <w:bookmarkEnd w:id="5991"/>
      <w:bookmarkEnd w:id="5992"/>
      <w:bookmarkEnd w:id="5993"/>
      <w:bookmarkEnd w:id="599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5" w:name="_Toc320485618"/>
      <w:bookmarkStart w:id="5996" w:name="_Toc323656729"/>
      <w:bookmarkStart w:id="5997" w:name="_Toc324085467"/>
      <w:bookmarkStart w:id="5998" w:name="_Toc383781119"/>
      <w:bookmarkStart w:id="5999" w:name="_Toc481936519"/>
      <w:bookmarkStart w:id="6000" w:name="_Toc320485621"/>
      <w:r w:rsidRPr="00EC76D5">
        <w:t>The Standard Library</w:t>
      </w:r>
      <w:bookmarkEnd w:id="5995"/>
      <w:bookmarkEnd w:id="5996"/>
      <w:bookmarkEnd w:id="5997"/>
      <w:bookmarkEnd w:id="5998"/>
      <w:bookmarkEnd w:id="599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1" w:name="_Toc323656730"/>
      <w:bookmarkStart w:id="6002" w:name="_Toc324085468"/>
      <w:bookmarkStart w:id="6003" w:name="_Toc383781120"/>
      <w:bookmarkStart w:id="6004" w:name="_Toc481936520"/>
      <w:r w:rsidRPr="00EC76D5">
        <w:t>File Management</w:t>
      </w:r>
      <w:bookmarkEnd w:id="6001"/>
      <w:bookmarkEnd w:id="6002"/>
      <w:bookmarkEnd w:id="6003"/>
      <w:bookmarkEnd w:id="600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5" w:name="_Toc323656731"/>
      <w:bookmarkStart w:id="6006" w:name="_Toc324085469"/>
      <w:bookmarkStart w:id="6007" w:name="_Toc383781121"/>
      <w:bookmarkStart w:id="6008" w:name="_Toc481936521"/>
      <w:r w:rsidRPr="00EC76D5">
        <w:t>Program Parameters</w:t>
      </w:r>
      <w:bookmarkEnd w:id="6005"/>
      <w:bookmarkEnd w:id="6006"/>
      <w:bookmarkEnd w:id="6007"/>
      <w:bookmarkEnd w:id="600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0" w:name="_Toc323656732"/>
      <w:bookmarkStart w:id="6011" w:name="_Toc324085470"/>
      <w:bookmarkStart w:id="6012" w:name="_Toc383781122"/>
      <w:bookmarkStart w:id="6013" w:name="_Toc481936522"/>
      <w:r w:rsidRPr="00EC76D5">
        <w:t>Environment Functions</w:t>
      </w:r>
      <w:bookmarkEnd w:id="6010"/>
      <w:bookmarkEnd w:id="6011"/>
      <w:bookmarkEnd w:id="6012"/>
      <w:bookmarkEnd w:id="601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6" w:author="Stefan Björnander" w:date="2012-05-06T21:51:00Z">
            <w:rPr>
              <w:color w:val="0000FF"/>
            </w:rPr>
          </w:rPrChange>
        </w:rPr>
        <w:t>void</w:t>
      </w:r>
      <w:r w:rsidRPr="00EC76D5">
        <w:t xml:space="preserve"> ExitFunction(</w:t>
      </w:r>
      <w:r w:rsidRPr="00EC76D5">
        <w:rPr>
          <w:color w:val="000000" w:themeColor="text1"/>
          <w:rPrChange w:id="601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0" w:name="_Toc323656733"/>
      <w:bookmarkStart w:id="6021" w:name="_Toc324085471"/>
      <w:bookmarkStart w:id="6022" w:name="_Toc383781123"/>
      <w:bookmarkStart w:id="6023" w:name="_Ref383865473"/>
      <w:bookmarkStart w:id="6024" w:name="_Ref383865556"/>
      <w:bookmarkStart w:id="6025" w:name="_Toc481936523"/>
      <w:r w:rsidRPr="00EC76D5">
        <w:t>Searching and Sorting</w:t>
      </w:r>
      <w:bookmarkEnd w:id="6020"/>
      <w:bookmarkEnd w:id="6021"/>
      <w:bookmarkEnd w:id="6022"/>
      <w:bookmarkEnd w:id="6023"/>
      <w:bookmarkEnd w:id="6024"/>
      <w:bookmarkEnd w:id="602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7" w:author="Stefan Björnander" w:date="2012-05-06T21:51:00Z">
            <w:rPr>
              <w:color w:val="0000FF"/>
            </w:rPr>
          </w:rPrChange>
        </w:rPr>
        <w:t>int</w:t>
      </w:r>
      <w:r w:rsidRPr="00EC76D5">
        <w:t xml:space="preserve"> CompareIntegers(</w:t>
      </w:r>
      <w:r w:rsidRPr="00EC76D5">
        <w:rPr>
          <w:color w:val="000000" w:themeColor="text1"/>
          <w:rPrChange w:id="6028" w:author="Stefan Björnander" w:date="2012-05-06T21:51:00Z">
            <w:rPr>
              <w:color w:val="0000FF"/>
            </w:rPr>
          </w:rPrChange>
        </w:rPr>
        <w:t>const</w:t>
      </w:r>
      <w:r w:rsidRPr="00EC76D5">
        <w:t xml:space="preserve"> </w:t>
      </w:r>
      <w:r w:rsidRPr="00EC76D5">
        <w:rPr>
          <w:color w:val="000000" w:themeColor="text1"/>
          <w:rPrChange w:id="6029" w:author="Stefan Björnander" w:date="2012-05-06T21:51:00Z">
            <w:rPr>
              <w:color w:val="0000FF"/>
            </w:rPr>
          </w:rPrChange>
        </w:rPr>
        <w:t>int</w:t>
      </w:r>
      <w:r w:rsidRPr="00EC76D5">
        <w:t xml:space="preserve">* intPtr1, </w:t>
      </w:r>
      <w:r w:rsidRPr="00EC76D5">
        <w:rPr>
          <w:color w:val="000000" w:themeColor="text1"/>
          <w:rPrChange w:id="6030" w:author="Stefan Björnander" w:date="2012-05-06T21:51:00Z">
            <w:rPr>
              <w:color w:val="0000FF"/>
            </w:rPr>
          </w:rPrChange>
        </w:rPr>
        <w:t>const</w:t>
      </w:r>
      <w:r w:rsidRPr="00EC76D5">
        <w:t xml:space="preserve"> </w:t>
      </w:r>
      <w:r w:rsidRPr="00EC76D5">
        <w:rPr>
          <w:color w:val="000000" w:themeColor="text1"/>
          <w:rPrChange w:id="603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0" w:name="_Toc323656734"/>
      <w:bookmarkStart w:id="6041" w:name="_Toc324085472"/>
      <w:bookmarkStart w:id="6042" w:name="_Toc383781124"/>
      <w:bookmarkStart w:id="6043" w:name="_Toc481936524"/>
      <w:r w:rsidRPr="00EC76D5">
        <w:t xml:space="preserve">Functions with </w:t>
      </w:r>
      <w:bookmarkStart w:id="6044" w:name="_Toc320485620"/>
      <w:r w:rsidRPr="00EC76D5">
        <w:t>Variable Number of Parameters</w:t>
      </w:r>
      <w:bookmarkEnd w:id="6040"/>
      <w:bookmarkEnd w:id="6041"/>
      <w:bookmarkEnd w:id="6042"/>
      <w:bookmarkEnd w:id="6043"/>
      <w:bookmarkEnd w:id="604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5" w:name="_Toc323656735"/>
      <w:bookmarkStart w:id="6046" w:name="_Toc324085473"/>
      <w:bookmarkStart w:id="6047" w:name="_Toc383781125"/>
      <w:bookmarkStart w:id="6048" w:name="_Toc481936525"/>
      <w:r w:rsidRPr="00EC76D5">
        <w:t>String Management</w:t>
      </w:r>
      <w:bookmarkEnd w:id="6045"/>
      <w:bookmarkEnd w:id="6046"/>
      <w:bookmarkEnd w:id="6047"/>
      <w:bookmarkEnd w:id="604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9" w:author="Stefan Björnander" w:date="2012-05-06T21:51:00Z">
            <w:rPr>
              <w:color w:val="0000FF"/>
            </w:rPr>
          </w:rPrChange>
        </w:rPr>
        <w:t>int</w:t>
      </w:r>
      <w:r w:rsidRPr="00EC76D5">
        <w:t xml:space="preserve"> FirstIndexOf(char s[], </w:t>
      </w:r>
      <w:r w:rsidRPr="00EC76D5">
        <w:rPr>
          <w:color w:val="000000" w:themeColor="text1"/>
          <w:rPrChange w:id="605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1" w:author="Stefan Björnander" w:date="2012-05-06T21:51:00Z">
            <w:rPr>
              <w:color w:val="0000FF"/>
            </w:rPr>
          </w:rPrChange>
        </w:rPr>
        <w:t>int</w:t>
      </w:r>
      <w:r w:rsidRPr="00EC76D5">
        <w:t xml:space="preserve"> LastIndexOf(</w:t>
      </w:r>
      <w:r w:rsidRPr="00EC76D5">
        <w:rPr>
          <w:color w:val="000000" w:themeColor="text1"/>
          <w:rPrChange w:id="6052" w:author="Stefan Björnander" w:date="2012-05-06T21:51:00Z">
            <w:rPr>
              <w:color w:val="0000FF"/>
            </w:rPr>
          </w:rPrChange>
        </w:rPr>
        <w:t>char</w:t>
      </w:r>
      <w:r w:rsidRPr="00EC76D5">
        <w:t xml:space="preserve"> s[], </w:t>
      </w:r>
      <w:r w:rsidRPr="00EC76D5">
        <w:rPr>
          <w:color w:val="000000" w:themeColor="text1"/>
          <w:rPrChange w:id="605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4" w:author="Stefan Björnander" w:date="2012-05-06T21:51:00Z">
            <w:rPr>
              <w:color w:val="A31515"/>
            </w:rPr>
          </w:rPrChange>
        </w:rPr>
        <w:t>"Hello"</w:t>
      </w:r>
      <w:r w:rsidRPr="00EC76D5">
        <w:t xml:space="preserve">, s2[] = </w:t>
      </w:r>
      <w:r w:rsidRPr="00EC76D5">
        <w:rPr>
          <w:color w:val="000000" w:themeColor="text1"/>
          <w:rPrChange w:id="605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9" w:author="Stefan Björnander" w:date="2012-05-06T21:51:00Z">
            <w:rPr>
              <w:color w:val="0000FF"/>
            </w:rPr>
          </w:rPrChange>
        </w:rPr>
        <w:t>if</w:t>
      </w:r>
      <w:r w:rsidRPr="00EC76D5">
        <w:t xml:space="preserve"> (sscanf(s2, </w:t>
      </w:r>
      <w:r w:rsidRPr="00EC76D5">
        <w:rPr>
          <w:color w:val="000000" w:themeColor="text1"/>
          <w:rPrChange w:id="606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2" w:name="_Toc323656736"/>
      <w:bookmarkStart w:id="6063" w:name="_Toc324085474"/>
      <w:bookmarkStart w:id="6064" w:name="_Toc383781126"/>
      <w:bookmarkStart w:id="6065" w:name="_Toc481936526"/>
      <w:r w:rsidRPr="00EC76D5">
        <w:t>Memory Management</w:t>
      </w:r>
      <w:bookmarkEnd w:id="6062"/>
      <w:bookmarkEnd w:id="6063"/>
      <w:bookmarkEnd w:id="6064"/>
      <w:bookmarkEnd w:id="606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8" w:name="_Toc323656737"/>
      <w:bookmarkStart w:id="6069" w:name="_Toc324085475"/>
      <w:bookmarkStart w:id="6070" w:name="_Toc383781127"/>
      <w:bookmarkStart w:id="6071" w:name="_Toc481936527"/>
      <w:r w:rsidRPr="00EC76D5">
        <w:t>Mathematical Functions</w:t>
      </w:r>
      <w:bookmarkEnd w:id="6068"/>
      <w:bookmarkEnd w:id="6069"/>
      <w:bookmarkEnd w:id="6070"/>
      <w:bookmarkEnd w:id="607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2" w:name="_Toc320485615"/>
      <w:bookmarkStart w:id="6073" w:name="_Toc323656738"/>
      <w:bookmarkStart w:id="6074" w:name="_Toc324085476"/>
      <w:bookmarkStart w:id="6075" w:name="_Toc383781128"/>
      <w:bookmarkStart w:id="6076" w:name="_Toc481936528"/>
      <w:r w:rsidRPr="00EC76D5">
        <w:t>Long Jumps</w:t>
      </w:r>
      <w:bookmarkEnd w:id="6072"/>
      <w:bookmarkEnd w:id="6073"/>
      <w:bookmarkEnd w:id="6074"/>
      <w:bookmarkEnd w:id="6075"/>
      <w:bookmarkEnd w:id="607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7" w:name="_Toc323656739"/>
      <w:bookmarkStart w:id="6078" w:name="_Toc324085477"/>
      <w:bookmarkStart w:id="6079" w:name="_Toc383781129"/>
      <w:bookmarkStart w:id="6080" w:name="_Toc481936529"/>
      <w:r w:rsidRPr="00EC76D5">
        <w:t>Time</w:t>
      </w:r>
      <w:bookmarkEnd w:id="6077"/>
      <w:bookmarkEnd w:id="6078"/>
      <w:bookmarkEnd w:id="6079"/>
      <w:bookmarkEnd w:id="608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2" w:author="Stefan Björnander" w:date="2012-05-06T21:51:00Z">
            <w:rPr>
              <w:color w:val="A31515"/>
            </w:rPr>
          </w:rPrChange>
        </w:rPr>
        <w:t>"Feb"</w:t>
      </w:r>
      <w:r w:rsidRPr="00EC76D5">
        <w:t xml:space="preserve">, </w:t>
      </w:r>
      <w:r w:rsidRPr="00EC76D5">
        <w:rPr>
          <w:color w:val="000000" w:themeColor="text1"/>
          <w:rPrChange w:id="6083" w:author="Stefan Björnander" w:date="2012-05-06T21:51:00Z">
            <w:rPr>
              <w:color w:val="A31515"/>
            </w:rPr>
          </w:rPrChange>
        </w:rPr>
        <w:t>"Mar"</w:t>
      </w:r>
      <w:r w:rsidRPr="00EC76D5">
        <w:t xml:space="preserve">, </w:t>
      </w:r>
      <w:r w:rsidRPr="00EC76D5">
        <w:rPr>
          <w:color w:val="000000" w:themeColor="text1"/>
          <w:rPrChange w:id="608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5" w:author="Stefan Björnander" w:date="2012-05-06T21:51:00Z">
            <w:rPr>
              <w:color w:val="A31515"/>
            </w:rPr>
          </w:rPrChange>
        </w:rPr>
        <w:t>"Jun"</w:t>
      </w:r>
      <w:r w:rsidRPr="00EC76D5">
        <w:t xml:space="preserve">, </w:t>
      </w:r>
      <w:r w:rsidRPr="00EC76D5">
        <w:rPr>
          <w:color w:val="000000" w:themeColor="text1"/>
          <w:rPrChange w:id="6086" w:author="Stefan Björnander" w:date="2012-05-06T21:51:00Z">
            <w:rPr>
              <w:color w:val="A31515"/>
            </w:rPr>
          </w:rPrChange>
        </w:rPr>
        <w:t>"Jul"</w:t>
      </w:r>
      <w:r w:rsidRPr="00EC76D5">
        <w:t xml:space="preserve">, </w:t>
      </w:r>
      <w:r w:rsidRPr="00EC76D5">
        <w:rPr>
          <w:color w:val="000000" w:themeColor="text1"/>
          <w:rPrChange w:id="608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8" w:author="Stefan Björnander" w:date="2012-05-06T21:51:00Z">
            <w:rPr>
              <w:color w:val="A31515"/>
            </w:rPr>
          </w:rPrChange>
        </w:rPr>
        <w:t>"Oct"</w:t>
      </w:r>
      <w:r w:rsidRPr="00EC76D5">
        <w:t xml:space="preserve">, </w:t>
      </w:r>
      <w:r w:rsidRPr="00EC76D5">
        <w:rPr>
          <w:color w:val="000000" w:themeColor="text1"/>
          <w:rPrChange w:id="6089" w:author="Stefan Björnander" w:date="2012-05-06T21:51:00Z">
            <w:rPr>
              <w:color w:val="A31515"/>
            </w:rPr>
          </w:rPrChange>
        </w:rPr>
        <w:t>"Nov"</w:t>
      </w:r>
      <w:r w:rsidRPr="00EC76D5">
        <w:t>,</w:t>
      </w:r>
      <w:r w:rsidRPr="00EC76D5">
        <w:rPr>
          <w:color w:val="000000" w:themeColor="text1"/>
          <w:rPrChange w:id="609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1" w:author="Stefan Björnander" w:date="2012-05-06T21:51:00Z">
            <w:rPr>
              <w:color w:val="A31515"/>
            </w:rPr>
          </w:rPrChange>
        </w:rPr>
        <w:t>"Mon"</w:t>
      </w:r>
      <w:r w:rsidRPr="00EC76D5">
        <w:t xml:space="preserve">, </w:t>
      </w:r>
      <w:r w:rsidRPr="00EC76D5">
        <w:rPr>
          <w:color w:val="000000" w:themeColor="text1"/>
          <w:rPrChange w:id="6092" w:author="Stefan Björnander" w:date="2012-05-06T21:51:00Z">
            <w:rPr>
              <w:color w:val="A31515"/>
            </w:rPr>
          </w:rPrChange>
        </w:rPr>
        <w:t>"Tue"</w:t>
      </w:r>
      <w:r w:rsidRPr="00EC76D5">
        <w:t xml:space="preserve">, </w:t>
      </w:r>
      <w:r w:rsidRPr="00EC76D5">
        <w:rPr>
          <w:color w:val="000000" w:themeColor="text1"/>
          <w:rPrChange w:id="609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4" w:author="Stefan Björnander" w:date="2012-05-06T21:51:00Z">
            <w:rPr>
              <w:color w:val="A31515"/>
            </w:rPr>
          </w:rPrChange>
        </w:rPr>
        <w:t>"Fri"</w:t>
      </w:r>
      <w:r w:rsidRPr="00EC76D5">
        <w:t xml:space="preserve">, </w:t>
      </w:r>
      <w:r w:rsidRPr="00EC76D5">
        <w:rPr>
          <w:color w:val="000000" w:themeColor="text1"/>
          <w:rPrChange w:id="609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9" w:name="_Toc323656740"/>
      <w:bookmarkStart w:id="6100" w:name="_Toc324085478"/>
      <w:bookmarkStart w:id="6101" w:name="_Toc383781130"/>
      <w:bookmarkStart w:id="6102" w:name="_Toc481936530"/>
      <w:r w:rsidRPr="00EC76D5">
        <w:t>Random Numbers</w:t>
      </w:r>
      <w:bookmarkEnd w:id="6099"/>
      <w:bookmarkEnd w:id="6100"/>
      <w:bookmarkEnd w:id="6101"/>
      <w:bookmarkEnd w:id="6102"/>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6" w:name="_Toc323656741"/>
      <w:bookmarkStart w:id="6107" w:name="_Toc324085479"/>
      <w:bookmarkStart w:id="6108" w:name="_Toc383781131"/>
      <w:bookmarkStart w:id="6109" w:name="_Toc481936531"/>
      <w:r w:rsidRPr="00EC76D5">
        <w:t>Limits of Integral and Floating Types</w:t>
      </w:r>
      <w:bookmarkEnd w:id="6106"/>
      <w:bookmarkEnd w:id="6107"/>
      <w:bookmarkEnd w:id="6108"/>
      <w:bookmarkEnd w:id="610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0" w:name="_Toc323656742"/>
      <w:bookmarkStart w:id="6111" w:name="_Toc324085480"/>
      <w:bookmarkStart w:id="6112" w:name="_Toc383781132"/>
      <w:bookmarkStart w:id="6113" w:name="_Toc481936532"/>
      <w:r w:rsidRPr="00EC76D5">
        <w:t>Character Functions</w:t>
      </w:r>
      <w:bookmarkEnd w:id="6110"/>
      <w:bookmarkEnd w:id="6111"/>
      <w:bookmarkEnd w:id="6112"/>
      <w:bookmarkEnd w:id="611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5"/>
            <w:commentRangeStart w:id="6116"/>
            <w:r w:rsidRPr="00EC76D5">
              <w:rPr>
                <w:b/>
                <w:sz w:val="21"/>
                <w:szCs w:val="21"/>
              </w:rPr>
              <w:t>Isalnum</w:t>
            </w:r>
            <w:commentRangeEnd w:id="6115"/>
            <w:r w:rsidR="00166455" w:rsidRPr="00EC76D5">
              <w:rPr>
                <w:rStyle w:val="Kommentarsreferens"/>
                <w:rFonts w:eastAsia="Times New Roman" w:cs="Times New Roman"/>
              </w:rPr>
              <w:commentReference w:id="6115"/>
            </w:r>
            <w:commentRangeEnd w:id="6116"/>
            <w:r w:rsidR="00166455" w:rsidRPr="00EC76D5">
              <w:rPr>
                <w:rStyle w:val="Kommentarsreferens"/>
                <w:rFonts w:eastAsia="Times New Roman" w:cs="Times New Roman"/>
              </w:rPr>
              <w:commentReference w:id="611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7" w:name="_Toc323656743"/>
      <w:bookmarkStart w:id="6118" w:name="_Toc324085481"/>
      <w:bookmarkStart w:id="6119" w:name="_Toc383781133"/>
      <w:bookmarkStart w:id="6120" w:name="_Toc481936533"/>
      <w:r w:rsidRPr="00EC76D5">
        <w:t>Further Reading</w:t>
      </w:r>
      <w:bookmarkEnd w:id="6000"/>
      <w:bookmarkEnd w:id="6117"/>
      <w:bookmarkEnd w:id="6118"/>
      <w:bookmarkEnd w:id="6119"/>
      <w:bookmarkEnd w:id="612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1" w:name="_Toc481936534"/>
      <w:r w:rsidRPr="00EC76D5">
        <w:lastRenderedPageBreak/>
        <w:t>A Crash Course in Java</w:t>
      </w:r>
      <w:bookmarkEnd w:id="6121"/>
    </w:p>
    <w:p w14:paraId="6ED6B355" w14:textId="77777777" w:rsidR="00F03D06" w:rsidRPr="00EC76D5" w:rsidRDefault="00F03D06" w:rsidP="00F03D06">
      <w:pPr>
        <w:pStyle w:val="Rubrik1"/>
        <w:numPr>
          <w:ilvl w:val="0"/>
          <w:numId w:val="0"/>
        </w:numPr>
        <w:ind w:left="720" w:hanging="720"/>
      </w:pPr>
      <w:bookmarkStart w:id="6122" w:name="_Toc481936535"/>
      <w:r w:rsidRPr="00EC76D5">
        <w:lastRenderedPageBreak/>
        <w:t>Foreword</w:t>
      </w:r>
      <w:bookmarkEnd w:id="612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E1A81" w:rsidRDefault="002E1A81" w:rsidP="005F7461">
                              <w:pPr>
                                <w:spacing w:before="60" w:after="0"/>
                                <w:jc w:val="center"/>
                                <w:rPr>
                                  <w:lang w:val="sv-SE"/>
                                </w:rPr>
                              </w:pPr>
                              <w:r>
                                <w:rPr>
                                  <w:lang w:val="sv-SE"/>
                                </w:rPr>
                                <w:t>Preprocessor</w:t>
                              </w:r>
                            </w:p>
                            <w:p w14:paraId="04F32221" w14:textId="77777777" w:rsidR="002E1A81" w:rsidRPr="00C7380D" w:rsidRDefault="002E1A8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E1A81" w:rsidRPr="008541FD" w:rsidRDefault="002E1A81" w:rsidP="005F7461">
                              <w:pPr>
                                <w:spacing w:before="60" w:after="0"/>
                                <w:jc w:val="center"/>
                              </w:pPr>
                              <w:r w:rsidRPr="008541FD">
                                <w:t>Source</w:t>
                              </w:r>
                              <w:r>
                                <w:t xml:space="preserve"> </w:t>
                              </w:r>
                              <w:r w:rsidRPr="008541FD">
                                <w:t>Code</w:t>
                              </w:r>
                            </w:p>
                            <w:p w14:paraId="4FCEAC5C" w14:textId="77777777" w:rsidR="002E1A81" w:rsidRDefault="002E1A8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E1A81" w:rsidRDefault="002E1A8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E1A81" w:rsidRDefault="002E1A81" w:rsidP="005F7461">
                              <w:pPr>
                                <w:pStyle w:val="Normalwebb"/>
                                <w:spacing w:before="60" w:line="256" w:lineRule="auto"/>
                                <w:jc w:val="center"/>
                              </w:pPr>
                              <w:r>
                                <w:rPr>
                                  <w:rFonts w:eastAsia="Calibri"/>
                                  <w:sz w:val="22"/>
                                  <w:szCs w:val="22"/>
                                  <w:lang w:val="en-US"/>
                                </w:rPr>
                                <w:t>Processed Code</w:t>
                              </w:r>
                            </w:p>
                            <w:p w14:paraId="14142DBC" w14:textId="77777777" w:rsidR="002E1A81" w:rsidRDefault="002E1A8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E1A81" w:rsidRDefault="002E1A8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E1A81" w:rsidRDefault="002E1A81" w:rsidP="005F7461">
                              <w:pPr>
                                <w:pStyle w:val="Normalwebb"/>
                                <w:spacing w:before="60" w:line="254" w:lineRule="auto"/>
                                <w:jc w:val="center"/>
                              </w:pPr>
                              <w:r>
                                <w:rPr>
                                  <w:rFonts w:eastAsia="Calibri"/>
                                  <w:sz w:val="22"/>
                                  <w:szCs w:val="22"/>
                                  <w:lang w:val="en-US"/>
                                </w:rPr>
                                <w:t>Syntax Tree</w:t>
                              </w:r>
                            </w:p>
                            <w:p w14:paraId="070DB26E"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E1A81" w:rsidRDefault="002E1A8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E1A81" w:rsidRDefault="002E1A81" w:rsidP="005F7461">
                              <w:pPr>
                                <w:pStyle w:val="Normalwebb"/>
                                <w:spacing w:before="60" w:line="252" w:lineRule="auto"/>
                                <w:jc w:val="center"/>
                              </w:pPr>
                              <w:r>
                                <w:rPr>
                                  <w:rFonts w:eastAsia="Calibri"/>
                                  <w:sz w:val="22"/>
                                  <w:szCs w:val="22"/>
                                  <w:lang w:val="en-US"/>
                                </w:rPr>
                                <w:t>Optimized Syntax Tree</w:t>
                              </w:r>
                            </w:p>
                            <w:p w14:paraId="3315953C"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E1A81" w:rsidRDefault="002E1A8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E1A81" w:rsidRDefault="002E1A81" w:rsidP="005F7461">
                              <w:pPr>
                                <w:pStyle w:val="Normalwebb"/>
                                <w:spacing w:before="60" w:line="252" w:lineRule="auto"/>
                                <w:jc w:val="center"/>
                              </w:pPr>
                              <w:r>
                                <w:rPr>
                                  <w:rFonts w:eastAsia="Calibri"/>
                                  <w:sz w:val="22"/>
                                  <w:szCs w:val="22"/>
                                  <w:lang w:val="en-US"/>
                                </w:rPr>
                                <w:t>Middle Code List</w:t>
                              </w:r>
                            </w:p>
                            <w:p w14:paraId="321C1BE9"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E1A81" w:rsidRDefault="002E1A81" w:rsidP="005F7461">
                              <w:pPr>
                                <w:pStyle w:val="Normalwebb"/>
                                <w:spacing w:before="60" w:line="252" w:lineRule="auto"/>
                                <w:jc w:val="center"/>
                              </w:pPr>
                              <w:r>
                                <w:rPr>
                                  <w:rFonts w:eastAsia="Calibri"/>
                                  <w:sz w:val="22"/>
                                  <w:szCs w:val="22"/>
                                  <w:lang w:val="en-US"/>
                                </w:rPr>
                                <w:t>Optimized Middle Code List</w:t>
                              </w:r>
                            </w:p>
                            <w:p w14:paraId="4CF9CB98" w14:textId="77777777" w:rsidR="002E1A81" w:rsidRDefault="002E1A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E1A81" w:rsidRDefault="002E1A8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E1A81" w:rsidRDefault="002E1A8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E1A81" w:rsidRDefault="002E1A81" w:rsidP="005F7461">
                        <w:pPr>
                          <w:spacing w:before="60" w:after="0"/>
                          <w:jc w:val="center"/>
                          <w:rPr>
                            <w:lang w:val="sv-SE"/>
                          </w:rPr>
                        </w:pPr>
                        <w:r>
                          <w:rPr>
                            <w:lang w:val="sv-SE"/>
                          </w:rPr>
                          <w:t>Preprocessor</w:t>
                        </w:r>
                      </w:p>
                      <w:p w14:paraId="04F32221" w14:textId="77777777" w:rsidR="002E1A81" w:rsidRPr="00C7380D" w:rsidRDefault="002E1A81"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E1A81" w:rsidRPr="008541FD" w:rsidRDefault="002E1A81" w:rsidP="005F7461">
                        <w:pPr>
                          <w:spacing w:before="60" w:after="0"/>
                          <w:jc w:val="center"/>
                        </w:pPr>
                        <w:r w:rsidRPr="008541FD">
                          <w:t>Source</w:t>
                        </w:r>
                        <w:r>
                          <w:t xml:space="preserve"> </w:t>
                        </w:r>
                        <w:r w:rsidRPr="008541FD">
                          <w:t>Code</w:t>
                        </w:r>
                      </w:p>
                      <w:p w14:paraId="4FCEAC5C" w14:textId="77777777" w:rsidR="002E1A81" w:rsidRDefault="002E1A81"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E1A81" w:rsidRDefault="002E1A81"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E1A81" w:rsidRDefault="002E1A81" w:rsidP="005F7461">
                        <w:pPr>
                          <w:pStyle w:val="Normalwebb"/>
                          <w:spacing w:before="60" w:line="256" w:lineRule="auto"/>
                          <w:jc w:val="center"/>
                        </w:pPr>
                        <w:r>
                          <w:rPr>
                            <w:rFonts w:eastAsia="Calibri"/>
                            <w:sz w:val="22"/>
                            <w:szCs w:val="22"/>
                            <w:lang w:val="en-US"/>
                          </w:rPr>
                          <w:t>Processed Code</w:t>
                        </w:r>
                      </w:p>
                      <w:p w14:paraId="14142DBC" w14:textId="77777777" w:rsidR="002E1A81" w:rsidRDefault="002E1A81"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E1A81" w:rsidRDefault="002E1A81"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E1A81" w:rsidRDefault="002E1A81" w:rsidP="005F7461">
                        <w:pPr>
                          <w:pStyle w:val="Normalwebb"/>
                          <w:spacing w:before="60" w:line="254" w:lineRule="auto"/>
                          <w:jc w:val="center"/>
                        </w:pPr>
                        <w:r>
                          <w:rPr>
                            <w:rFonts w:eastAsia="Calibri"/>
                            <w:sz w:val="22"/>
                            <w:szCs w:val="22"/>
                            <w:lang w:val="en-US"/>
                          </w:rPr>
                          <w:t>Syntax Tree</w:t>
                        </w:r>
                      </w:p>
                      <w:p w14:paraId="070DB26E"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E1A81" w:rsidRDefault="002E1A81"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E1A81" w:rsidRDefault="002E1A81" w:rsidP="005F7461">
                        <w:pPr>
                          <w:pStyle w:val="Normalwebb"/>
                          <w:spacing w:before="60" w:line="252" w:lineRule="auto"/>
                          <w:jc w:val="center"/>
                        </w:pPr>
                        <w:r>
                          <w:rPr>
                            <w:rFonts w:eastAsia="Calibri"/>
                            <w:sz w:val="22"/>
                            <w:szCs w:val="22"/>
                            <w:lang w:val="en-US"/>
                          </w:rPr>
                          <w:t>Optimized Syntax Tree</w:t>
                        </w:r>
                      </w:p>
                      <w:p w14:paraId="3315953C"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E1A81" w:rsidRDefault="002E1A81"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E1A81" w:rsidRDefault="002E1A81" w:rsidP="005F7461">
                        <w:pPr>
                          <w:pStyle w:val="Normalwebb"/>
                          <w:spacing w:before="60" w:line="252" w:lineRule="auto"/>
                          <w:jc w:val="center"/>
                        </w:pPr>
                        <w:r>
                          <w:rPr>
                            <w:rFonts w:eastAsia="Calibri"/>
                            <w:sz w:val="22"/>
                            <w:szCs w:val="22"/>
                            <w:lang w:val="en-US"/>
                          </w:rPr>
                          <w:t>Middle Code List</w:t>
                        </w:r>
                      </w:p>
                      <w:p w14:paraId="321C1BE9"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E1A81" w:rsidRDefault="002E1A81" w:rsidP="005F7461">
                        <w:pPr>
                          <w:pStyle w:val="Normalwebb"/>
                          <w:spacing w:before="60" w:line="252" w:lineRule="auto"/>
                          <w:jc w:val="center"/>
                        </w:pPr>
                        <w:r>
                          <w:rPr>
                            <w:rFonts w:eastAsia="Calibri"/>
                            <w:sz w:val="22"/>
                            <w:szCs w:val="22"/>
                            <w:lang w:val="en-US"/>
                          </w:rPr>
                          <w:t>Optimized Middle Code List</w:t>
                        </w:r>
                      </w:p>
                      <w:p w14:paraId="4CF9CB98" w14:textId="77777777" w:rsidR="002E1A81" w:rsidRDefault="002E1A81"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E1A81" w:rsidRDefault="002E1A81"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E1A81" w:rsidRDefault="002E1A81"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E1A81" w:rsidRDefault="002E1A81" w:rsidP="006F14D0">
                              <w:pPr>
                                <w:spacing w:before="60" w:after="0"/>
                                <w:jc w:val="center"/>
                                <w:rPr>
                                  <w:lang w:val="sv-SE"/>
                                </w:rPr>
                              </w:pPr>
                              <w:r>
                                <w:rPr>
                                  <w:lang w:val="sv-SE"/>
                                </w:rPr>
                                <w:t>Preprocessor</w:t>
                              </w:r>
                            </w:p>
                            <w:p w14:paraId="2CD90E0F" w14:textId="77777777" w:rsidR="002E1A81" w:rsidRPr="00C7380D" w:rsidRDefault="002E1A8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E1A81" w:rsidRPr="008541FD" w:rsidRDefault="002E1A81" w:rsidP="006F14D0">
                              <w:pPr>
                                <w:spacing w:before="60" w:after="0"/>
                                <w:jc w:val="center"/>
                              </w:pPr>
                              <w:r w:rsidRPr="008541FD">
                                <w:t>Source</w:t>
                              </w:r>
                              <w:r>
                                <w:t xml:space="preserve"> </w:t>
                              </w:r>
                              <w:r w:rsidRPr="008541FD">
                                <w:t>Code</w:t>
                              </w:r>
                            </w:p>
                            <w:p w14:paraId="1314F231" w14:textId="77777777" w:rsidR="002E1A81" w:rsidRDefault="002E1A8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E1A81" w:rsidRDefault="002E1A8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E1A81" w:rsidRDefault="002E1A81" w:rsidP="006F14D0">
                              <w:pPr>
                                <w:pStyle w:val="Normalwebb"/>
                                <w:spacing w:before="60" w:line="256" w:lineRule="auto"/>
                                <w:jc w:val="center"/>
                              </w:pPr>
                              <w:r>
                                <w:rPr>
                                  <w:rFonts w:eastAsia="Calibri"/>
                                  <w:sz w:val="22"/>
                                  <w:szCs w:val="22"/>
                                  <w:lang w:val="en-US"/>
                                </w:rPr>
                                <w:t>Processed Code</w:t>
                              </w:r>
                            </w:p>
                            <w:p w14:paraId="705B7689" w14:textId="77777777" w:rsidR="002E1A81" w:rsidRDefault="002E1A8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E1A81" w:rsidRDefault="002E1A8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E1A81" w:rsidRDefault="002E1A81" w:rsidP="006F14D0">
                              <w:pPr>
                                <w:pStyle w:val="Normalwebb"/>
                                <w:spacing w:before="60" w:line="254" w:lineRule="auto"/>
                                <w:jc w:val="center"/>
                              </w:pPr>
                              <w:r>
                                <w:rPr>
                                  <w:rFonts w:eastAsia="Calibri"/>
                                  <w:sz w:val="22"/>
                                  <w:szCs w:val="22"/>
                                  <w:lang w:val="en-US"/>
                                </w:rPr>
                                <w:t>Syntax Tree</w:t>
                              </w:r>
                            </w:p>
                            <w:p w14:paraId="20988EE2"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E1A81" w:rsidRDefault="002E1A8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E1A81" w:rsidRDefault="002E1A81" w:rsidP="006F14D0">
                              <w:pPr>
                                <w:pStyle w:val="Normalwebb"/>
                                <w:spacing w:before="60" w:line="252" w:lineRule="auto"/>
                                <w:jc w:val="center"/>
                              </w:pPr>
                              <w:r>
                                <w:rPr>
                                  <w:rFonts w:eastAsia="Calibri"/>
                                  <w:sz w:val="22"/>
                                  <w:szCs w:val="22"/>
                                  <w:lang w:val="en-US"/>
                                </w:rPr>
                                <w:t>Optimized Syntax Tree</w:t>
                              </w:r>
                            </w:p>
                            <w:p w14:paraId="35223DB0"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E1A81" w:rsidRDefault="002E1A8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E1A81" w:rsidRDefault="002E1A81" w:rsidP="006F14D0">
                              <w:pPr>
                                <w:pStyle w:val="Normalwebb"/>
                                <w:spacing w:before="60" w:line="252" w:lineRule="auto"/>
                                <w:jc w:val="center"/>
                              </w:pPr>
                              <w:r>
                                <w:rPr>
                                  <w:rFonts w:eastAsia="Calibri"/>
                                  <w:sz w:val="22"/>
                                  <w:szCs w:val="22"/>
                                  <w:lang w:val="en-US"/>
                                </w:rPr>
                                <w:t>Middle Code List</w:t>
                              </w:r>
                            </w:p>
                            <w:p w14:paraId="5410A942"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E1A81" w:rsidRDefault="002E1A81" w:rsidP="006F14D0">
                              <w:pPr>
                                <w:pStyle w:val="Normalwebb"/>
                                <w:spacing w:before="60" w:line="252" w:lineRule="auto"/>
                                <w:jc w:val="center"/>
                              </w:pPr>
                              <w:r>
                                <w:rPr>
                                  <w:rFonts w:eastAsia="Calibri"/>
                                  <w:sz w:val="22"/>
                                  <w:szCs w:val="22"/>
                                  <w:lang w:val="en-US"/>
                                </w:rPr>
                                <w:t>Optimized Middle Code List</w:t>
                              </w:r>
                            </w:p>
                            <w:p w14:paraId="36F7A1DE" w14:textId="77777777" w:rsidR="002E1A81" w:rsidRDefault="002E1A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E1A81" w:rsidRDefault="002E1A8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E1A81" w:rsidRDefault="002E1A8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E1A81" w:rsidRDefault="002E1A81" w:rsidP="006F14D0">
                        <w:pPr>
                          <w:spacing w:before="60" w:after="0"/>
                          <w:jc w:val="center"/>
                          <w:rPr>
                            <w:lang w:val="sv-SE"/>
                          </w:rPr>
                        </w:pPr>
                        <w:r>
                          <w:rPr>
                            <w:lang w:val="sv-SE"/>
                          </w:rPr>
                          <w:t>Preprocessor</w:t>
                        </w:r>
                      </w:p>
                      <w:p w14:paraId="2CD90E0F" w14:textId="77777777" w:rsidR="002E1A81" w:rsidRPr="00C7380D" w:rsidRDefault="002E1A81"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E1A81" w:rsidRPr="008541FD" w:rsidRDefault="002E1A81" w:rsidP="006F14D0">
                        <w:pPr>
                          <w:spacing w:before="60" w:after="0"/>
                          <w:jc w:val="center"/>
                        </w:pPr>
                        <w:r w:rsidRPr="008541FD">
                          <w:t>Source</w:t>
                        </w:r>
                        <w:r>
                          <w:t xml:space="preserve"> </w:t>
                        </w:r>
                        <w:r w:rsidRPr="008541FD">
                          <w:t>Code</w:t>
                        </w:r>
                      </w:p>
                      <w:p w14:paraId="1314F231" w14:textId="77777777" w:rsidR="002E1A81" w:rsidRDefault="002E1A81"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E1A81" w:rsidRDefault="002E1A81"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E1A81" w:rsidRDefault="002E1A81" w:rsidP="006F14D0">
                        <w:pPr>
                          <w:pStyle w:val="Normalwebb"/>
                          <w:spacing w:before="60" w:line="256" w:lineRule="auto"/>
                          <w:jc w:val="center"/>
                        </w:pPr>
                        <w:r>
                          <w:rPr>
                            <w:rFonts w:eastAsia="Calibri"/>
                            <w:sz w:val="22"/>
                            <w:szCs w:val="22"/>
                            <w:lang w:val="en-US"/>
                          </w:rPr>
                          <w:t>Processed Code</w:t>
                        </w:r>
                      </w:p>
                      <w:p w14:paraId="705B7689" w14:textId="77777777" w:rsidR="002E1A81" w:rsidRDefault="002E1A81"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E1A81" w:rsidRDefault="002E1A81"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E1A81" w:rsidRDefault="002E1A81" w:rsidP="006F14D0">
                        <w:pPr>
                          <w:pStyle w:val="Normalwebb"/>
                          <w:spacing w:before="60" w:line="254" w:lineRule="auto"/>
                          <w:jc w:val="center"/>
                        </w:pPr>
                        <w:r>
                          <w:rPr>
                            <w:rFonts w:eastAsia="Calibri"/>
                            <w:sz w:val="22"/>
                            <w:szCs w:val="22"/>
                            <w:lang w:val="en-US"/>
                          </w:rPr>
                          <w:t>Syntax Tree</w:t>
                        </w:r>
                      </w:p>
                      <w:p w14:paraId="20988EE2"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E1A81" w:rsidRDefault="002E1A81"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E1A81" w:rsidRDefault="002E1A81" w:rsidP="006F14D0">
                        <w:pPr>
                          <w:pStyle w:val="Normalwebb"/>
                          <w:spacing w:before="60" w:line="252" w:lineRule="auto"/>
                          <w:jc w:val="center"/>
                        </w:pPr>
                        <w:r>
                          <w:rPr>
                            <w:rFonts w:eastAsia="Calibri"/>
                            <w:sz w:val="22"/>
                            <w:szCs w:val="22"/>
                            <w:lang w:val="en-US"/>
                          </w:rPr>
                          <w:t>Optimized Syntax Tree</w:t>
                        </w:r>
                      </w:p>
                      <w:p w14:paraId="35223DB0"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E1A81" w:rsidRDefault="002E1A81"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E1A81" w:rsidRDefault="002E1A81" w:rsidP="006F14D0">
                        <w:pPr>
                          <w:pStyle w:val="Normalwebb"/>
                          <w:spacing w:before="60" w:line="252" w:lineRule="auto"/>
                          <w:jc w:val="center"/>
                        </w:pPr>
                        <w:r>
                          <w:rPr>
                            <w:rFonts w:eastAsia="Calibri"/>
                            <w:sz w:val="22"/>
                            <w:szCs w:val="22"/>
                            <w:lang w:val="en-US"/>
                          </w:rPr>
                          <w:t>Middle Code List</w:t>
                        </w:r>
                      </w:p>
                      <w:p w14:paraId="5410A942"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E1A81" w:rsidRDefault="002E1A81" w:rsidP="006F14D0">
                        <w:pPr>
                          <w:pStyle w:val="Normalwebb"/>
                          <w:spacing w:before="60" w:line="252" w:lineRule="auto"/>
                          <w:jc w:val="center"/>
                        </w:pPr>
                        <w:r>
                          <w:rPr>
                            <w:rFonts w:eastAsia="Calibri"/>
                            <w:sz w:val="22"/>
                            <w:szCs w:val="22"/>
                            <w:lang w:val="en-US"/>
                          </w:rPr>
                          <w:t>Optimized Middle Code List</w:t>
                        </w:r>
                      </w:p>
                      <w:p w14:paraId="36F7A1DE" w14:textId="77777777" w:rsidR="002E1A81" w:rsidRDefault="002E1A81"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E1A81" w:rsidRDefault="002E1A81"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E1A81" w:rsidRDefault="002E1A81"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5" w:author="Stefan Bjornander" w:date="2015-05-23T17:42:00Z" w:initials="SB">
    <w:p w14:paraId="7086E310" w14:textId="77777777" w:rsidR="002E1A81" w:rsidRDefault="002E1A81">
      <w:pPr>
        <w:pStyle w:val="Kommentarer"/>
      </w:pPr>
      <w:r>
        <w:rPr>
          <w:rStyle w:val="Kommentarsreferens"/>
        </w:rPr>
        <w:annotationRef/>
      </w:r>
    </w:p>
    <w:p w14:paraId="01C1DAD9" w14:textId="77777777" w:rsidR="002E1A81" w:rsidRDefault="0015106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6" w:author="Stefan Bjornander" w:date="2015-05-23T17:42:00Z" w:initials="SB">
    <w:p w14:paraId="04F55807" w14:textId="77777777" w:rsidR="002E1A81" w:rsidRDefault="002E1A81">
      <w:pPr>
        <w:pStyle w:val="Kommentarer"/>
      </w:pPr>
      <w:r>
        <w:rPr>
          <w:rStyle w:val="Kommentarsreferens"/>
        </w:rPr>
        <w:annotationRef/>
      </w:r>
    </w:p>
    <w:p w14:paraId="533EC9EE" w14:textId="77777777" w:rsidR="002E1A81" w:rsidRDefault="0015106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4BBFE" w14:textId="77777777" w:rsidR="00151061" w:rsidRDefault="00151061" w:rsidP="006C7309">
      <w:pPr>
        <w:spacing w:line="240" w:lineRule="auto"/>
      </w:pPr>
      <w:r>
        <w:separator/>
      </w:r>
    </w:p>
  </w:endnote>
  <w:endnote w:type="continuationSeparator" w:id="0">
    <w:p w14:paraId="18316E07" w14:textId="77777777" w:rsidR="00151061" w:rsidRDefault="0015106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7352" w14:textId="77777777" w:rsidR="00151061" w:rsidRDefault="00151061" w:rsidP="006C7309">
      <w:pPr>
        <w:spacing w:line="240" w:lineRule="auto"/>
      </w:pPr>
      <w:r>
        <w:separator/>
      </w:r>
    </w:p>
  </w:footnote>
  <w:footnote w:type="continuationSeparator" w:id="0">
    <w:p w14:paraId="61F28A92" w14:textId="77777777" w:rsidR="00151061" w:rsidRDefault="00151061" w:rsidP="006C7309">
      <w:pPr>
        <w:spacing w:line="240" w:lineRule="auto"/>
      </w:pPr>
      <w:r>
        <w:continuationSeparator/>
      </w:r>
    </w:p>
  </w:footnote>
  <w:footnote w:id="1">
    <w:p w14:paraId="073943A1" w14:textId="0E9731C3" w:rsidR="002E1A81" w:rsidRPr="00304E17" w:rsidRDefault="002E1A81">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2E1A81" w:rsidRPr="007E20F3" w:rsidRDefault="002E1A8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2E1A81" w:rsidRPr="00214B10" w:rsidRDefault="002E1A81"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2E1A81" w:rsidRPr="007E20F3" w:rsidRDefault="002E1A81"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2E1A81" w:rsidRPr="00E01F3C" w:rsidRDefault="002E1A81"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2E1A81" w:rsidRDefault="002E1A81"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2E1A81" w:rsidRPr="006646C9" w:rsidRDefault="002E1A81" w:rsidP="00E40B78">
      <w:pPr>
        <w:pStyle w:val="Code"/>
      </w:pPr>
      <w:r>
        <w:t>printf("int: %i, double %f", 123, 23.45);</w:t>
      </w:r>
    </w:p>
  </w:footnote>
  <w:footnote w:id="7">
    <w:p w14:paraId="185C09F4" w14:textId="77777777" w:rsidR="002E1A81" w:rsidRPr="00D93CD3" w:rsidRDefault="002E1A81"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2E1A81" w:rsidRPr="0041681A" w:rsidRDefault="002E1A81">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2E1A81" w:rsidRPr="008A39BB" w:rsidRDefault="002E1A81">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2E1A81" w:rsidRPr="00DB458B" w:rsidRDefault="002E1A8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2E1A81" w:rsidRDefault="002E1A81"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2E1A81" w:rsidRPr="00DB458B" w:rsidRDefault="002E1A81">
      <w:pPr>
        <w:pStyle w:val="Fotnotstext"/>
      </w:pPr>
    </w:p>
  </w:footnote>
  <w:footnote w:id="12">
    <w:p w14:paraId="6F2CD1AD" w14:textId="01D73667" w:rsidR="002E1A81" w:rsidRPr="00615CDB" w:rsidRDefault="002E1A81">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2E1A81" w:rsidRPr="00725EAE" w:rsidRDefault="002E1A8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2E1A81" w:rsidRPr="00B4576D" w:rsidRDefault="002E1A8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2E1A81" w:rsidRPr="00080A22" w:rsidRDefault="002E1A8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2E1A81" w:rsidRDefault="002E1A8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2E1A81" w:rsidRDefault="002E1A81" w:rsidP="00E80032">
      <w:pPr>
        <w:pStyle w:val="Code"/>
      </w:pPr>
      <w:r>
        <w:t>#define BOOL int</w:t>
      </w:r>
    </w:p>
    <w:p w14:paraId="5A8A6026" w14:textId="77777777" w:rsidR="002E1A81" w:rsidRDefault="002E1A81" w:rsidP="00E80032">
      <w:pPr>
        <w:pStyle w:val="Code"/>
      </w:pPr>
      <w:r>
        <w:t>#define TRUE 1</w:t>
      </w:r>
    </w:p>
    <w:p w14:paraId="09976B6C" w14:textId="77777777" w:rsidR="002E1A81" w:rsidRPr="00BF232B" w:rsidRDefault="002E1A81" w:rsidP="00E80032">
      <w:pPr>
        <w:pStyle w:val="Code"/>
      </w:pPr>
      <w:r>
        <w:t>#define FALSE 0</w:t>
      </w:r>
    </w:p>
  </w:footnote>
  <w:footnote w:id="17">
    <w:p w14:paraId="1100CB01" w14:textId="77777777" w:rsidR="002E1A81" w:rsidRDefault="002E1A8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2E1A81" w:rsidRDefault="002E1A81" w:rsidP="00E80032">
      <w:r>
        <w:rPr>
          <w:rStyle w:val="Fotnotsreferens"/>
        </w:rPr>
        <w:footnoteRef/>
      </w:r>
      <w:r>
        <w:t xml:space="preserve"> Depending of the compiler and its warning level settings.</w:t>
      </w:r>
    </w:p>
  </w:footnote>
  <w:footnote w:id="19">
    <w:p w14:paraId="3D554D37" w14:textId="77777777" w:rsidR="002E1A81" w:rsidRPr="004679D4" w:rsidRDefault="002E1A8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2E1A81" w:rsidRPr="00C03AB7" w:rsidRDefault="002E1A8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2E1A81" w:rsidRPr="000C5114" w:rsidRDefault="002E1A8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2E1A81" w:rsidRPr="002343ED" w:rsidRDefault="002E1A8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2E1A81" w:rsidRDefault="002E1A81" w:rsidP="00E80032">
      <w:r>
        <w:rPr>
          <w:rStyle w:val="Fotnotsreferens"/>
        </w:rPr>
        <w:footnoteRef/>
      </w:r>
      <w:r>
        <w:t xml:space="preserve"> However, we have no knowledge about the actual address; it may be 10,000 or anything else.</w:t>
      </w:r>
    </w:p>
  </w:footnote>
  <w:footnote w:id="24">
    <w:p w14:paraId="575EFDCD" w14:textId="77777777" w:rsidR="002E1A81" w:rsidRPr="009B0162" w:rsidRDefault="002E1A81"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2E1A81" w:rsidRDefault="002E1A8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2E1A81" w:rsidRDefault="002E1A8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2E1A81" w:rsidRPr="00E554CC" w:rsidRDefault="002E1A8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2E1A81" w:rsidRPr="00391B01" w:rsidRDefault="002E1A8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2E1A81" w:rsidRDefault="002E1A8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2E1A81" w:rsidRDefault="002E1A8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2E1A81" w:rsidRDefault="002E1A81" w:rsidP="00E80032">
      <w:r>
        <w:rPr>
          <w:rStyle w:val="Fotnotsreferens"/>
        </w:rPr>
        <w:footnoteRef/>
      </w:r>
      <w:r>
        <w:t xml:space="preserve"> There is no rational explanation, just accept it.</w:t>
      </w:r>
    </w:p>
  </w:footnote>
  <w:footnote w:id="32">
    <w:p w14:paraId="0B9FD0C4" w14:textId="77777777" w:rsidR="002E1A81" w:rsidRDefault="002E1A8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2E1A81" w:rsidRPr="00EF01A1" w:rsidRDefault="002E1A8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2E1A81" w:rsidRPr="008655EC" w:rsidRDefault="002E1A8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mwrAUAykHl8C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6E5"/>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D67"/>
    <w:rsid w:val="00150F3F"/>
    <w:rsid w:val="00151061"/>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4C35"/>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95A"/>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C32"/>
    <w:rsid w:val="00422EBA"/>
    <w:rsid w:val="00422FCD"/>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5AF"/>
    <w:rsid w:val="0042764E"/>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1CEF"/>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3EAF"/>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188"/>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2592"/>
    <w:rsid w:val="007D2D10"/>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6FBD"/>
    <w:rsid w:val="0080748B"/>
    <w:rsid w:val="00810376"/>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1AA1"/>
    <w:rsid w:val="00962128"/>
    <w:rsid w:val="00962E78"/>
    <w:rsid w:val="00963102"/>
    <w:rsid w:val="009631B5"/>
    <w:rsid w:val="009632A2"/>
    <w:rsid w:val="0096393C"/>
    <w:rsid w:val="0096394B"/>
    <w:rsid w:val="0096396E"/>
    <w:rsid w:val="00963DF4"/>
    <w:rsid w:val="00963E23"/>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2FD"/>
    <w:rsid w:val="00D11929"/>
    <w:rsid w:val="00D11A6C"/>
    <w:rsid w:val="00D11AF4"/>
    <w:rsid w:val="00D11CAB"/>
    <w:rsid w:val="00D11F4E"/>
    <w:rsid w:val="00D12094"/>
    <w:rsid w:val="00D1290D"/>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CC6"/>
    <w:rsid w:val="00D76F88"/>
    <w:rsid w:val="00D77411"/>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A6D"/>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D44"/>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F1"/>
    <w:rsid w:val="00DE0FEA"/>
    <w:rsid w:val="00DE11F8"/>
    <w:rsid w:val="00DE1350"/>
    <w:rsid w:val="00DE1619"/>
    <w:rsid w:val="00DE1632"/>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61C4"/>
    <w:rsid w:val="00FD63AD"/>
    <w:rsid w:val="00FD724E"/>
    <w:rsid w:val="00FD728E"/>
    <w:rsid w:val="00FD735B"/>
    <w:rsid w:val="00FD7397"/>
    <w:rsid w:val="00FD7E4D"/>
    <w:rsid w:val="00FD7E5F"/>
    <w:rsid w:val="00FD7FD5"/>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4F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AE3A1-8FB1-4B7B-A976-58E3BF5D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7035</TotalTime>
  <Pages>603</Pages>
  <Words>176332</Words>
  <Characters>934565</Characters>
  <Application>Microsoft Office Word</Application>
  <DocSecurity>0</DocSecurity>
  <Lines>7788</Lines>
  <Paragraphs>2217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1200</cp:revision>
  <cp:lastPrinted>2017-05-07T13:41:00Z</cp:lastPrinted>
  <dcterms:created xsi:type="dcterms:W3CDTF">2020-05-20T16:12:00Z</dcterms:created>
  <dcterms:modified xsi:type="dcterms:W3CDTF">2020-06-06T11:46:00Z</dcterms:modified>
</cp:coreProperties>
</file>