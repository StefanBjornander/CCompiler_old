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07D8296C"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16A0C3B4" w14:textId="206B9789"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30808F2F" w14:textId="7A24C5A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4F01B9CB" w14:textId="52A27E8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104171AC" w14:textId="67EDA3E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39B28D8E" w14:textId="1C43608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11ED51A9" w14:textId="4137F4F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8628866" w14:textId="54EEF33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717A03F" w14:textId="691EF76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406B8001" w14:textId="57E9FE73"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771A8E83" w14:textId="0050EEF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0DA23DC" w14:textId="7B58862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B9E9AE4" w14:textId="23BD5E0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EA91336" w14:textId="2A86ACF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752FE85" w14:textId="156F9B2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75FB108D" w14:textId="5A369C18"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3BB6E211" w14:textId="79B455C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846970">
              <w:rPr>
                <w:noProof/>
                <w:webHidden/>
              </w:rPr>
              <w:t>14</w:t>
            </w:r>
            <w:r w:rsidR="00846970">
              <w:rPr>
                <w:noProof/>
                <w:webHidden/>
              </w:rPr>
              <w:fldChar w:fldCharType="end"/>
            </w:r>
          </w:hyperlink>
        </w:p>
        <w:p w14:paraId="720B6EEE" w14:textId="37B148F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846970">
              <w:rPr>
                <w:noProof/>
                <w:webHidden/>
              </w:rPr>
              <w:t>16</w:t>
            </w:r>
            <w:r w:rsidR="00846970">
              <w:rPr>
                <w:noProof/>
                <w:webHidden/>
              </w:rPr>
              <w:fldChar w:fldCharType="end"/>
            </w:r>
          </w:hyperlink>
        </w:p>
        <w:p w14:paraId="3BAB889D" w14:textId="3E7A50B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846970">
              <w:rPr>
                <w:noProof/>
                <w:webHidden/>
              </w:rPr>
              <w:t>18</w:t>
            </w:r>
            <w:r w:rsidR="00846970">
              <w:rPr>
                <w:noProof/>
                <w:webHidden/>
              </w:rPr>
              <w:fldChar w:fldCharType="end"/>
            </w:r>
          </w:hyperlink>
        </w:p>
        <w:p w14:paraId="3EA4B518" w14:textId="37FCE43C" w:rsidR="00846970" w:rsidRDefault="00656A38">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4FC42D30" w14:textId="0A251CEE"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3406719D" w14:textId="48D87EE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846970">
              <w:rPr>
                <w:noProof/>
                <w:webHidden/>
              </w:rPr>
              <w:t>32</w:t>
            </w:r>
            <w:r w:rsidR="00846970">
              <w:rPr>
                <w:noProof/>
                <w:webHidden/>
              </w:rPr>
              <w:fldChar w:fldCharType="end"/>
            </w:r>
          </w:hyperlink>
        </w:p>
        <w:p w14:paraId="76417271" w14:textId="7A090BFA" w:rsidR="00846970" w:rsidRDefault="00656A38">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846970">
              <w:rPr>
                <w:noProof/>
                <w:webHidden/>
              </w:rPr>
              <w:t>33</w:t>
            </w:r>
            <w:r w:rsidR="00846970">
              <w:rPr>
                <w:noProof/>
                <w:webHidden/>
              </w:rPr>
              <w:fldChar w:fldCharType="end"/>
            </w:r>
          </w:hyperlink>
        </w:p>
        <w:p w14:paraId="47D05428" w14:textId="1953154C"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846970">
              <w:rPr>
                <w:noProof/>
                <w:webHidden/>
              </w:rPr>
              <w:t>36</w:t>
            </w:r>
            <w:r w:rsidR="00846970">
              <w:rPr>
                <w:noProof/>
                <w:webHidden/>
              </w:rPr>
              <w:fldChar w:fldCharType="end"/>
            </w:r>
          </w:hyperlink>
        </w:p>
        <w:p w14:paraId="1E396D28" w14:textId="66A63D91"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846970">
              <w:rPr>
                <w:noProof/>
                <w:webHidden/>
              </w:rPr>
              <w:t>38</w:t>
            </w:r>
            <w:r w:rsidR="00846970">
              <w:rPr>
                <w:noProof/>
                <w:webHidden/>
              </w:rPr>
              <w:fldChar w:fldCharType="end"/>
            </w:r>
          </w:hyperlink>
        </w:p>
        <w:p w14:paraId="1C1D5D38" w14:textId="1CA8F72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2D8DDDF9" w14:textId="259ACC7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36896EE0" w14:textId="46AED75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846970">
              <w:rPr>
                <w:noProof/>
                <w:webHidden/>
              </w:rPr>
              <w:t>45</w:t>
            </w:r>
            <w:r w:rsidR="00846970">
              <w:rPr>
                <w:noProof/>
                <w:webHidden/>
              </w:rPr>
              <w:fldChar w:fldCharType="end"/>
            </w:r>
          </w:hyperlink>
        </w:p>
        <w:p w14:paraId="516F63E9" w14:textId="2FB07F7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846970">
              <w:rPr>
                <w:noProof/>
                <w:webHidden/>
              </w:rPr>
              <w:t>51</w:t>
            </w:r>
            <w:r w:rsidR="00846970">
              <w:rPr>
                <w:noProof/>
                <w:webHidden/>
              </w:rPr>
              <w:fldChar w:fldCharType="end"/>
            </w:r>
          </w:hyperlink>
        </w:p>
        <w:p w14:paraId="3958C7FF" w14:textId="637FC9C8"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DFD6020" w14:textId="5E0F223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C5D60FA" w14:textId="0088D7E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846970">
              <w:rPr>
                <w:noProof/>
                <w:webHidden/>
              </w:rPr>
              <w:t>63</w:t>
            </w:r>
            <w:r w:rsidR="00846970">
              <w:rPr>
                <w:noProof/>
                <w:webHidden/>
              </w:rPr>
              <w:fldChar w:fldCharType="end"/>
            </w:r>
          </w:hyperlink>
        </w:p>
        <w:p w14:paraId="455E16E2" w14:textId="27FE276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846970">
              <w:rPr>
                <w:noProof/>
                <w:webHidden/>
              </w:rPr>
              <w:t>65</w:t>
            </w:r>
            <w:r w:rsidR="00846970">
              <w:rPr>
                <w:noProof/>
                <w:webHidden/>
              </w:rPr>
              <w:fldChar w:fldCharType="end"/>
            </w:r>
          </w:hyperlink>
        </w:p>
        <w:p w14:paraId="45A0C18E" w14:textId="635EDE4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846970">
              <w:rPr>
                <w:noProof/>
                <w:webHidden/>
              </w:rPr>
              <w:t>66</w:t>
            </w:r>
            <w:r w:rsidR="00846970">
              <w:rPr>
                <w:noProof/>
                <w:webHidden/>
              </w:rPr>
              <w:fldChar w:fldCharType="end"/>
            </w:r>
          </w:hyperlink>
        </w:p>
        <w:p w14:paraId="432E3C2D" w14:textId="00FEC42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5FC77126" w14:textId="4127D11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014CA0BD" w14:textId="4F6022A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846970">
              <w:rPr>
                <w:noProof/>
                <w:webHidden/>
              </w:rPr>
              <w:t>69</w:t>
            </w:r>
            <w:r w:rsidR="00846970">
              <w:rPr>
                <w:noProof/>
                <w:webHidden/>
              </w:rPr>
              <w:fldChar w:fldCharType="end"/>
            </w:r>
          </w:hyperlink>
        </w:p>
        <w:p w14:paraId="73BF35A5" w14:textId="7A70A59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846970">
              <w:rPr>
                <w:noProof/>
                <w:webHidden/>
              </w:rPr>
              <w:t>70</w:t>
            </w:r>
            <w:r w:rsidR="00846970">
              <w:rPr>
                <w:noProof/>
                <w:webHidden/>
              </w:rPr>
              <w:fldChar w:fldCharType="end"/>
            </w:r>
          </w:hyperlink>
        </w:p>
        <w:p w14:paraId="0979E39F" w14:textId="541C4D0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846970">
              <w:rPr>
                <w:noProof/>
                <w:webHidden/>
              </w:rPr>
              <w:t>71</w:t>
            </w:r>
            <w:r w:rsidR="00846970">
              <w:rPr>
                <w:noProof/>
                <w:webHidden/>
              </w:rPr>
              <w:fldChar w:fldCharType="end"/>
            </w:r>
          </w:hyperlink>
        </w:p>
        <w:p w14:paraId="241E0056" w14:textId="1099CEF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846970">
              <w:rPr>
                <w:noProof/>
                <w:webHidden/>
              </w:rPr>
              <w:t>72</w:t>
            </w:r>
            <w:r w:rsidR="00846970">
              <w:rPr>
                <w:noProof/>
                <w:webHidden/>
              </w:rPr>
              <w:fldChar w:fldCharType="end"/>
            </w:r>
          </w:hyperlink>
        </w:p>
        <w:p w14:paraId="2DFFB836" w14:textId="03FABD0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846970">
              <w:rPr>
                <w:noProof/>
                <w:webHidden/>
              </w:rPr>
              <w:t>73</w:t>
            </w:r>
            <w:r w:rsidR="00846970">
              <w:rPr>
                <w:noProof/>
                <w:webHidden/>
              </w:rPr>
              <w:fldChar w:fldCharType="end"/>
            </w:r>
          </w:hyperlink>
        </w:p>
        <w:p w14:paraId="464AC8B5" w14:textId="6DE6D74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846970">
              <w:rPr>
                <w:noProof/>
                <w:webHidden/>
              </w:rPr>
              <w:t>75</w:t>
            </w:r>
            <w:r w:rsidR="00846970">
              <w:rPr>
                <w:noProof/>
                <w:webHidden/>
              </w:rPr>
              <w:fldChar w:fldCharType="end"/>
            </w:r>
          </w:hyperlink>
        </w:p>
        <w:p w14:paraId="3E02A078" w14:textId="463AE36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846970">
              <w:rPr>
                <w:noProof/>
                <w:webHidden/>
              </w:rPr>
              <w:t>77</w:t>
            </w:r>
            <w:r w:rsidR="00846970">
              <w:rPr>
                <w:noProof/>
                <w:webHidden/>
              </w:rPr>
              <w:fldChar w:fldCharType="end"/>
            </w:r>
          </w:hyperlink>
        </w:p>
        <w:p w14:paraId="05D2F7D6" w14:textId="49B014C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097A70DC" w14:textId="56E2C7B3"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39487087" w14:textId="47BD261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2B11C542" w14:textId="1511AD5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63C94320" w14:textId="6112A20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3B210DC6" w14:textId="3FC11CE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7E1A3506" w14:textId="668E9628"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4E712E0D" w14:textId="1AF0816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670080C3" w14:textId="5AD1029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846970">
              <w:rPr>
                <w:noProof/>
                <w:webHidden/>
              </w:rPr>
              <w:t>82</w:t>
            </w:r>
            <w:r w:rsidR="00846970">
              <w:rPr>
                <w:noProof/>
                <w:webHidden/>
              </w:rPr>
              <w:fldChar w:fldCharType="end"/>
            </w:r>
          </w:hyperlink>
        </w:p>
        <w:p w14:paraId="1958A317" w14:textId="7F76E7B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846970">
              <w:rPr>
                <w:noProof/>
                <w:webHidden/>
              </w:rPr>
              <w:t>85</w:t>
            </w:r>
            <w:r w:rsidR="00846970">
              <w:rPr>
                <w:noProof/>
                <w:webHidden/>
              </w:rPr>
              <w:fldChar w:fldCharType="end"/>
            </w:r>
          </w:hyperlink>
        </w:p>
        <w:p w14:paraId="7875728F" w14:textId="306D9BC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846970">
              <w:rPr>
                <w:noProof/>
                <w:webHidden/>
              </w:rPr>
              <w:t>87</w:t>
            </w:r>
            <w:r w:rsidR="00846970">
              <w:rPr>
                <w:noProof/>
                <w:webHidden/>
              </w:rPr>
              <w:fldChar w:fldCharType="end"/>
            </w:r>
          </w:hyperlink>
        </w:p>
        <w:p w14:paraId="4CB8C38C" w14:textId="120DB16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846970">
              <w:rPr>
                <w:noProof/>
                <w:webHidden/>
              </w:rPr>
              <w:t>88</w:t>
            </w:r>
            <w:r w:rsidR="00846970">
              <w:rPr>
                <w:noProof/>
                <w:webHidden/>
              </w:rPr>
              <w:fldChar w:fldCharType="end"/>
            </w:r>
          </w:hyperlink>
        </w:p>
        <w:p w14:paraId="6732A567" w14:textId="5EAAF74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846970">
              <w:rPr>
                <w:noProof/>
                <w:webHidden/>
              </w:rPr>
              <w:t>90</w:t>
            </w:r>
            <w:r w:rsidR="00846970">
              <w:rPr>
                <w:noProof/>
                <w:webHidden/>
              </w:rPr>
              <w:fldChar w:fldCharType="end"/>
            </w:r>
          </w:hyperlink>
        </w:p>
        <w:p w14:paraId="1D004E91" w14:textId="0F5F2DF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846970">
              <w:rPr>
                <w:noProof/>
                <w:webHidden/>
              </w:rPr>
              <w:t>92</w:t>
            </w:r>
            <w:r w:rsidR="00846970">
              <w:rPr>
                <w:noProof/>
                <w:webHidden/>
              </w:rPr>
              <w:fldChar w:fldCharType="end"/>
            </w:r>
          </w:hyperlink>
        </w:p>
        <w:p w14:paraId="2FD2C49A" w14:textId="046FD88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846970">
              <w:rPr>
                <w:noProof/>
                <w:webHidden/>
              </w:rPr>
              <w:t>93</w:t>
            </w:r>
            <w:r w:rsidR="00846970">
              <w:rPr>
                <w:noProof/>
                <w:webHidden/>
              </w:rPr>
              <w:fldChar w:fldCharType="end"/>
            </w:r>
          </w:hyperlink>
        </w:p>
        <w:p w14:paraId="43CD1D10" w14:textId="16D5617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846970">
              <w:rPr>
                <w:noProof/>
                <w:webHidden/>
              </w:rPr>
              <w:t>94</w:t>
            </w:r>
            <w:r w:rsidR="00846970">
              <w:rPr>
                <w:noProof/>
                <w:webHidden/>
              </w:rPr>
              <w:fldChar w:fldCharType="end"/>
            </w:r>
          </w:hyperlink>
        </w:p>
        <w:p w14:paraId="2EE0D5D7" w14:textId="058229F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846970">
              <w:rPr>
                <w:noProof/>
                <w:webHidden/>
              </w:rPr>
              <w:t>97</w:t>
            </w:r>
            <w:r w:rsidR="00846970">
              <w:rPr>
                <w:noProof/>
                <w:webHidden/>
              </w:rPr>
              <w:fldChar w:fldCharType="end"/>
            </w:r>
          </w:hyperlink>
        </w:p>
        <w:p w14:paraId="02786995" w14:textId="3E51AF4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60772FC0" w14:textId="4455D57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576FC28D" w14:textId="3BBCB47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758777FB" w14:textId="4EDA01E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6912D370" w14:textId="1F423BB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12466840" w14:textId="02A921A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321A1CB1" w14:textId="4BEB001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846970">
              <w:rPr>
                <w:noProof/>
                <w:webHidden/>
              </w:rPr>
              <w:t>102</w:t>
            </w:r>
            <w:r w:rsidR="00846970">
              <w:rPr>
                <w:noProof/>
                <w:webHidden/>
              </w:rPr>
              <w:fldChar w:fldCharType="end"/>
            </w:r>
          </w:hyperlink>
        </w:p>
        <w:p w14:paraId="2ECB8A0B" w14:textId="2DEFE0B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517B965F" w14:textId="043DF5A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0D449434" w14:textId="74E9FFE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846970">
              <w:rPr>
                <w:noProof/>
                <w:webHidden/>
              </w:rPr>
              <w:t>105</w:t>
            </w:r>
            <w:r w:rsidR="00846970">
              <w:rPr>
                <w:noProof/>
                <w:webHidden/>
              </w:rPr>
              <w:fldChar w:fldCharType="end"/>
            </w:r>
          </w:hyperlink>
        </w:p>
        <w:p w14:paraId="1AF652A1" w14:textId="5D63C28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846970">
              <w:rPr>
                <w:noProof/>
                <w:webHidden/>
              </w:rPr>
              <w:t>106</w:t>
            </w:r>
            <w:r w:rsidR="00846970">
              <w:rPr>
                <w:noProof/>
                <w:webHidden/>
              </w:rPr>
              <w:fldChar w:fldCharType="end"/>
            </w:r>
          </w:hyperlink>
        </w:p>
        <w:p w14:paraId="76CCA5C1" w14:textId="3F3F0FA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846970">
              <w:rPr>
                <w:noProof/>
                <w:webHidden/>
              </w:rPr>
              <w:t>107</w:t>
            </w:r>
            <w:r w:rsidR="00846970">
              <w:rPr>
                <w:noProof/>
                <w:webHidden/>
              </w:rPr>
              <w:fldChar w:fldCharType="end"/>
            </w:r>
          </w:hyperlink>
        </w:p>
        <w:p w14:paraId="23FFD0F4" w14:textId="2E21EA6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846970">
              <w:rPr>
                <w:noProof/>
                <w:webHidden/>
              </w:rPr>
              <w:t>108</w:t>
            </w:r>
            <w:r w:rsidR="00846970">
              <w:rPr>
                <w:noProof/>
                <w:webHidden/>
              </w:rPr>
              <w:fldChar w:fldCharType="end"/>
            </w:r>
          </w:hyperlink>
        </w:p>
        <w:p w14:paraId="27FFF397" w14:textId="3506833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846970">
              <w:rPr>
                <w:noProof/>
                <w:webHidden/>
              </w:rPr>
              <w:t>109</w:t>
            </w:r>
            <w:r w:rsidR="00846970">
              <w:rPr>
                <w:noProof/>
                <w:webHidden/>
              </w:rPr>
              <w:fldChar w:fldCharType="end"/>
            </w:r>
          </w:hyperlink>
        </w:p>
        <w:p w14:paraId="21309E41" w14:textId="5E95EBE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846970">
              <w:rPr>
                <w:noProof/>
                <w:webHidden/>
              </w:rPr>
              <w:t>112</w:t>
            </w:r>
            <w:r w:rsidR="00846970">
              <w:rPr>
                <w:noProof/>
                <w:webHidden/>
              </w:rPr>
              <w:fldChar w:fldCharType="end"/>
            </w:r>
          </w:hyperlink>
        </w:p>
        <w:p w14:paraId="6133F881" w14:textId="7E3B3EC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846970">
              <w:rPr>
                <w:noProof/>
                <w:webHidden/>
              </w:rPr>
              <w:t>113</w:t>
            </w:r>
            <w:r w:rsidR="00846970">
              <w:rPr>
                <w:noProof/>
                <w:webHidden/>
              </w:rPr>
              <w:fldChar w:fldCharType="end"/>
            </w:r>
          </w:hyperlink>
        </w:p>
        <w:p w14:paraId="21D1655A" w14:textId="2E518093" w:rsidR="00846970" w:rsidRDefault="00656A38">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846970">
              <w:rPr>
                <w:noProof/>
                <w:webHidden/>
              </w:rPr>
              <w:t>116</w:t>
            </w:r>
            <w:r w:rsidR="00846970">
              <w:rPr>
                <w:noProof/>
                <w:webHidden/>
              </w:rPr>
              <w:fldChar w:fldCharType="end"/>
            </w:r>
          </w:hyperlink>
        </w:p>
        <w:p w14:paraId="7929E42A" w14:textId="0DB99263"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846970">
              <w:rPr>
                <w:noProof/>
                <w:webHidden/>
              </w:rPr>
              <w:t>122</w:t>
            </w:r>
            <w:r w:rsidR="00846970">
              <w:rPr>
                <w:noProof/>
                <w:webHidden/>
              </w:rPr>
              <w:fldChar w:fldCharType="end"/>
            </w:r>
          </w:hyperlink>
        </w:p>
        <w:p w14:paraId="5723217B" w14:textId="7680C478" w:rsidR="00846970" w:rsidRDefault="00656A38">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846970">
              <w:rPr>
                <w:noProof/>
                <w:webHidden/>
              </w:rPr>
              <w:t>124</w:t>
            </w:r>
            <w:r w:rsidR="00846970">
              <w:rPr>
                <w:noProof/>
                <w:webHidden/>
              </w:rPr>
              <w:fldChar w:fldCharType="end"/>
            </w:r>
          </w:hyperlink>
        </w:p>
        <w:p w14:paraId="79C86032" w14:textId="4A03FDFD"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846970">
              <w:rPr>
                <w:noProof/>
                <w:webHidden/>
              </w:rPr>
              <w:t>130</w:t>
            </w:r>
            <w:r w:rsidR="00846970">
              <w:rPr>
                <w:noProof/>
                <w:webHidden/>
              </w:rPr>
              <w:fldChar w:fldCharType="end"/>
            </w:r>
          </w:hyperlink>
        </w:p>
        <w:p w14:paraId="171F4950" w14:textId="3D0DF12F"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846970">
              <w:rPr>
                <w:noProof/>
                <w:webHidden/>
              </w:rPr>
              <w:t>136</w:t>
            </w:r>
            <w:r w:rsidR="00846970">
              <w:rPr>
                <w:noProof/>
                <w:webHidden/>
              </w:rPr>
              <w:fldChar w:fldCharType="end"/>
            </w:r>
          </w:hyperlink>
        </w:p>
        <w:p w14:paraId="264C5250" w14:textId="7C081F20" w:rsidR="00846970" w:rsidRDefault="00656A38">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846970">
              <w:rPr>
                <w:noProof/>
                <w:webHidden/>
              </w:rPr>
              <w:t>139</w:t>
            </w:r>
            <w:r w:rsidR="00846970">
              <w:rPr>
                <w:noProof/>
                <w:webHidden/>
              </w:rPr>
              <w:fldChar w:fldCharType="end"/>
            </w:r>
          </w:hyperlink>
        </w:p>
        <w:p w14:paraId="58FE8F24" w14:textId="594AC42E"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846970">
              <w:rPr>
                <w:noProof/>
                <w:webHidden/>
              </w:rPr>
              <w:t>150</w:t>
            </w:r>
            <w:r w:rsidR="00846970">
              <w:rPr>
                <w:noProof/>
                <w:webHidden/>
              </w:rPr>
              <w:fldChar w:fldCharType="end"/>
            </w:r>
          </w:hyperlink>
        </w:p>
        <w:p w14:paraId="38C64E3E" w14:textId="5D5798E8"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846970">
              <w:rPr>
                <w:noProof/>
                <w:webHidden/>
              </w:rPr>
              <w:t>152</w:t>
            </w:r>
            <w:r w:rsidR="00846970">
              <w:rPr>
                <w:noProof/>
                <w:webHidden/>
              </w:rPr>
              <w:fldChar w:fldCharType="end"/>
            </w:r>
          </w:hyperlink>
        </w:p>
        <w:p w14:paraId="2AB46529" w14:textId="58AEB3EA"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846970">
              <w:rPr>
                <w:noProof/>
                <w:webHidden/>
              </w:rPr>
              <w:t>157</w:t>
            </w:r>
            <w:r w:rsidR="00846970">
              <w:rPr>
                <w:noProof/>
                <w:webHidden/>
              </w:rPr>
              <w:fldChar w:fldCharType="end"/>
            </w:r>
          </w:hyperlink>
        </w:p>
        <w:p w14:paraId="6599980E" w14:textId="5D375663" w:rsidR="00846970" w:rsidRDefault="00656A38">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506B39D6" w14:textId="4245CB9C"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3C969E09" w14:textId="26BF7AE7"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846970">
              <w:rPr>
                <w:noProof/>
                <w:webHidden/>
              </w:rPr>
              <w:t>163</w:t>
            </w:r>
            <w:r w:rsidR="00846970">
              <w:rPr>
                <w:noProof/>
                <w:webHidden/>
              </w:rPr>
              <w:fldChar w:fldCharType="end"/>
            </w:r>
          </w:hyperlink>
        </w:p>
        <w:p w14:paraId="79398A32" w14:textId="607A903C" w:rsidR="00846970" w:rsidRDefault="00656A38">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846970">
              <w:rPr>
                <w:noProof/>
                <w:webHidden/>
              </w:rPr>
              <w:t>169</w:t>
            </w:r>
            <w:r w:rsidR="00846970">
              <w:rPr>
                <w:noProof/>
                <w:webHidden/>
              </w:rPr>
              <w:fldChar w:fldCharType="end"/>
            </w:r>
          </w:hyperlink>
        </w:p>
        <w:p w14:paraId="2F779295" w14:textId="070D384B" w:rsidR="00846970" w:rsidRDefault="00656A38">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846970">
              <w:rPr>
                <w:noProof/>
                <w:webHidden/>
              </w:rPr>
              <w:t>173</w:t>
            </w:r>
            <w:r w:rsidR="00846970">
              <w:rPr>
                <w:noProof/>
                <w:webHidden/>
              </w:rPr>
              <w:fldChar w:fldCharType="end"/>
            </w:r>
          </w:hyperlink>
        </w:p>
        <w:p w14:paraId="193F1FB2" w14:textId="11774C9B" w:rsidR="00846970" w:rsidRDefault="00656A38">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25AFA0AB" w14:textId="7441929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5DB39204" w14:textId="4264004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846970">
              <w:rPr>
                <w:noProof/>
                <w:webHidden/>
              </w:rPr>
              <w:t>180</w:t>
            </w:r>
            <w:r w:rsidR="00846970">
              <w:rPr>
                <w:noProof/>
                <w:webHidden/>
              </w:rPr>
              <w:fldChar w:fldCharType="end"/>
            </w:r>
          </w:hyperlink>
        </w:p>
        <w:p w14:paraId="4CF591BF" w14:textId="150D0DC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846970">
              <w:rPr>
                <w:noProof/>
                <w:webHidden/>
              </w:rPr>
              <w:t>183</w:t>
            </w:r>
            <w:r w:rsidR="00846970">
              <w:rPr>
                <w:noProof/>
                <w:webHidden/>
              </w:rPr>
              <w:fldChar w:fldCharType="end"/>
            </w:r>
          </w:hyperlink>
        </w:p>
        <w:p w14:paraId="03E5349E" w14:textId="05CC3E95" w:rsidR="00846970" w:rsidRDefault="00656A38">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846970">
              <w:rPr>
                <w:noProof/>
                <w:webHidden/>
              </w:rPr>
              <w:t>185</w:t>
            </w:r>
            <w:r w:rsidR="00846970">
              <w:rPr>
                <w:noProof/>
                <w:webHidden/>
              </w:rPr>
              <w:fldChar w:fldCharType="end"/>
            </w:r>
          </w:hyperlink>
        </w:p>
        <w:p w14:paraId="0B2037EA" w14:textId="5F442FC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6E0DCD6B" w14:textId="7355337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228E71AB" w14:textId="2CF46FD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846970">
              <w:rPr>
                <w:noProof/>
                <w:webHidden/>
              </w:rPr>
              <w:t>187</w:t>
            </w:r>
            <w:r w:rsidR="00846970">
              <w:rPr>
                <w:noProof/>
                <w:webHidden/>
              </w:rPr>
              <w:fldChar w:fldCharType="end"/>
            </w:r>
          </w:hyperlink>
        </w:p>
        <w:p w14:paraId="4DAB60E5" w14:textId="1CFB276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846970">
              <w:rPr>
                <w:noProof/>
                <w:webHidden/>
              </w:rPr>
              <w:t>188</w:t>
            </w:r>
            <w:r w:rsidR="00846970">
              <w:rPr>
                <w:noProof/>
                <w:webHidden/>
              </w:rPr>
              <w:fldChar w:fldCharType="end"/>
            </w:r>
          </w:hyperlink>
        </w:p>
        <w:p w14:paraId="42B11EBD" w14:textId="72F488E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846970">
              <w:rPr>
                <w:noProof/>
                <w:webHidden/>
              </w:rPr>
              <w:t>189</w:t>
            </w:r>
            <w:r w:rsidR="00846970">
              <w:rPr>
                <w:noProof/>
                <w:webHidden/>
              </w:rPr>
              <w:fldChar w:fldCharType="end"/>
            </w:r>
          </w:hyperlink>
        </w:p>
        <w:p w14:paraId="1FF50191" w14:textId="2B43F68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1549E767" w14:textId="54FD158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4F3F1815" w14:textId="490FC68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428BCA46" w14:textId="7381558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07DBC7CF" w14:textId="580719F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846970">
              <w:rPr>
                <w:noProof/>
                <w:webHidden/>
              </w:rPr>
              <w:t>194</w:t>
            </w:r>
            <w:r w:rsidR="00846970">
              <w:rPr>
                <w:noProof/>
                <w:webHidden/>
              </w:rPr>
              <w:fldChar w:fldCharType="end"/>
            </w:r>
          </w:hyperlink>
        </w:p>
        <w:p w14:paraId="158D04A7" w14:textId="26178AD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5DF833D6" w14:textId="55165FA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15E9894A" w14:textId="37E697F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846970">
              <w:rPr>
                <w:noProof/>
                <w:webHidden/>
              </w:rPr>
              <w:t>196</w:t>
            </w:r>
            <w:r w:rsidR="00846970">
              <w:rPr>
                <w:noProof/>
                <w:webHidden/>
              </w:rPr>
              <w:fldChar w:fldCharType="end"/>
            </w:r>
          </w:hyperlink>
        </w:p>
        <w:p w14:paraId="3B44889E" w14:textId="4767A851" w:rsidR="00846970" w:rsidRDefault="00656A38">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4F39D9BC" w14:textId="300AF7AA"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7962CDF2" w14:textId="186BF031"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846970">
              <w:rPr>
                <w:noProof/>
                <w:webHidden/>
              </w:rPr>
              <w:t>199</w:t>
            </w:r>
            <w:r w:rsidR="00846970">
              <w:rPr>
                <w:noProof/>
                <w:webHidden/>
              </w:rPr>
              <w:fldChar w:fldCharType="end"/>
            </w:r>
          </w:hyperlink>
        </w:p>
        <w:p w14:paraId="5E83B626" w14:textId="6D6F761D"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846970">
              <w:rPr>
                <w:noProof/>
                <w:webHidden/>
              </w:rPr>
              <w:t>200</w:t>
            </w:r>
            <w:r w:rsidR="00846970">
              <w:rPr>
                <w:noProof/>
                <w:webHidden/>
              </w:rPr>
              <w:fldChar w:fldCharType="end"/>
            </w:r>
          </w:hyperlink>
        </w:p>
        <w:p w14:paraId="7DEFA5BE" w14:textId="27DD60E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846970">
              <w:rPr>
                <w:noProof/>
                <w:webHidden/>
              </w:rPr>
              <w:t>201</w:t>
            </w:r>
            <w:r w:rsidR="00846970">
              <w:rPr>
                <w:noProof/>
                <w:webHidden/>
              </w:rPr>
              <w:fldChar w:fldCharType="end"/>
            </w:r>
          </w:hyperlink>
        </w:p>
        <w:p w14:paraId="6DB67756" w14:textId="1E58D75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846970">
              <w:rPr>
                <w:noProof/>
                <w:webHidden/>
              </w:rPr>
              <w:t>203</w:t>
            </w:r>
            <w:r w:rsidR="00846970">
              <w:rPr>
                <w:noProof/>
                <w:webHidden/>
              </w:rPr>
              <w:fldChar w:fldCharType="end"/>
            </w:r>
          </w:hyperlink>
        </w:p>
        <w:p w14:paraId="0C0D0E43" w14:textId="2F449A0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846970">
              <w:rPr>
                <w:noProof/>
                <w:webHidden/>
              </w:rPr>
              <w:t>204</w:t>
            </w:r>
            <w:r w:rsidR="00846970">
              <w:rPr>
                <w:noProof/>
                <w:webHidden/>
              </w:rPr>
              <w:fldChar w:fldCharType="end"/>
            </w:r>
          </w:hyperlink>
        </w:p>
        <w:p w14:paraId="6BE8E918" w14:textId="0073280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846970">
              <w:rPr>
                <w:noProof/>
                <w:webHidden/>
              </w:rPr>
              <w:t>205</w:t>
            </w:r>
            <w:r w:rsidR="00846970">
              <w:rPr>
                <w:noProof/>
                <w:webHidden/>
              </w:rPr>
              <w:fldChar w:fldCharType="end"/>
            </w:r>
          </w:hyperlink>
        </w:p>
        <w:p w14:paraId="614325DE" w14:textId="39281A2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846970">
              <w:rPr>
                <w:noProof/>
                <w:webHidden/>
              </w:rPr>
              <w:t>208</w:t>
            </w:r>
            <w:r w:rsidR="00846970">
              <w:rPr>
                <w:noProof/>
                <w:webHidden/>
              </w:rPr>
              <w:fldChar w:fldCharType="end"/>
            </w:r>
          </w:hyperlink>
        </w:p>
        <w:p w14:paraId="6810A211" w14:textId="6A8FA97B"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846970">
              <w:rPr>
                <w:noProof/>
                <w:webHidden/>
              </w:rPr>
              <w:t>212</w:t>
            </w:r>
            <w:r w:rsidR="00846970">
              <w:rPr>
                <w:noProof/>
                <w:webHidden/>
              </w:rPr>
              <w:fldChar w:fldCharType="end"/>
            </w:r>
          </w:hyperlink>
        </w:p>
        <w:p w14:paraId="61266002" w14:textId="75424157"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846970">
              <w:rPr>
                <w:noProof/>
                <w:webHidden/>
              </w:rPr>
              <w:t>216</w:t>
            </w:r>
            <w:r w:rsidR="00846970">
              <w:rPr>
                <w:noProof/>
                <w:webHidden/>
              </w:rPr>
              <w:fldChar w:fldCharType="end"/>
            </w:r>
          </w:hyperlink>
        </w:p>
        <w:p w14:paraId="183E13E8" w14:textId="51B9C0FB"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846970">
              <w:rPr>
                <w:noProof/>
                <w:webHidden/>
              </w:rPr>
              <w:t>219</w:t>
            </w:r>
            <w:r w:rsidR="00846970">
              <w:rPr>
                <w:noProof/>
                <w:webHidden/>
              </w:rPr>
              <w:fldChar w:fldCharType="end"/>
            </w:r>
          </w:hyperlink>
        </w:p>
        <w:p w14:paraId="208E6354" w14:textId="2A31A89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846970">
              <w:rPr>
                <w:noProof/>
                <w:webHidden/>
              </w:rPr>
              <w:t>221</w:t>
            </w:r>
            <w:r w:rsidR="00846970">
              <w:rPr>
                <w:noProof/>
                <w:webHidden/>
              </w:rPr>
              <w:fldChar w:fldCharType="end"/>
            </w:r>
          </w:hyperlink>
        </w:p>
        <w:p w14:paraId="11856243" w14:textId="514F959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846970">
              <w:rPr>
                <w:noProof/>
                <w:webHidden/>
              </w:rPr>
              <w:t>226</w:t>
            </w:r>
            <w:r w:rsidR="00846970">
              <w:rPr>
                <w:noProof/>
                <w:webHidden/>
              </w:rPr>
              <w:fldChar w:fldCharType="end"/>
            </w:r>
          </w:hyperlink>
        </w:p>
        <w:p w14:paraId="45176886" w14:textId="1F44660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846970">
              <w:rPr>
                <w:noProof/>
                <w:webHidden/>
              </w:rPr>
              <w:t>227</w:t>
            </w:r>
            <w:r w:rsidR="00846970">
              <w:rPr>
                <w:noProof/>
                <w:webHidden/>
              </w:rPr>
              <w:fldChar w:fldCharType="end"/>
            </w:r>
          </w:hyperlink>
        </w:p>
        <w:p w14:paraId="2E11C1C2" w14:textId="0D9C5E5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846970">
              <w:rPr>
                <w:noProof/>
                <w:webHidden/>
              </w:rPr>
              <w:t>231</w:t>
            </w:r>
            <w:r w:rsidR="00846970">
              <w:rPr>
                <w:noProof/>
                <w:webHidden/>
              </w:rPr>
              <w:fldChar w:fldCharType="end"/>
            </w:r>
          </w:hyperlink>
        </w:p>
        <w:p w14:paraId="7A430A96" w14:textId="757F2733"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846970">
              <w:rPr>
                <w:noProof/>
                <w:webHidden/>
              </w:rPr>
              <w:t>235</w:t>
            </w:r>
            <w:r w:rsidR="00846970">
              <w:rPr>
                <w:noProof/>
                <w:webHidden/>
              </w:rPr>
              <w:fldChar w:fldCharType="end"/>
            </w:r>
          </w:hyperlink>
        </w:p>
        <w:p w14:paraId="78FA17E5" w14:textId="3A098A8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846970">
              <w:rPr>
                <w:noProof/>
                <w:webHidden/>
              </w:rPr>
              <w:t>237</w:t>
            </w:r>
            <w:r w:rsidR="00846970">
              <w:rPr>
                <w:noProof/>
                <w:webHidden/>
              </w:rPr>
              <w:fldChar w:fldCharType="end"/>
            </w:r>
          </w:hyperlink>
        </w:p>
        <w:p w14:paraId="2D73B2B0" w14:textId="4B955AC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846970">
              <w:rPr>
                <w:noProof/>
                <w:webHidden/>
              </w:rPr>
              <w:t>238</w:t>
            </w:r>
            <w:r w:rsidR="00846970">
              <w:rPr>
                <w:noProof/>
                <w:webHidden/>
              </w:rPr>
              <w:fldChar w:fldCharType="end"/>
            </w:r>
          </w:hyperlink>
        </w:p>
        <w:p w14:paraId="4A9AE593" w14:textId="56A92E3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846970">
              <w:rPr>
                <w:noProof/>
                <w:webHidden/>
              </w:rPr>
              <w:t>239</w:t>
            </w:r>
            <w:r w:rsidR="00846970">
              <w:rPr>
                <w:noProof/>
                <w:webHidden/>
              </w:rPr>
              <w:fldChar w:fldCharType="end"/>
            </w:r>
          </w:hyperlink>
        </w:p>
        <w:p w14:paraId="336617DD" w14:textId="24162BB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846970">
              <w:rPr>
                <w:noProof/>
                <w:webHidden/>
              </w:rPr>
              <w:t>241</w:t>
            </w:r>
            <w:r w:rsidR="00846970">
              <w:rPr>
                <w:noProof/>
                <w:webHidden/>
              </w:rPr>
              <w:fldChar w:fldCharType="end"/>
            </w:r>
          </w:hyperlink>
        </w:p>
        <w:p w14:paraId="6EAE3C7E" w14:textId="7376171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846970">
              <w:rPr>
                <w:noProof/>
                <w:webHidden/>
              </w:rPr>
              <w:t>242</w:t>
            </w:r>
            <w:r w:rsidR="00846970">
              <w:rPr>
                <w:noProof/>
                <w:webHidden/>
              </w:rPr>
              <w:fldChar w:fldCharType="end"/>
            </w:r>
          </w:hyperlink>
        </w:p>
        <w:p w14:paraId="2D53AB5B" w14:textId="4E9F9319"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846970">
              <w:rPr>
                <w:noProof/>
                <w:webHidden/>
              </w:rPr>
              <w:t>244</w:t>
            </w:r>
            <w:r w:rsidR="00846970">
              <w:rPr>
                <w:noProof/>
                <w:webHidden/>
              </w:rPr>
              <w:fldChar w:fldCharType="end"/>
            </w:r>
          </w:hyperlink>
        </w:p>
        <w:p w14:paraId="7DE18604" w14:textId="75C7EDD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846970">
              <w:rPr>
                <w:noProof/>
                <w:webHidden/>
              </w:rPr>
              <w:t>248</w:t>
            </w:r>
            <w:r w:rsidR="00846970">
              <w:rPr>
                <w:noProof/>
                <w:webHidden/>
              </w:rPr>
              <w:fldChar w:fldCharType="end"/>
            </w:r>
          </w:hyperlink>
        </w:p>
        <w:p w14:paraId="4FDF3DFD" w14:textId="5E1F9A2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4259FA89" w14:textId="1A76655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10ED3BA1" w14:textId="2BED190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846970">
              <w:rPr>
                <w:noProof/>
                <w:webHidden/>
              </w:rPr>
              <w:t>251</w:t>
            </w:r>
            <w:r w:rsidR="00846970">
              <w:rPr>
                <w:noProof/>
                <w:webHidden/>
              </w:rPr>
              <w:fldChar w:fldCharType="end"/>
            </w:r>
          </w:hyperlink>
        </w:p>
        <w:p w14:paraId="78154B81" w14:textId="70F60B5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63FE80A8" w14:textId="4F0E983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359AA358" w14:textId="2BBA2F6E"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846970">
              <w:rPr>
                <w:noProof/>
                <w:webHidden/>
              </w:rPr>
              <w:t>255</w:t>
            </w:r>
            <w:r w:rsidR="00846970">
              <w:rPr>
                <w:noProof/>
                <w:webHidden/>
              </w:rPr>
              <w:fldChar w:fldCharType="end"/>
            </w:r>
          </w:hyperlink>
        </w:p>
        <w:p w14:paraId="0879398B" w14:textId="6116134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846970">
              <w:rPr>
                <w:noProof/>
                <w:webHidden/>
              </w:rPr>
              <w:t>256</w:t>
            </w:r>
            <w:r w:rsidR="00846970">
              <w:rPr>
                <w:noProof/>
                <w:webHidden/>
              </w:rPr>
              <w:fldChar w:fldCharType="end"/>
            </w:r>
          </w:hyperlink>
        </w:p>
        <w:p w14:paraId="2DA1436B" w14:textId="3C84A6B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846970">
              <w:rPr>
                <w:noProof/>
                <w:webHidden/>
              </w:rPr>
              <w:t>258</w:t>
            </w:r>
            <w:r w:rsidR="00846970">
              <w:rPr>
                <w:noProof/>
                <w:webHidden/>
              </w:rPr>
              <w:fldChar w:fldCharType="end"/>
            </w:r>
          </w:hyperlink>
        </w:p>
        <w:p w14:paraId="1EA42302" w14:textId="0599993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846970">
              <w:rPr>
                <w:noProof/>
                <w:webHidden/>
              </w:rPr>
              <w:t>259</w:t>
            </w:r>
            <w:r w:rsidR="00846970">
              <w:rPr>
                <w:noProof/>
                <w:webHidden/>
              </w:rPr>
              <w:fldChar w:fldCharType="end"/>
            </w:r>
          </w:hyperlink>
        </w:p>
        <w:p w14:paraId="19DFD3FA" w14:textId="0F6C84F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846970">
              <w:rPr>
                <w:noProof/>
                <w:webHidden/>
              </w:rPr>
              <w:t>262</w:t>
            </w:r>
            <w:r w:rsidR="00846970">
              <w:rPr>
                <w:noProof/>
                <w:webHidden/>
              </w:rPr>
              <w:fldChar w:fldCharType="end"/>
            </w:r>
          </w:hyperlink>
        </w:p>
        <w:p w14:paraId="3AD3E5E7" w14:textId="6B88CC13" w:rsidR="00846970" w:rsidRDefault="00656A38">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6E279EB7" w14:textId="6B868703"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0100BD7B" w14:textId="307A3C8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1471D9D9" w14:textId="373EE33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846970">
              <w:rPr>
                <w:noProof/>
                <w:webHidden/>
              </w:rPr>
              <w:t>267</w:t>
            </w:r>
            <w:r w:rsidR="00846970">
              <w:rPr>
                <w:noProof/>
                <w:webHidden/>
              </w:rPr>
              <w:fldChar w:fldCharType="end"/>
            </w:r>
          </w:hyperlink>
        </w:p>
        <w:p w14:paraId="6EBF1C38" w14:textId="238A278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846970">
              <w:rPr>
                <w:noProof/>
                <w:webHidden/>
              </w:rPr>
              <w:t>268</w:t>
            </w:r>
            <w:r w:rsidR="00846970">
              <w:rPr>
                <w:noProof/>
                <w:webHidden/>
              </w:rPr>
              <w:fldChar w:fldCharType="end"/>
            </w:r>
          </w:hyperlink>
        </w:p>
        <w:p w14:paraId="34AA7323" w14:textId="2C48538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846970">
              <w:rPr>
                <w:noProof/>
                <w:webHidden/>
              </w:rPr>
              <w:t>270</w:t>
            </w:r>
            <w:r w:rsidR="00846970">
              <w:rPr>
                <w:noProof/>
                <w:webHidden/>
              </w:rPr>
              <w:fldChar w:fldCharType="end"/>
            </w:r>
          </w:hyperlink>
        </w:p>
        <w:p w14:paraId="0A0FDF68" w14:textId="110C91F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1DFA5C85" w14:textId="1413F9A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28BC1596" w14:textId="143169BD"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5294E8F8" w14:textId="736A7ED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35BA44E4" w14:textId="7ACA1FC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846970">
              <w:rPr>
                <w:noProof/>
                <w:webHidden/>
              </w:rPr>
              <w:t>273</w:t>
            </w:r>
            <w:r w:rsidR="00846970">
              <w:rPr>
                <w:noProof/>
                <w:webHidden/>
              </w:rPr>
              <w:fldChar w:fldCharType="end"/>
            </w:r>
          </w:hyperlink>
        </w:p>
        <w:p w14:paraId="45F1ADA7" w14:textId="223700A3"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846970">
              <w:rPr>
                <w:noProof/>
                <w:webHidden/>
              </w:rPr>
              <w:t>278</w:t>
            </w:r>
            <w:r w:rsidR="00846970">
              <w:rPr>
                <w:noProof/>
                <w:webHidden/>
              </w:rPr>
              <w:fldChar w:fldCharType="end"/>
            </w:r>
          </w:hyperlink>
        </w:p>
        <w:p w14:paraId="639FBCCD" w14:textId="581DE27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846970">
              <w:rPr>
                <w:noProof/>
                <w:webHidden/>
              </w:rPr>
              <w:t>281</w:t>
            </w:r>
            <w:r w:rsidR="00846970">
              <w:rPr>
                <w:noProof/>
                <w:webHidden/>
              </w:rPr>
              <w:fldChar w:fldCharType="end"/>
            </w:r>
          </w:hyperlink>
        </w:p>
        <w:p w14:paraId="021AFC36" w14:textId="74D0BEA1"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846970">
              <w:rPr>
                <w:noProof/>
                <w:webHidden/>
              </w:rPr>
              <w:t>282</w:t>
            </w:r>
            <w:r w:rsidR="00846970">
              <w:rPr>
                <w:noProof/>
                <w:webHidden/>
              </w:rPr>
              <w:fldChar w:fldCharType="end"/>
            </w:r>
          </w:hyperlink>
        </w:p>
        <w:p w14:paraId="604A6122" w14:textId="69866DB5"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846970">
              <w:rPr>
                <w:noProof/>
                <w:webHidden/>
              </w:rPr>
              <w:t>289</w:t>
            </w:r>
            <w:r w:rsidR="00846970">
              <w:rPr>
                <w:noProof/>
                <w:webHidden/>
              </w:rPr>
              <w:fldChar w:fldCharType="end"/>
            </w:r>
          </w:hyperlink>
        </w:p>
        <w:p w14:paraId="207D3411" w14:textId="31F6F92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846970">
              <w:rPr>
                <w:noProof/>
                <w:webHidden/>
              </w:rPr>
              <w:t>290</w:t>
            </w:r>
            <w:r w:rsidR="00846970">
              <w:rPr>
                <w:noProof/>
                <w:webHidden/>
              </w:rPr>
              <w:fldChar w:fldCharType="end"/>
            </w:r>
          </w:hyperlink>
        </w:p>
        <w:p w14:paraId="7E432B11" w14:textId="5A2254F2" w:rsidR="00846970" w:rsidRDefault="00656A38">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71D82289" w14:textId="09888B12"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0BB1C940" w14:textId="13DBA16A"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3E8249E2" w14:textId="18819D05"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27592E55" w14:textId="7B9551B7"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846970">
              <w:rPr>
                <w:noProof/>
                <w:webHidden/>
              </w:rPr>
              <w:t>299</w:t>
            </w:r>
            <w:r w:rsidR="00846970">
              <w:rPr>
                <w:noProof/>
                <w:webHidden/>
              </w:rPr>
              <w:fldChar w:fldCharType="end"/>
            </w:r>
          </w:hyperlink>
        </w:p>
        <w:p w14:paraId="23533471" w14:textId="006FFC09"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846970">
              <w:rPr>
                <w:noProof/>
                <w:webHidden/>
              </w:rPr>
              <w:t>301</w:t>
            </w:r>
            <w:r w:rsidR="00846970">
              <w:rPr>
                <w:noProof/>
                <w:webHidden/>
              </w:rPr>
              <w:fldChar w:fldCharType="end"/>
            </w:r>
          </w:hyperlink>
        </w:p>
        <w:p w14:paraId="4A0FAA6B" w14:textId="02A97D29"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56099CC4" w14:textId="2C3D6CCA"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49CFF97F" w14:textId="485A3FD9"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4AA3655D" w14:textId="6256043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79746DA9" w14:textId="21E1C0E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846970">
              <w:rPr>
                <w:noProof/>
                <w:webHidden/>
              </w:rPr>
              <w:t>328</w:t>
            </w:r>
            <w:r w:rsidR="00846970">
              <w:rPr>
                <w:noProof/>
                <w:webHidden/>
              </w:rPr>
              <w:fldChar w:fldCharType="end"/>
            </w:r>
          </w:hyperlink>
        </w:p>
        <w:p w14:paraId="029FD42D" w14:textId="5C5CC0C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846970">
              <w:rPr>
                <w:noProof/>
                <w:webHidden/>
              </w:rPr>
              <w:t>338</w:t>
            </w:r>
            <w:r w:rsidR="00846970">
              <w:rPr>
                <w:noProof/>
                <w:webHidden/>
              </w:rPr>
              <w:fldChar w:fldCharType="end"/>
            </w:r>
          </w:hyperlink>
        </w:p>
        <w:p w14:paraId="489B657D" w14:textId="65C0FAF2"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846970">
              <w:rPr>
                <w:noProof/>
                <w:webHidden/>
              </w:rPr>
              <w:t>348</w:t>
            </w:r>
            <w:r w:rsidR="00846970">
              <w:rPr>
                <w:noProof/>
                <w:webHidden/>
              </w:rPr>
              <w:fldChar w:fldCharType="end"/>
            </w:r>
          </w:hyperlink>
        </w:p>
        <w:p w14:paraId="0C914D86" w14:textId="584E0BFF"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846970">
              <w:rPr>
                <w:noProof/>
                <w:webHidden/>
              </w:rPr>
              <w:t>353</w:t>
            </w:r>
            <w:r w:rsidR="00846970">
              <w:rPr>
                <w:noProof/>
                <w:webHidden/>
              </w:rPr>
              <w:fldChar w:fldCharType="end"/>
            </w:r>
          </w:hyperlink>
        </w:p>
        <w:p w14:paraId="3D57C161" w14:textId="151AAEE1" w:rsidR="00846970" w:rsidRDefault="00656A38">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6AA28CD0" w14:textId="33113ED7"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7900FAF3" w14:textId="1197C890"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35A831FE" w14:textId="1C79CEC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846970">
              <w:rPr>
                <w:noProof/>
                <w:webHidden/>
              </w:rPr>
              <w:t>363</w:t>
            </w:r>
            <w:r w:rsidR="00846970">
              <w:rPr>
                <w:noProof/>
                <w:webHidden/>
              </w:rPr>
              <w:fldChar w:fldCharType="end"/>
            </w:r>
          </w:hyperlink>
        </w:p>
        <w:p w14:paraId="10929E8A" w14:textId="4A9673DE"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846970">
              <w:rPr>
                <w:noProof/>
                <w:webHidden/>
              </w:rPr>
              <w:t>367</w:t>
            </w:r>
            <w:r w:rsidR="00846970">
              <w:rPr>
                <w:noProof/>
                <w:webHidden/>
              </w:rPr>
              <w:fldChar w:fldCharType="end"/>
            </w:r>
          </w:hyperlink>
        </w:p>
        <w:p w14:paraId="63D8CFA0" w14:textId="703CEC07"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846970">
              <w:rPr>
                <w:noProof/>
                <w:webHidden/>
              </w:rPr>
              <w:t>368</w:t>
            </w:r>
            <w:r w:rsidR="00846970">
              <w:rPr>
                <w:noProof/>
                <w:webHidden/>
              </w:rPr>
              <w:fldChar w:fldCharType="end"/>
            </w:r>
          </w:hyperlink>
        </w:p>
        <w:p w14:paraId="0FA20F82" w14:textId="51A7B904"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846970">
              <w:rPr>
                <w:noProof/>
                <w:webHidden/>
              </w:rPr>
              <w:t>370</w:t>
            </w:r>
            <w:r w:rsidR="00846970">
              <w:rPr>
                <w:noProof/>
                <w:webHidden/>
              </w:rPr>
              <w:fldChar w:fldCharType="end"/>
            </w:r>
          </w:hyperlink>
        </w:p>
        <w:p w14:paraId="5739B4A8" w14:textId="4118E5FB"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846970">
              <w:rPr>
                <w:noProof/>
                <w:webHidden/>
              </w:rPr>
              <w:t>372</w:t>
            </w:r>
            <w:r w:rsidR="00846970">
              <w:rPr>
                <w:noProof/>
                <w:webHidden/>
              </w:rPr>
              <w:fldChar w:fldCharType="end"/>
            </w:r>
          </w:hyperlink>
        </w:p>
        <w:p w14:paraId="5BD48757" w14:textId="63BCD0DD"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846970">
              <w:rPr>
                <w:noProof/>
                <w:webHidden/>
              </w:rPr>
              <w:t>373</w:t>
            </w:r>
            <w:r w:rsidR="00846970">
              <w:rPr>
                <w:noProof/>
                <w:webHidden/>
              </w:rPr>
              <w:fldChar w:fldCharType="end"/>
            </w:r>
          </w:hyperlink>
        </w:p>
        <w:p w14:paraId="03590D8B" w14:textId="57723923"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A69476B" w14:textId="09DEBB4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3E59703" w14:textId="1E6C4BA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EF7FA" w14:textId="156CD40C"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BF9E7" w14:textId="49899CC2"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846970">
              <w:rPr>
                <w:noProof/>
                <w:webHidden/>
              </w:rPr>
              <w:t>380</w:t>
            </w:r>
            <w:r w:rsidR="00846970">
              <w:rPr>
                <w:noProof/>
                <w:webHidden/>
              </w:rPr>
              <w:fldChar w:fldCharType="end"/>
            </w:r>
          </w:hyperlink>
        </w:p>
        <w:p w14:paraId="270EE2B8" w14:textId="42127E29"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846970">
              <w:rPr>
                <w:noProof/>
                <w:webHidden/>
              </w:rPr>
              <w:t>385</w:t>
            </w:r>
            <w:r w:rsidR="00846970">
              <w:rPr>
                <w:noProof/>
                <w:webHidden/>
              </w:rPr>
              <w:fldChar w:fldCharType="end"/>
            </w:r>
          </w:hyperlink>
        </w:p>
        <w:p w14:paraId="011C717B" w14:textId="0288061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846970">
              <w:rPr>
                <w:noProof/>
                <w:webHidden/>
              </w:rPr>
              <w:t>387</w:t>
            </w:r>
            <w:r w:rsidR="00846970">
              <w:rPr>
                <w:noProof/>
                <w:webHidden/>
              </w:rPr>
              <w:fldChar w:fldCharType="end"/>
            </w:r>
          </w:hyperlink>
        </w:p>
        <w:p w14:paraId="3B3A3DD9" w14:textId="7C15C882"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846970">
              <w:rPr>
                <w:noProof/>
                <w:webHidden/>
              </w:rPr>
              <w:t>390</w:t>
            </w:r>
            <w:r w:rsidR="00846970">
              <w:rPr>
                <w:noProof/>
                <w:webHidden/>
              </w:rPr>
              <w:fldChar w:fldCharType="end"/>
            </w:r>
          </w:hyperlink>
        </w:p>
        <w:p w14:paraId="44637038" w14:textId="55A2A0F0" w:rsidR="00846970" w:rsidRDefault="00656A38">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5D4F71A" w14:textId="7B701B80"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4618635B" w14:textId="4B2C1DD4"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0A87BC4" w14:textId="08D6D4FF" w:rsidR="00846970" w:rsidRDefault="00656A38">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4AA0E2A6" w14:textId="5F995368"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1923C8FB" w14:textId="324457EF"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846970">
              <w:rPr>
                <w:noProof/>
                <w:webHidden/>
              </w:rPr>
              <w:t>400</w:t>
            </w:r>
            <w:r w:rsidR="00846970">
              <w:rPr>
                <w:noProof/>
                <w:webHidden/>
              </w:rPr>
              <w:fldChar w:fldCharType="end"/>
            </w:r>
          </w:hyperlink>
        </w:p>
        <w:p w14:paraId="0CE21463" w14:textId="70C7FA73"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846970">
              <w:rPr>
                <w:noProof/>
                <w:webHidden/>
              </w:rPr>
              <w:t>401</w:t>
            </w:r>
            <w:r w:rsidR="00846970">
              <w:rPr>
                <w:noProof/>
                <w:webHidden/>
              </w:rPr>
              <w:fldChar w:fldCharType="end"/>
            </w:r>
          </w:hyperlink>
        </w:p>
        <w:p w14:paraId="5834CD37" w14:textId="72600046"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846970">
              <w:rPr>
                <w:noProof/>
                <w:webHidden/>
              </w:rPr>
              <w:t>405</w:t>
            </w:r>
            <w:r w:rsidR="00846970">
              <w:rPr>
                <w:noProof/>
                <w:webHidden/>
              </w:rPr>
              <w:fldChar w:fldCharType="end"/>
            </w:r>
          </w:hyperlink>
        </w:p>
        <w:p w14:paraId="7CB19A1B" w14:textId="55BA6E1D"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846970">
              <w:rPr>
                <w:noProof/>
                <w:webHidden/>
              </w:rPr>
              <w:t>407</w:t>
            </w:r>
            <w:r w:rsidR="00846970">
              <w:rPr>
                <w:noProof/>
                <w:webHidden/>
              </w:rPr>
              <w:fldChar w:fldCharType="end"/>
            </w:r>
          </w:hyperlink>
        </w:p>
        <w:p w14:paraId="447209ED" w14:textId="65ADE239" w:rsidR="00846970" w:rsidRDefault="00656A38">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65F39659" w14:textId="4F9B4603"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4CDBB896" w14:textId="75B58D95"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24452DAF" w14:textId="52D5F70D"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0CF6483A" w14:textId="4AC759DD"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846970">
              <w:rPr>
                <w:noProof/>
                <w:webHidden/>
              </w:rPr>
              <w:t>414</w:t>
            </w:r>
            <w:r w:rsidR="00846970">
              <w:rPr>
                <w:noProof/>
                <w:webHidden/>
              </w:rPr>
              <w:fldChar w:fldCharType="end"/>
            </w:r>
          </w:hyperlink>
        </w:p>
        <w:p w14:paraId="5F3D8EA4" w14:textId="6C89328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579624E9" w14:textId="61700C75"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3612D7BC" w14:textId="28BEBCCE" w:rsidR="00846970" w:rsidRDefault="00656A38">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846970">
              <w:rPr>
                <w:noProof/>
                <w:webHidden/>
              </w:rPr>
              <w:t>417</w:t>
            </w:r>
            <w:r w:rsidR="00846970">
              <w:rPr>
                <w:noProof/>
                <w:webHidden/>
              </w:rPr>
              <w:fldChar w:fldCharType="end"/>
            </w:r>
          </w:hyperlink>
        </w:p>
        <w:p w14:paraId="0BEB2004" w14:textId="5BFDBE6E" w:rsidR="00846970" w:rsidRDefault="00656A38">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5637EF53" w14:textId="7EBF32F3"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3AE533FF" w14:textId="6D496DB5"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846970">
              <w:rPr>
                <w:noProof/>
                <w:webHidden/>
              </w:rPr>
              <w:t>420</w:t>
            </w:r>
            <w:r w:rsidR="00846970">
              <w:rPr>
                <w:noProof/>
                <w:webHidden/>
              </w:rPr>
              <w:fldChar w:fldCharType="end"/>
            </w:r>
          </w:hyperlink>
        </w:p>
        <w:p w14:paraId="0608863F" w14:textId="68D9D323"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1012D2BE" w14:textId="7B75FCFF"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3D2B6AD0" w14:textId="1560E7D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45AD7259" w14:textId="4784509B"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2A08906F" w14:textId="09DE9E5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2599AC78" w14:textId="65FE080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137A4FA3" w14:textId="4EAE8CF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846970">
              <w:rPr>
                <w:noProof/>
                <w:webHidden/>
              </w:rPr>
              <w:t>424</w:t>
            </w:r>
            <w:r w:rsidR="00846970">
              <w:rPr>
                <w:noProof/>
                <w:webHidden/>
              </w:rPr>
              <w:fldChar w:fldCharType="end"/>
            </w:r>
          </w:hyperlink>
        </w:p>
        <w:p w14:paraId="564DE419" w14:textId="3DB397E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846970">
              <w:rPr>
                <w:noProof/>
                <w:webHidden/>
              </w:rPr>
              <w:t>425</w:t>
            </w:r>
            <w:r w:rsidR="00846970">
              <w:rPr>
                <w:noProof/>
                <w:webHidden/>
              </w:rPr>
              <w:fldChar w:fldCharType="end"/>
            </w:r>
          </w:hyperlink>
        </w:p>
        <w:p w14:paraId="053482A7" w14:textId="11F9D23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4A8505E7" w14:textId="020A4AA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6C404276" w14:textId="2E282250"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78429702" w14:textId="0F4307A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2DA82888" w14:textId="324CFCEA"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846970">
              <w:rPr>
                <w:noProof/>
                <w:webHidden/>
              </w:rPr>
              <w:t>428</w:t>
            </w:r>
            <w:r w:rsidR="00846970">
              <w:rPr>
                <w:noProof/>
                <w:webHidden/>
              </w:rPr>
              <w:fldChar w:fldCharType="end"/>
            </w:r>
          </w:hyperlink>
        </w:p>
        <w:p w14:paraId="2727A62D" w14:textId="7EC062D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846970">
              <w:rPr>
                <w:noProof/>
                <w:webHidden/>
              </w:rPr>
              <w:t>430</w:t>
            </w:r>
            <w:r w:rsidR="00846970">
              <w:rPr>
                <w:noProof/>
                <w:webHidden/>
              </w:rPr>
              <w:fldChar w:fldCharType="end"/>
            </w:r>
          </w:hyperlink>
        </w:p>
        <w:p w14:paraId="371ECBBD" w14:textId="77F71DA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337ADEC3" w14:textId="4D480071"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0BC0B529" w14:textId="6137EBC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7AF2A2F5" w14:textId="29B7DD6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846970">
              <w:rPr>
                <w:noProof/>
                <w:webHidden/>
              </w:rPr>
              <w:t>432</w:t>
            </w:r>
            <w:r w:rsidR="00846970">
              <w:rPr>
                <w:noProof/>
                <w:webHidden/>
              </w:rPr>
              <w:fldChar w:fldCharType="end"/>
            </w:r>
          </w:hyperlink>
        </w:p>
        <w:p w14:paraId="496292A1" w14:textId="279A0FE7"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65A00D9E" w14:textId="304ADB0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48374C27" w14:textId="28604915"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0C714146" w14:textId="2EE4A2C2"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846970">
              <w:rPr>
                <w:noProof/>
                <w:webHidden/>
              </w:rPr>
              <w:t>434</w:t>
            </w:r>
            <w:r w:rsidR="00846970">
              <w:rPr>
                <w:noProof/>
                <w:webHidden/>
              </w:rPr>
              <w:fldChar w:fldCharType="end"/>
            </w:r>
          </w:hyperlink>
        </w:p>
        <w:p w14:paraId="6FE1CA62" w14:textId="5CB4C1D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41DF508" w14:textId="309EC954"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C4E0F3E" w14:textId="484E4798"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69ABA778" w14:textId="718A4C48"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7944A0A6" w14:textId="75BECBAF"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58D3FC62" w14:textId="231F4FBC"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846970">
              <w:rPr>
                <w:noProof/>
                <w:webHidden/>
              </w:rPr>
              <w:t>438</w:t>
            </w:r>
            <w:r w:rsidR="00846970">
              <w:rPr>
                <w:noProof/>
                <w:webHidden/>
              </w:rPr>
              <w:fldChar w:fldCharType="end"/>
            </w:r>
          </w:hyperlink>
        </w:p>
        <w:p w14:paraId="57863403" w14:textId="566FC39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52862CF5" w14:textId="5F89F706"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07792FE" w14:textId="04945BD3" w:rsidR="00846970" w:rsidRDefault="00656A38">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64EC18A" w14:textId="253A2A2F"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16638582" w14:textId="098E253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0577F2" w14:textId="271EB60F"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D73D77" w14:textId="2D9F80E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846970">
              <w:rPr>
                <w:noProof/>
                <w:webHidden/>
              </w:rPr>
              <w:t>443</w:t>
            </w:r>
            <w:r w:rsidR="00846970">
              <w:rPr>
                <w:noProof/>
                <w:webHidden/>
              </w:rPr>
              <w:fldChar w:fldCharType="end"/>
            </w:r>
          </w:hyperlink>
        </w:p>
        <w:p w14:paraId="735DACE4" w14:textId="0A446106"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846970">
              <w:rPr>
                <w:noProof/>
                <w:webHidden/>
              </w:rPr>
              <w:t>444</w:t>
            </w:r>
            <w:r w:rsidR="00846970">
              <w:rPr>
                <w:noProof/>
                <w:webHidden/>
              </w:rPr>
              <w:fldChar w:fldCharType="end"/>
            </w:r>
          </w:hyperlink>
        </w:p>
        <w:p w14:paraId="6BBEA5BA" w14:textId="3B4388F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846970">
              <w:rPr>
                <w:noProof/>
                <w:webHidden/>
              </w:rPr>
              <w:t>446</w:t>
            </w:r>
            <w:r w:rsidR="00846970">
              <w:rPr>
                <w:noProof/>
                <w:webHidden/>
              </w:rPr>
              <w:fldChar w:fldCharType="end"/>
            </w:r>
          </w:hyperlink>
        </w:p>
        <w:p w14:paraId="0BE8BDE5" w14:textId="3BDBE3AB"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7AC9AE43" w14:textId="54F963CC"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262F49C3" w14:textId="5349B3A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846970">
              <w:rPr>
                <w:noProof/>
                <w:webHidden/>
              </w:rPr>
              <w:t>448</w:t>
            </w:r>
            <w:r w:rsidR="00846970">
              <w:rPr>
                <w:noProof/>
                <w:webHidden/>
              </w:rPr>
              <w:fldChar w:fldCharType="end"/>
            </w:r>
          </w:hyperlink>
        </w:p>
        <w:p w14:paraId="7F2D7668" w14:textId="52B369F9"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0E24794F" w14:textId="6535D89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284E7330" w14:textId="4F39FE21"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64A5C7B6" w14:textId="59DC31CC"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46EB71B3" w14:textId="42688312"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5175BF09" w14:textId="67EEC57B"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2D2EA266" w14:textId="35F87A5F"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7118ECA2" w14:textId="30852ED6"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643AEAED" w14:textId="28D3A09D"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43536B7A" w14:textId="588493A4"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724EF7F1" w14:textId="547FD07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846970">
              <w:rPr>
                <w:noProof/>
                <w:webHidden/>
              </w:rPr>
              <w:t>458</w:t>
            </w:r>
            <w:r w:rsidR="00846970">
              <w:rPr>
                <w:noProof/>
                <w:webHidden/>
              </w:rPr>
              <w:fldChar w:fldCharType="end"/>
            </w:r>
          </w:hyperlink>
        </w:p>
        <w:p w14:paraId="5A8AC379" w14:textId="5E6C84C7"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879DA97" w14:textId="3C0BBDAE"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5C3A056" w14:textId="6B1121FF"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0CEAAFAE" w14:textId="20BA4115"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22624EAD" w14:textId="141C4305"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3070F99F" w14:textId="27BFE7A2"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846970">
              <w:rPr>
                <w:noProof/>
                <w:webHidden/>
              </w:rPr>
              <w:t>462</w:t>
            </w:r>
            <w:r w:rsidR="00846970">
              <w:rPr>
                <w:noProof/>
                <w:webHidden/>
              </w:rPr>
              <w:fldChar w:fldCharType="end"/>
            </w:r>
          </w:hyperlink>
        </w:p>
        <w:p w14:paraId="79251A21" w14:textId="268D2168"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1F686E3C" w14:textId="29166EAA"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0459AC39" w14:textId="341AD13B" w:rsidR="00846970" w:rsidRDefault="00656A38">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846970">
              <w:rPr>
                <w:noProof/>
                <w:webHidden/>
              </w:rPr>
              <w:t>464</w:t>
            </w:r>
            <w:r w:rsidR="00846970">
              <w:rPr>
                <w:noProof/>
                <w:webHidden/>
              </w:rPr>
              <w:fldChar w:fldCharType="end"/>
            </w:r>
          </w:hyperlink>
        </w:p>
        <w:p w14:paraId="7F30B190" w14:textId="0D005124" w:rsidR="00846970" w:rsidRDefault="00656A38">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846970">
              <w:rPr>
                <w:noProof/>
                <w:webHidden/>
              </w:rPr>
              <w:t>465</w:t>
            </w:r>
            <w:r w:rsidR="00846970">
              <w:rPr>
                <w:noProof/>
                <w:webHidden/>
              </w:rPr>
              <w:fldChar w:fldCharType="end"/>
            </w:r>
          </w:hyperlink>
        </w:p>
        <w:p w14:paraId="0A18DD9F" w14:textId="2DF86F96" w:rsidR="00846970" w:rsidRDefault="00656A38">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846970">
              <w:rPr>
                <w:noProof/>
                <w:webHidden/>
              </w:rPr>
              <w:t>466</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45F88" w:rsidRPr="00D2146B" w:rsidRDefault="00945F88"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45F88" w:rsidRPr="00D2146B" w:rsidRDefault="00945F88"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45F88" w:rsidRDefault="00945F88"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45F88" w:rsidRDefault="00945F88" w:rsidP="00942B30">
                              <w:pPr>
                                <w:spacing w:before="60" w:line="256" w:lineRule="auto"/>
                                <w:jc w:val="center"/>
                                <w:rPr>
                                  <w:sz w:val="24"/>
                                  <w:szCs w:val="24"/>
                                </w:rPr>
                              </w:pPr>
                              <w:r>
                                <w:rPr>
                                  <w:rFonts w:eastAsia="Calibri"/>
                                  <w:color w:val="000000"/>
                                  <w:sz w:val="18"/>
                                  <w:szCs w:val="18"/>
                                </w:rPr>
                                <w:t>Parser</w:t>
                              </w:r>
                            </w:p>
                            <w:p w14:paraId="1ABFD117" w14:textId="77777777" w:rsidR="00945F88" w:rsidRDefault="00945F88"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45F88" w:rsidRDefault="00945F88" w:rsidP="003727AB">
                              <w:pPr>
                                <w:spacing w:before="60" w:line="254" w:lineRule="auto"/>
                                <w:jc w:val="center"/>
                                <w:rPr>
                                  <w:sz w:val="24"/>
                                  <w:szCs w:val="24"/>
                                </w:rPr>
                              </w:pPr>
                              <w:r>
                                <w:rPr>
                                  <w:rFonts w:eastAsia="Calibri"/>
                                  <w:color w:val="000000"/>
                                  <w:sz w:val="18"/>
                                  <w:szCs w:val="18"/>
                                </w:rPr>
                                <w:t>Scanner</w:t>
                              </w:r>
                            </w:p>
                            <w:p w14:paraId="03FD0412" w14:textId="77777777" w:rsidR="00945F88" w:rsidRDefault="00945F88"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45F88" w:rsidRDefault="00945F8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45F88" w:rsidRDefault="00945F88" w:rsidP="003567A1">
                              <w:pPr>
                                <w:spacing w:before="0" w:line="252" w:lineRule="auto"/>
                                <w:jc w:val="center"/>
                                <w:rPr>
                                  <w:sz w:val="24"/>
                                  <w:szCs w:val="24"/>
                                </w:rPr>
                              </w:pPr>
                            </w:p>
                            <w:p w14:paraId="217B84F7" w14:textId="77777777" w:rsidR="00945F88" w:rsidRDefault="00945F88"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45F88" w:rsidRDefault="00945F88"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45F88" w:rsidRPr="00EF6288" w:rsidRDefault="00945F88"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45F88" w:rsidRDefault="00945F8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45F88" w:rsidRDefault="00945F88"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45F88" w:rsidRDefault="00945F88"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45F88" w:rsidRPr="00E962F6" w:rsidRDefault="00945F8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45F88" w:rsidRDefault="00945F88"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45F88" w:rsidRDefault="00945F88"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45F88" w:rsidRDefault="00945F88"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45F88" w:rsidRDefault="00945F88"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45F88" w:rsidRDefault="00945F88"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45F88" w:rsidRPr="00D2146B" w:rsidRDefault="00945F88"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45F88" w:rsidRPr="00D2146B" w:rsidRDefault="00945F88"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45F88" w:rsidRDefault="00945F88"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45F88" w:rsidRDefault="00945F88" w:rsidP="00942B30">
                        <w:pPr>
                          <w:spacing w:before="60" w:line="256" w:lineRule="auto"/>
                          <w:jc w:val="center"/>
                          <w:rPr>
                            <w:sz w:val="24"/>
                            <w:szCs w:val="24"/>
                          </w:rPr>
                        </w:pPr>
                        <w:r>
                          <w:rPr>
                            <w:rFonts w:eastAsia="Calibri"/>
                            <w:color w:val="000000"/>
                            <w:sz w:val="18"/>
                            <w:szCs w:val="18"/>
                          </w:rPr>
                          <w:t>Parser</w:t>
                        </w:r>
                      </w:p>
                      <w:p w14:paraId="1ABFD117" w14:textId="77777777" w:rsidR="00945F88" w:rsidRDefault="00945F88"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45F88" w:rsidRDefault="00945F88" w:rsidP="003727AB">
                        <w:pPr>
                          <w:spacing w:before="60" w:line="254" w:lineRule="auto"/>
                          <w:jc w:val="center"/>
                          <w:rPr>
                            <w:sz w:val="24"/>
                            <w:szCs w:val="24"/>
                          </w:rPr>
                        </w:pPr>
                        <w:r>
                          <w:rPr>
                            <w:rFonts w:eastAsia="Calibri"/>
                            <w:color w:val="000000"/>
                            <w:sz w:val="18"/>
                            <w:szCs w:val="18"/>
                          </w:rPr>
                          <w:t>Scanner</w:t>
                        </w:r>
                      </w:p>
                      <w:p w14:paraId="03FD0412" w14:textId="77777777" w:rsidR="00945F88" w:rsidRDefault="00945F88"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45F88" w:rsidRDefault="00945F8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45F88" w:rsidRDefault="00945F88" w:rsidP="003567A1">
                        <w:pPr>
                          <w:spacing w:before="0" w:line="252" w:lineRule="auto"/>
                          <w:jc w:val="center"/>
                          <w:rPr>
                            <w:sz w:val="24"/>
                            <w:szCs w:val="24"/>
                          </w:rPr>
                        </w:pPr>
                      </w:p>
                      <w:p w14:paraId="217B84F7" w14:textId="77777777" w:rsidR="00945F88" w:rsidRDefault="00945F88"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45F88" w:rsidRDefault="00945F88"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45F88" w:rsidRPr="00EF6288" w:rsidRDefault="00945F88"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45F88" w:rsidRDefault="00945F8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45F88" w:rsidRDefault="00945F88"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45F88" w:rsidRDefault="00945F88"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45F88" w:rsidRPr="00E962F6" w:rsidRDefault="00945F8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45F88" w:rsidRDefault="00945F88"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45F88" w:rsidRDefault="00945F88"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45F88" w:rsidRDefault="00945F88"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45F88" w:rsidRDefault="00945F88"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45F88" w:rsidRDefault="00945F88"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45F88" w:rsidRPr="00D2146B" w:rsidRDefault="00945F88"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45F88" w:rsidRPr="00D2146B" w:rsidRDefault="00945F88"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45F88" w:rsidRDefault="00945F88"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45F88" w:rsidRDefault="00945F88" w:rsidP="00541B67">
                              <w:pPr>
                                <w:spacing w:before="60" w:line="256" w:lineRule="auto"/>
                                <w:jc w:val="center"/>
                                <w:rPr>
                                  <w:sz w:val="24"/>
                                  <w:szCs w:val="24"/>
                                </w:rPr>
                              </w:pPr>
                              <w:r>
                                <w:rPr>
                                  <w:rFonts w:eastAsia="Calibri"/>
                                  <w:color w:val="000000"/>
                                  <w:sz w:val="18"/>
                                  <w:szCs w:val="18"/>
                                </w:rPr>
                                <w:t>Parser</w:t>
                              </w:r>
                            </w:p>
                            <w:p w14:paraId="738A4637" w14:textId="77777777" w:rsidR="00945F88" w:rsidRDefault="00945F88"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45F88" w:rsidRDefault="00945F88" w:rsidP="00541B67">
                              <w:pPr>
                                <w:spacing w:before="60" w:line="254" w:lineRule="auto"/>
                                <w:jc w:val="center"/>
                                <w:rPr>
                                  <w:sz w:val="24"/>
                                  <w:szCs w:val="24"/>
                                </w:rPr>
                              </w:pPr>
                              <w:r>
                                <w:rPr>
                                  <w:rFonts w:eastAsia="Calibri"/>
                                  <w:color w:val="000000"/>
                                  <w:sz w:val="18"/>
                                  <w:szCs w:val="18"/>
                                </w:rPr>
                                <w:t>Scanner</w:t>
                              </w:r>
                            </w:p>
                            <w:p w14:paraId="1FC59E41" w14:textId="77777777" w:rsidR="00945F88" w:rsidRDefault="00945F88"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45F88" w:rsidRDefault="00945F8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45F88" w:rsidRDefault="00945F88" w:rsidP="00541B67">
                              <w:pPr>
                                <w:spacing w:before="0" w:line="252" w:lineRule="auto"/>
                                <w:jc w:val="center"/>
                                <w:rPr>
                                  <w:sz w:val="24"/>
                                  <w:szCs w:val="24"/>
                                </w:rPr>
                              </w:pPr>
                            </w:p>
                            <w:p w14:paraId="1164C4DA" w14:textId="77777777" w:rsidR="00945F88" w:rsidRDefault="00945F88"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45F88" w:rsidRDefault="00945F88"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45F88" w:rsidRPr="00EF6288" w:rsidRDefault="00945F88"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45F88" w:rsidRDefault="00945F8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45F88" w:rsidRDefault="00945F88"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45F88" w:rsidRDefault="00945F88"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45F88" w:rsidRPr="00E962F6" w:rsidRDefault="00945F8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45F88" w:rsidRDefault="00945F88"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45F88" w:rsidRDefault="00945F88"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45F88" w:rsidRDefault="00945F88"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45F88" w:rsidRDefault="00945F88"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45F88" w:rsidRDefault="00945F88"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45F88" w:rsidRPr="00D2146B" w:rsidRDefault="00945F88"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45F88" w:rsidRPr="00D2146B" w:rsidRDefault="00945F88"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45F88" w:rsidRDefault="00945F88"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45F88" w:rsidRDefault="00945F88" w:rsidP="00541B67">
                        <w:pPr>
                          <w:spacing w:before="60" w:line="256" w:lineRule="auto"/>
                          <w:jc w:val="center"/>
                          <w:rPr>
                            <w:sz w:val="24"/>
                            <w:szCs w:val="24"/>
                          </w:rPr>
                        </w:pPr>
                        <w:r>
                          <w:rPr>
                            <w:rFonts w:eastAsia="Calibri"/>
                            <w:color w:val="000000"/>
                            <w:sz w:val="18"/>
                            <w:szCs w:val="18"/>
                          </w:rPr>
                          <w:t>Parser</w:t>
                        </w:r>
                      </w:p>
                      <w:p w14:paraId="738A4637" w14:textId="77777777" w:rsidR="00945F88" w:rsidRDefault="00945F88"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45F88" w:rsidRDefault="00945F88" w:rsidP="00541B67">
                        <w:pPr>
                          <w:spacing w:before="60" w:line="254" w:lineRule="auto"/>
                          <w:jc w:val="center"/>
                          <w:rPr>
                            <w:sz w:val="24"/>
                            <w:szCs w:val="24"/>
                          </w:rPr>
                        </w:pPr>
                        <w:r>
                          <w:rPr>
                            <w:rFonts w:eastAsia="Calibri"/>
                            <w:color w:val="000000"/>
                            <w:sz w:val="18"/>
                            <w:szCs w:val="18"/>
                          </w:rPr>
                          <w:t>Scanner</w:t>
                        </w:r>
                      </w:p>
                      <w:p w14:paraId="1FC59E41" w14:textId="77777777" w:rsidR="00945F88" w:rsidRDefault="00945F88"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45F88" w:rsidRDefault="00945F8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45F88" w:rsidRDefault="00945F88" w:rsidP="00541B67">
                        <w:pPr>
                          <w:spacing w:before="0" w:line="252" w:lineRule="auto"/>
                          <w:jc w:val="center"/>
                          <w:rPr>
                            <w:sz w:val="24"/>
                            <w:szCs w:val="24"/>
                          </w:rPr>
                        </w:pPr>
                      </w:p>
                      <w:p w14:paraId="1164C4DA" w14:textId="77777777" w:rsidR="00945F88" w:rsidRDefault="00945F88"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45F88" w:rsidRDefault="00945F88"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45F88" w:rsidRPr="00EF6288" w:rsidRDefault="00945F88"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45F88" w:rsidRDefault="00945F8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45F88" w:rsidRDefault="00945F88"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45F88" w:rsidRDefault="00945F88"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45F88" w:rsidRPr="00E962F6" w:rsidRDefault="00945F8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45F88" w:rsidRDefault="00945F88"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45F88" w:rsidRDefault="00945F88"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45F88" w:rsidRDefault="00945F88"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45F88" w:rsidRDefault="00945F88"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45F88" w:rsidRDefault="00945F88"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82CDC45"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846970">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0D085401"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67D4CDA9"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37F8F2FE"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74CA0B3F"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846970">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5729A669"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846970">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0"/>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1" w:name="_Toc54625023"/>
      <w:r w:rsidRPr="00D822A3">
        <w:rPr>
          <w:lang w:val="en-GB"/>
        </w:rPr>
        <w:t>Declarations</w:t>
      </w:r>
      <w:bookmarkEnd w:id="31"/>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625024"/>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Ref54270751"/>
      <w:bookmarkStart w:id="36" w:name="_Toc54625025"/>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ED10B3E"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156E531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1B5A0AA6"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846970">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77D6275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846970">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625026"/>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4A9CA0F3"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846970">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8" w:name="_Toc54625027"/>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64DD90E9"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46970">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4BA8FEB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846970">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0FE06F6"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846970">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625029"/>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625030"/>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0E26C9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1" w:name="_Toc54625031"/>
      <w:r>
        <w:rPr>
          <w:highlight w:val="white"/>
          <w:lang w:val="en-GB"/>
        </w:rPr>
        <w:t>The Statement Class</w:t>
      </w:r>
      <w:bookmarkEnd w:id="141"/>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2" w:name="_Toc54625032"/>
      <w:r>
        <w:rPr>
          <w:lang w:val="en-GB"/>
        </w:rPr>
        <w:t>The If Statement</w:t>
      </w:r>
      <w:bookmarkEnd w:id="142"/>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3" w:name="_Toc54625033"/>
      <w:r w:rsidRPr="00D822A3">
        <w:rPr>
          <w:lang w:val="en-GB"/>
        </w:rPr>
        <w:t>Header Rules</w:t>
      </w:r>
      <w:bookmarkEnd w:id="143"/>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4" w:name="_Toc54625034"/>
      <w:r w:rsidRPr="00D822A3">
        <w:rPr>
          <w:lang w:val="en-GB"/>
        </w:rPr>
        <w:t xml:space="preserve">The </w:t>
      </w:r>
      <w:r w:rsidR="004B7BC0" w:rsidRPr="00D822A3">
        <w:rPr>
          <w:lang w:val="en-GB"/>
        </w:rPr>
        <w:t>Switch S</w:t>
      </w:r>
      <w:r w:rsidRPr="00D822A3">
        <w:rPr>
          <w:lang w:val="en-GB"/>
        </w:rPr>
        <w:t>tatement</w:t>
      </w:r>
      <w:bookmarkEnd w:id="144"/>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5" w:name="_Toc54625035"/>
      <w:r w:rsidRPr="00D822A3">
        <w:rPr>
          <w:highlight w:val="white"/>
          <w:lang w:val="en-GB"/>
        </w:rPr>
        <w:t>The Case Statement</w:t>
      </w:r>
      <w:bookmarkEnd w:id="145"/>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6" w:name="_Toc54625036"/>
      <w:r w:rsidRPr="00D822A3">
        <w:rPr>
          <w:lang w:val="en-GB"/>
        </w:rPr>
        <w:t>The Default Statement</w:t>
      </w:r>
      <w:bookmarkEnd w:id="146"/>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7" w:name="_Toc54625037"/>
      <w:r w:rsidRPr="00D822A3">
        <w:rPr>
          <w:lang w:val="en-GB"/>
        </w:rPr>
        <w:t>The While Statement</w:t>
      </w:r>
      <w:bookmarkEnd w:id="147"/>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8" w:name="_Toc54625038"/>
      <w:r w:rsidRPr="00D822A3">
        <w:rPr>
          <w:lang w:val="en-GB"/>
        </w:rPr>
        <w:t>The Do Statement</w:t>
      </w:r>
      <w:bookmarkEnd w:id="148"/>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9"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49"/>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0"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0"/>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1" w:name="_Toc54625041"/>
      <w:r w:rsidRPr="00D822A3">
        <w:rPr>
          <w:lang w:val="en-GB"/>
        </w:rPr>
        <w:lastRenderedPageBreak/>
        <w:t>Return Statement</w:t>
      </w:r>
      <w:bookmarkEnd w:id="151"/>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2" w:name="_Toc54625042"/>
      <w:r w:rsidRPr="00D822A3">
        <w:rPr>
          <w:lang w:val="en-GB"/>
        </w:rPr>
        <w:t>Optional Expression Statement</w:t>
      </w:r>
      <w:bookmarkEnd w:id="152"/>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7830F0C0"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3" w:name="_Toc54625043"/>
      <w:r w:rsidRPr="00D822A3">
        <w:rPr>
          <w:lang w:val="en-GB"/>
        </w:rPr>
        <w:t>Block Statement</w:t>
      </w:r>
      <w:bookmarkEnd w:id="153"/>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4" w:name="_Toc54625044"/>
      <w:r w:rsidRPr="00D822A3">
        <w:rPr>
          <w:lang w:val="en-GB"/>
        </w:rPr>
        <w:t>Declaration Statement</w:t>
      </w:r>
      <w:bookmarkEnd w:id="154"/>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5" w:name="_Toc54625045"/>
      <w:r w:rsidRPr="00D822A3">
        <w:rPr>
          <w:lang w:val="en-GB"/>
        </w:rPr>
        <w:t>Jump Register Statements</w:t>
      </w:r>
      <w:bookmarkEnd w:id="155"/>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6" w:name="_Toc54625046"/>
      <w:r w:rsidRPr="00D822A3">
        <w:rPr>
          <w:lang w:val="en-GB"/>
        </w:rPr>
        <w:lastRenderedPageBreak/>
        <w:t>Interrupt Statements</w:t>
      </w:r>
      <w:bookmarkEnd w:id="156"/>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7" w:name="_Toc54625047"/>
      <w:r w:rsidRPr="00D822A3">
        <w:rPr>
          <w:lang w:val="en-GB"/>
        </w:rPr>
        <w:t>System Call Statements</w:t>
      </w:r>
      <w:bookmarkEnd w:id="157"/>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8" w:name="_Toc54625048"/>
      <w:r w:rsidRPr="00D822A3">
        <w:rPr>
          <w:lang w:val="en-GB"/>
        </w:rPr>
        <w:t>Expression</w:t>
      </w:r>
      <w:r w:rsidR="00FE4E0C" w:rsidRPr="00D822A3">
        <w:rPr>
          <w:lang w:val="en-GB"/>
        </w:rPr>
        <w:t>s</w:t>
      </w:r>
      <w:bookmarkEnd w:id="158"/>
    </w:p>
    <w:p w14:paraId="30F881BE" w14:textId="77777777" w:rsidR="00733710" w:rsidRDefault="00733710" w:rsidP="00733710">
      <w:pPr>
        <w:pStyle w:val="Rubrik3"/>
        <w:rPr>
          <w:highlight w:val="white"/>
          <w:lang w:val="en-GB"/>
        </w:rPr>
      </w:pPr>
      <w:bookmarkStart w:id="159" w:name="_Toc54625049"/>
      <w:r>
        <w:rPr>
          <w:highlight w:val="white"/>
          <w:lang w:val="en-GB"/>
        </w:rPr>
        <w:t>The Expression Class</w:t>
      </w:r>
      <w:bookmarkEnd w:id="159"/>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0" w:name="_Toc54625050"/>
      <w:r w:rsidRPr="00D822A3">
        <w:rPr>
          <w:lang w:val="en-GB"/>
        </w:rPr>
        <w:t xml:space="preserve">The </w:t>
      </w:r>
      <w:r w:rsidR="009E1435" w:rsidRPr="00D822A3">
        <w:rPr>
          <w:lang w:val="en-GB"/>
        </w:rPr>
        <w:t>Assignment Expression</w:t>
      </w:r>
      <w:bookmarkEnd w:id="160"/>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1" w:name="_Toc54625051"/>
      <w:r w:rsidRPr="00D822A3">
        <w:rPr>
          <w:lang w:val="en-GB"/>
        </w:rPr>
        <w:t>The Condition Expression</w:t>
      </w:r>
      <w:bookmarkEnd w:id="16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2" w:name="_Toc54625052"/>
      <w:r w:rsidRPr="00D822A3">
        <w:rPr>
          <w:lang w:val="en-GB"/>
        </w:rPr>
        <w:t>Constant Expression</w:t>
      </w:r>
      <w:bookmarkEnd w:id="16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3" w:name="_Toc54625053"/>
      <w:r w:rsidRPr="00D822A3">
        <w:rPr>
          <w:lang w:val="en-GB"/>
        </w:rPr>
        <w:t>Logical Expression</w:t>
      </w:r>
      <w:r w:rsidR="00F4495B" w:rsidRPr="00D822A3">
        <w:rPr>
          <w:lang w:val="en-GB"/>
        </w:rPr>
        <w:t>s</w:t>
      </w:r>
      <w:bookmarkEnd w:id="16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4" w:name="_Toc54625054"/>
      <w:r w:rsidRPr="00D822A3">
        <w:rPr>
          <w:highlight w:val="white"/>
          <w:lang w:val="en-GB"/>
        </w:rPr>
        <w:t>Bitwise Expression</w:t>
      </w:r>
      <w:r w:rsidR="00A26FB4" w:rsidRPr="00D822A3">
        <w:rPr>
          <w:highlight w:val="white"/>
          <w:lang w:val="en-GB"/>
        </w:rPr>
        <w:t>s</w:t>
      </w:r>
      <w:bookmarkEnd w:id="164"/>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5" w:name="_Toc54625055"/>
      <w:bookmarkEnd w:id="41"/>
      <w:r w:rsidRPr="00D822A3">
        <w:rPr>
          <w:lang w:val="en-GB"/>
        </w:rPr>
        <w:lastRenderedPageBreak/>
        <w:t>Shift Expression</w:t>
      </w:r>
      <w:bookmarkEnd w:id="16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6" w:name="_Toc54625056"/>
      <w:r w:rsidRPr="00D822A3">
        <w:rPr>
          <w:lang w:val="en-GB"/>
        </w:rPr>
        <w:t>Equality and Relation Expressions</w:t>
      </w:r>
      <w:bookmarkEnd w:id="166"/>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7"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3ABA200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08FAB190"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8" w:name="_Toc54625058"/>
      <w:r w:rsidRPr="00D822A3">
        <w:rPr>
          <w:highlight w:val="white"/>
          <w:lang w:val="en-GB"/>
        </w:rPr>
        <w:t>Multiplication Expressions</w:t>
      </w:r>
      <w:bookmarkEnd w:id="168"/>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9" w:name="_Toc54625059"/>
      <w:r w:rsidRPr="00D822A3">
        <w:rPr>
          <w:lang w:val="en-GB"/>
        </w:rPr>
        <w:t>Cast</w:t>
      </w:r>
      <w:r w:rsidR="00F158B0" w:rsidRPr="00D822A3">
        <w:rPr>
          <w:lang w:val="en-GB"/>
        </w:rPr>
        <w:t xml:space="preserve"> Expressions</w:t>
      </w:r>
      <w:bookmarkEnd w:id="16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0" w:name="_Toc54625060"/>
      <w:r w:rsidRPr="00D822A3">
        <w:rPr>
          <w:lang w:val="en-GB"/>
        </w:rPr>
        <w:t>Prefix Expression</w:t>
      </w:r>
      <w:bookmarkEnd w:id="17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1" w:name="_Toc54625061"/>
      <w:r w:rsidRPr="00D822A3">
        <w:rPr>
          <w:lang w:val="en-GB"/>
        </w:rPr>
        <w:t xml:space="preserve">Unary Addition </w:t>
      </w:r>
      <w:r w:rsidR="006342B0" w:rsidRPr="00D822A3">
        <w:rPr>
          <w:lang w:val="en-GB"/>
        </w:rPr>
        <w:t>Expressions</w:t>
      </w:r>
      <w:bookmarkEnd w:id="171"/>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2" w:name="_Toc54625062"/>
      <w:r w:rsidRPr="00D822A3">
        <w:rPr>
          <w:highlight w:val="white"/>
          <w:lang w:val="en-GB"/>
        </w:rPr>
        <w:t>Logical Not Expression</w:t>
      </w:r>
      <w:bookmarkEnd w:id="172"/>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3" w:name="_Toc54625063"/>
      <w:r w:rsidRPr="00D822A3">
        <w:rPr>
          <w:highlight w:val="white"/>
          <w:lang w:val="en-GB"/>
        </w:rPr>
        <w:t>Bitwise Not Expression</w:t>
      </w:r>
      <w:bookmarkEnd w:id="173"/>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4"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4"/>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5" w:name="_Toc54625065"/>
      <w:r w:rsidRPr="00D822A3">
        <w:rPr>
          <w:highlight w:val="white"/>
          <w:lang w:val="en-GB"/>
        </w:rPr>
        <w:t>Address Expression</w:t>
      </w:r>
      <w:bookmarkEnd w:id="17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6" w:name="_Toc54625066"/>
      <w:r w:rsidRPr="00D822A3">
        <w:rPr>
          <w:highlight w:val="white"/>
          <w:lang w:val="en-GB"/>
        </w:rPr>
        <w:t>Dereference</w:t>
      </w:r>
      <w:r w:rsidR="00B47577" w:rsidRPr="00D822A3">
        <w:rPr>
          <w:highlight w:val="white"/>
          <w:lang w:val="en-GB"/>
        </w:rPr>
        <w:t xml:space="preserve"> Expression</w:t>
      </w:r>
      <w:bookmarkEnd w:id="17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7" w:name="_Toc54625067"/>
      <w:r w:rsidRPr="00D822A3">
        <w:rPr>
          <w:highlight w:val="white"/>
          <w:lang w:val="en-GB"/>
        </w:rPr>
        <w:t>Prefix Increment and Decrement Expression</w:t>
      </w:r>
      <w:bookmarkEnd w:id="177"/>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8" w:name="_Toc54625068"/>
      <w:r w:rsidRPr="00D822A3">
        <w:rPr>
          <w:highlight w:val="white"/>
          <w:lang w:val="en-GB"/>
        </w:rPr>
        <w:t>Postfix Increment and Decrement Expression</w:t>
      </w:r>
      <w:bookmarkEnd w:id="178"/>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9" w:name="_Toc54625069"/>
      <w:r w:rsidRPr="00D822A3">
        <w:rPr>
          <w:highlight w:val="white"/>
          <w:lang w:val="en-GB"/>
        </w:rPr>
        <w:t>Arrow Expression</w:t>
      </w:r>
      <w:bookmarkEnd w:id="17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0" w:name="_Toc54625070"/>
      <w:r w:rsidRPr="00D822A3">
        <w:rPr>
          <w:highlight w:val="white"/>
          <w:lang w:val="en-GB"/>
        </w:rPr>
        <w:lastRenderedPageBreak/>
        <w:t>Index Expression</w:t>
      </w:r>
      <w:bookmarkEnd w:id="18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1" w:name="_Toc54625071"/>
      <w:r w:rsidRPr="00D822A3">
        <w:rPr>
          <w:highlight w:val="white"/>
          <w:lang w:val="en-GB"/>
        </w:rPr>
        <w:t>Dot Expression</w:t>
      </w:r>
      <w:bookmarkEnd w:id="18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2" w:name="_Toc54625072"/>
      <w:r w:rsidRPr="00D822A3">
        <w:rPr>
          <w:highlight w:val="white"/>
          <w:lang w:val="en-GB"/>
        </w:rPr>
        <w:t>Function Call Expression</w:t>
      </w:r>
      <w:bookmarkEnd w:id="18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1D51B820"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3" w:name="_Toc54625073"/>
      <w:r w:rsidRPr="00D822A3">
        <w:rPr>
          <w:lang w:val="en-GB"/>
        </w:rPr>
        <w:t>Argument Expression List</w:t>
      </w:r>
      <w:bookmarkEnd w:id="18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4" w:name="_Toc54625074"/>
      <w:r w:rsidRPr="00D822A3">
        <w:rPr>
          <w:highlight w:val="white"/>
          <w:lang w:val="en-GB"/>
        </w:rPr>
        <w:t>Primary Expressions</w:t>
      </w:r>
      <w:bookmarkEnd w:id="18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5" w:name="_Ref54202176"/>
      <w:bookmarkStart w:id="186" w:name="_Ref54202192"/>
      <w:bookmarkStart w:id="187" w:name="_Ref54264860"/>
      <w:bookmarkStart w:id="188"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5"/>
      <w:bookmarkEnd w:id="186"/>
      <w:bookmarkEnd w:id="187"/>
      <w:bookmarkEnd w:id="188"/>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9"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0" w:name="_Toc54625076"/>
      <w:r w:rsidRPr="00D822A3">
        <w:rPr>
          <w:lang w:val="en-GB"/>
        </w:rPr>
        <w:t>Declarators</w:t>
      </w:r>
      <w:bookmarkEnd w:id="190"/>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1" w:name="_Toc54625077"/>
      <w:r w:rsidRPr="00D822A3">
        <w:rPr>
          <w:lang w:val="en-GB"/>
        </w:rPr>
        <w:lastRenderedPageBreak/>
        <w:t>The Symbol Table</w:t>
      </w:r>
      <w:bookmarkEnd w:id="191"/>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45F88" w:rsidRPr="00D2146B" w:rsidRDefault="00945F88" w:rsidP="0050082D">
                              <w:pPr>
                                <w:spacing w:before="0" w:after="0"/>
                                <w:rPr>
                                  <w:sz w:val="18"/>
                                  <w:szCs w:val="18"/>
                                  <w:lang w:val="sv-SE"/>
                                </w:rPr>
                              </w:pPr>
                              <w:r>
                                <w:rPr>
                                  <w:sz w:val="18"/>
                                  <w:szCs w:val="18"/>
                                  <w:lang w:val="sv-SE"/>
                                </w:rPr>
                                <w:t>Static int globalInt</w:t>
                              </w:r>
                            </w:p>
                            <w:p w14:paraId="69A6032C" w14:textId="768161F7" w:rsidR="00945F88" w:rsidRDefault="00945F88" w:rsidP="0050082D">
                              <w:pPr>
                                <w:spacing w:before="0" w:after="0"/>
                                <w:rPr>
                                  <w:sz w:val="18"/>
                                  <w:szCs w:val="18"/>
                                  <w:lang w:val="sv-SE"/>
                                </w:rPr>
                              </w:pPr>
                              <w:r>
                                <w:rPr>
                                  <w:sz w:val="18"/>
                                  <w:szCs w:val="18"/>
                                  <w:lang w:val="sv-SE"/>
                                </w:rPr>
                                <w:t>Static int i</w:t>
                              </w:r>
                            </w:p>
                            <w:p w14:paraId="65DC2C71" w14:textId="7AEEED2D" w:rsidR="00945F88" w:rsidRDefault="00945F88" w:rsidP="0050082D">
                              <w:pPr>
                                <w:spacing w:before="0" w:after="0"/>
                                <w:rPr>
                                  <w:sz w:val="18"/>
                                  <w:szCs w:val="18"/>
                                  <w:lang w:val="sv-SE"/>
                                </w:rPr>
                              </w:pPr>
                            </w:p>
                            <w:p w14:paraId="3B0DD407" w14:textId="21D67AC3" w:rsidR="00945F88" w:rsidRPr="001B6705" w:rsidRDefault="00945F8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45F88" w:rsidRPr="00D2146B" w:rsidRDefault="00945F88"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45F88" w:rsidRPr="00D2146B" w:rsidRDefault="00945F8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45F88" w:rsidRDefault="00945F8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45F88" w:rsidRPr="00D2146B" w:rsidRDefault="00945F88" w:rsidP="0050082D">
                              <w:pPr>
                                <w:spacing w:before="0" w:after="0" w:line="256" w:lineRule="auto"/>
                                <w:rPr>
                                  <w:sz w:val="18"/>
                                  <w:szCs w:val="18"/>
                                </w:rPr>
                              </w:pPr>
                              <w:r>
                                <w:rPr>
                                  <w:sz w:val="18"/>
                                  <w:szCs w:val="18"/>
                                </w:rPr>
                                <w:t>Auto mainChar : char</w:t>
                              </w:r>
                            </w:p>
                            <w:p w14:paraId="302437A3" w14:textId="77777777" w:rsidR="00945F88" w:rsidRDefault="00945F88" w:rsidP="0050082D">
                              <w:pPr>
                                <w:spacing w:before="0" w:after="0" w:line="256" w:lineRule="auto"/>
                                <w:rPr>
                                  <w:rFonts w:eastAsia="Calibri"/>
                                  <w:color w:val="000000"/>
                                  <w:sz w:val="18"/>
                                  <w:szCs w:val="18"/>
                                </w:rPr>
                              </w:pPr>
                            </w:p>
                            <w:p w14:paraId="71CC6A80" w14:textId="77C30F45" w:rsidR="00945F88" w:rsidRPr="00D2146B" w:rsidRDefault="00945F88" w:rsidP="008C458D">
                              <w:pPr>
                                <w:spacing w:before="0" w:after="0" w:line="256" w:lineRule="auto"/>
                                <w:rPr>
                                  <w:sz w:val="18"/>
                                  <w:szCs w:val="18"/>
                                </w:rPr>
                              </w:pPr>
                              <w:r>
                                <w:rPr>
                                  <w:rFonts w:eastAsia="Calibri"/>
                                  <w:color w:val="000000"/>
                                  <w:sz w:val="18"/>
                                  <w:szCs w:val="18"/>
                                </w:rPr>
                                <w:t>m_parentTable</w:t>
                              </w:r>
                            </w:p>
                            <w:p w14:paraId="4A1EB75F" w14:textId="77777777" w:rsidR="00945F88" w:rsidRPr="00D2146B" w:rsidRDefault="00945F88" w:rsidP="0050082D">
                              <w:pPr>
                                <w:spacing w:before="0" w:after="0" w:line="256" w:lineRule="auto"/>
                                <w:rPr>
                                  <w:sz w:val="18"/>
                                  <w:szCs w:val="18"/>
                                </w:rPr>
                              </w:pPr>
                              <w:r w:rsidRPr="00D2146B">
                                <w:rPr>
                                  <w:rFonts w:eastAsia="Calibri"/>
                                  <w:color w:val="000000"/>
                                  <w:sz w:val="18"/>
                                  <w:szCs w:val="18"/>
                                </w:rPr>
                                <w:t> </w:t>
                              </w:r>
                            </w:p>
                            <w:p w14:paraId="176D8F8E" w14:textId="77777777" w:rsidR="00945F88" w:rsidRPr="00D2146B" w:rsidRDefault="00945F88"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45F88" w:rsidRPr="00D2146B" w:rsidRDefault="00945F88"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45F88" w:rsidRPr="00D2146B" w:rsidRDefault="00945F88" w:rsidP="0050082D">
                              <w:pPr>
                                <w:spacing w:before="0" w:after="0" w:line="254" w:lineRule="auto"/>
                                <w:rPr>
                                  <w:sz w:val="18"/>
                                  <w:szCs w:val="18"/>
                                </w:rPr>
                              </w:pPr>
                              <w:r>
                                <w:rPr>
                                  <w:rFonts w:eastAsia="Calibri"/>
                                  <w:color w:val="000000"/>
                                  <w:sz w:val="18"/>
                                  <w:szCs w:val="18"/>
                                </w:rPr>
                                <w:t>auto int i</w:t>
                              </w:r>
                            </w:p>
                            <w:p w14:paraId="1EB866A9" w14:textId="57278A33" w:rsidR="00945F88" w:rsidRDefault="00945F8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45F88" w:rsidRDefault="00945F88" w:rsidP="00073BF2">
                              <w:pPr>
                                <w:spacing w:before="0" w:after="0" w:line="254" w:lineRule="auto"/>
                                <w:rPr>
                                  <w:rFonts w:eastAsia="Calibri"/>
                                  <w:color w:val="000000"/>
                                  <w:sz w:val="18"/>
                                  <w:szCs w:val="18"/>
                                </w:rPr>
                              </w:pPr>
                            </w:p>
                            <w:p w14:paraId="55FF5C13" w14:textId="77777777" w:rsidR="00945F88" w:rsidRPr="00D2146B" w:rsidRDefault="00945F88" w:rsidP="00073BF2">
                              <w:pPr>
                                <w:spacing w:before="0" w:after="0" w:line="256" w:lineRule="auto"/>
                                <w:rPr>
                                  <w:sz w:val="18"/>
                                  <w:szCs w:val="18"/>
                                </w:rPr>
                              </w:pPr>
                              <w:r>
                                <w:rPr>
                                  <w:rFonts w:eastAsia="Calibri"/>
                                  <w:color w:val="000000"/>
                                  <w:sz w:val="18"/>
                                  <w:szCs w:val="18"/>
                                </w:rPr>
                                <w:t>m_parentTable</w:t>
                              </w:r>
                            </w:p>
                            <w:p w14:paraId="20CF0F08" w14:textId="77777777" w:rsidR="00945F88" w:rsidRPr="00D2146B" w:rsidRDefault="00945F88" w:rsidP="00073BF2">
                              <w:pPr>
                                <w:spacing w:before="0" w:after="0" w:line="254" w:lineRule="auto"/>
                                <w:rPr>
                                  <w:sz w:val="18"/>
                                  <w:szCs w:val="18"/>
                                </w:rPr>
                              </w:pPr>
                            </w:p>
                            <w:p w14:paraId="2347329E" w14:textId="77777777" w:rsidR="00945F88" w:rsidRPr="00D2146B" w:rsidRDefault="00945F88" w:rsidP="0050082D">
                              <w:pPr>
                                <w:spacing w:before="0" w:after="0" w:line="254" w:lineRule="auto"/>
                                <w:rPr>
                                  <w:sz w:val="18"/>
                                  <w:szCs w:val="18"/>
                                </w:rPr>
                              </w:pPr>
                              <w:r w:rsidRPr="00D2146B">
                                <w:rPr>
                                  <w:rFonts w:eastAsia="Calibri"/>
                                  <w:color w:val="000000"/>
                                  <w:sz w:val="18"/>
                                  <w:szCs w:val="18"/>
                                </w:rPr>
                                <w:t> </w:t>
                              </w:r>
                            </w:p>
                            <w:p w14:paraId="7D6DAD56" w14:textId="77777777" w:rsidR="00945F88" w:rsidRPr="00D2146B" w:rsidRDefault="00945F88"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45F88" w:rsidRPr="00D2146B" w:rsidRDefault="00945F88"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45F88" w:rsidRPr="00100F82" w:rsidRDefault="00945F88" w:rsidP="00100F82">
                              <w:pPr>
                                <w:spacing w:before="0" w:after="0"/>
                                <w:rPr>
                                  <w:sz w:val="18"/>
                                  <w:szCs w:val="18"/>
                                </w:rPr>
                              </w:pPr>
                              <w:r w:rsidRPr="00100F82">
                                <w:rPr>
                                  <w:sz w:val="18"/>
                                  <w:szCs w:val="18"/>
                                </w:rPr>
                                <w:t>auto int i</w:t>
                              </w:r>
                            </w:p>
                            <w:p w14:paraId="5D0A676C" w14:textId="673BC4F3" w:rsidR="00945F88" w:rsidRPr="00100F82" w:rsidRDefault="00945F88" w:rsidP="00100F82">
                              <w:pPr>
                                <w:spacing w:before="0" w:after="0"/>
                                <w:rPr>
                                  <w:sz w:val="18"/>
                                  <w:szCs w:val="18"/>
                                </w:rPr>
                              </w:pPr>
                              <w:r w:rsidRPr="00100F82">
                                <w:rPr>
                                  <w:sz w:val="18"/>
                                  <w:szCs w:val="18"/>
                                </w:rPr>
                                <w:t>auto double blockDouble</w:t>
                              </w:r>
                            </w:p>
                            <w:p w14:paraId="5B01AFF6" w14:textId="77777777" w:rsidR="00945F88" w:rsidRDefault="00945F88" w:rsidP="00100F82">
                              <w:pPr>
                                <w:spacing w:before="0" w:after="0" w:line="256" w:lineRule="auto"/>
                                <w:rPr>
                                  <w:rFonts w:eastAsia="Calibri"/>
                                  <w:color w:val="000000"/>
                                  <w:sz w:val="18"/>
                                  <w:szCs w:val="18"/>
                                </w:rPr>
                              </w:pPr>
                            </w:p>
                            <w:p w14:paraId="35EF25BA" w14:textId="6D9A7EDC" w:rsidR="00945F88" w:rsidRPr="00D2146B" w:rsidRDefault="00945F88" w:rsidP="00100F82">
                              <w:pPr>
                                <w:spacing w:before="0" w:after="0" w:line="256" w:lineRule="auto"/>
                                <w:rPr>
                                  <w:sz w:val="18"/>
                                  <w:szCs w:val="18"/>
                                </w:rPr>
                              </w:pPr>
                              <w:r>
                                <w:rPr>
                                  <w:rFonts w:eastAsia="Calibri"/>
                                  <w:color w:val="000000"/>
                                  <w:sz w:val="18"/>
                                  <w:szCs w:val="18"/>
                                </w:rPr>
                                <w:t>m_parentTable</w:t>
                              </w:r>
                            </w:p>
                            <w:p w14:paraId="274031CF" w14:textId="32871C06" w:rsidR="00945F88" w:rsidRDefault="00945F88"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45F88" w:rsidRDefault="00945F88"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45F88" w:rsidRDefault="00945F88" w:rsidP="00D44BB8">
                              <w:pPr>
                                <w:spacing w:line="252" w:lineRule="auto"/>
                              </w:pPr>
                              <w:r>
                                <w:rPr>
                                  <w:rFonts w:eastAsia="Calibri"/>
                                  <w:color w:val="000000"/>
                                  <w:sz w:val="18"/>
                                  <w:szCs w:val="18"/>
                                </w:rPr>
                                <w:t>SymbolTable.CurrentTable</w:t>
                              </w:r>
                            </w:p>
                            <w:p w14:paraId="332537CB" w14:textId="66AB52F1" w:rsidR="00945F88" w:rsidRDefault="00945F88" w:rsidP="00D44BB8">
                              <w:pPr>
                                <w:spacing w:line="252" w:lineRule="auto"/>
                              </w:pPr>
                            </w:p>
                            <w:p w14:paraId="35DA4169" w14:textId="77777777" w:rsidR="00945F88" w:rsidRDefault="00945F88"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45F88" w:rsidRPr="00610E6C" w:rsidRDefault="00945F88"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45F88" w:rsidRPr="00D2146B" w:rsidRDefault="00945F88" w:rsidP="0050082D">
                        <w:pPr>
                          <w:spacing w:before="0" w:after="0"/>
                          <w:rPr>
                            <w:sz w:val="18"/>
                            <w:szCs w:val="18"/>
                            <w:lang w:val="sv-SE"/>
                          </w:rPr>
                        </w:pPr>
                        <w:r>
                          <w:rPr>
                            <w:sz w:val="18"/>
                            <w:szCs w:val="18"/>
                            <w:lang w:val="sv-SE"/>
                          </w:rPr>
                          <w:t>Static int globalInt</w:t>
                        </w:r>
                      </w:p>
                      <w:p w14:paraId="69A6032C" w14:textId="768161F7" w:rsidR="00945F88" w:rsidRDefault="00945F88" w:rsidP="0050082D">
                        <w:pPr>
                          <w:spacing w:before="0" w:after="0"/>
                          <w:rPr>
                            <w:sz w:val="18"/>
                            <w:szCs w:val="18"/>
                            <w:lang w:val="sv-SE"/>
                          </w:rPr>
                        </w:pPr>
                        <w:r>
                          <w:rPr>
                            <w:sz w:val="18"/>
                            <w:szCs w:val="18"/>
                            <w:lang w:val="sv-SE"/>
                          </w:rPr>
                          <w:t>Static int i</w:t>
                        </w:r>
                      </w:p>
                      <w:p w14:paraId="65DC2C71" w14:textId="7AEEED2D" w:rsidR="00945F88" w:rsidRDefault="00945F88" w:rsidP="0050082D">
                        <w:pPr>
                          <w:spacing w:before="0" w:after="0"/>
                          <w:rPr>
                            <w:sz w:val="18"/>
                            <w:szCs w:val="18"/>
                            <w:lang w:val="sv-SE"/>
                          </w:rPr>
                        </w:pPr>
                      </w:p>
                      <w:p w14:paraId="3B0DD407" w14:textId="21D67AC3" w:rsidR="00945F88" w:rsidRPr="001B6705" w:rsidRDefault="00945F8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45F88" w:rsidRPr="00D2146B" w:rsidRDefault="00945F88"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45F88" w:rsidRPr="00D2146B" w:rsidRDefault="00945F8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45F88" w:rsidRDefault="00945F8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45F88" w:rsidRPr="00D2146B" w:rsidRDefault="00945F88" w:rsidP="0050082D">
                        <w:pPr>
                          <w:spacing w:before="0" w:after="0" w:line="256" w:lineRule="auto"/>
                          <w:rPr>
                            <w:sz w:val="18"/>
                            <w:szCs w:val="18"/>
                          </w:rPr>
                        </w:pPr>
                        <w:r>
                          <w:rPr>
                            <w:sz w:val="18"/>
                            <w:szCs w:val="18"/>
                          </w:rPr>
                          <w:t>Auto mainChar : char</w:t>
                        </w:r>
                      </w:p>
                      <w:p w14:paraId="302437A3" w14:textId="77777777" w:rsidR="00945F88" w:rsidRDefault="00945F88" w:rsidP="0050082D">
                        <w:pPr>
                          <w:spacing w:before="0" w:after="0" w:line="256" w:lineRule="auto"/>
                          <w:rPr>
                            <w:rFonts w:eastAsia="Calibri"/>
                            <w:color w:val="000000"/>
                            <w:sz w:val="18"/>
                            <w:szCs w:val="18"/>
                          </w:rPr>
                        </w:pPr>
                      </w:p>
                      <w:p w14:paraId="71CC6A80" w14:textId="77C30F45" w:rsidR="00945F88" w:rsidRPr="00D2146B" w:rsidRDefault="00945F88" w:rsidP="008C458D">
                        <w:pPr>
                          <w:spacing w:before="0" w:after="0" w:line="256" w:lineRule="auto"/>
                          <w:rPr>
                            <w:sz w:val="18"/>
                            <w:szCs w:val="18"/>
                          </w:rPr>
                        </w:pPr>
                        <w:r>
                          <w:rPr>
                            <w:rFonts w:eastAsia="Calibri"/>
                            <w:color w:val="000000"/>
                            <w:sz w:val="18"/>
                            <w:szCs w:val="18"/>
                          </w:rPr>
                          <w:t>m_parentTable</w:t>
                        </w:r>
                      </w:p>
                      <w:p w14:paraId="4A1EB75F" w14:textId="77777777" w:rsidR="00945F88" w:rsidRPr="00D2146B" w:rsidRDefault="00945F88" w:rsidP="0050082D">
                        <w:pPr>
                          <w:spacing w:before="0" w:after="0" w:line="256" w:lineRule="auto"/>
                          <w:rPr>
                            <w:sz w:val="18"/>
                            <w:szCs w:val="18"/>
                          </w:rPr>
                        </w:pPr>
                        <w:r w:rsidRPr="00D2146B">
                          <w:rPr>
                            <w:rFonts w:eastAsia="Calibri"/>
                            <w:color w:val="000000"/>
                            <w:sz w:val="18"/>
                            <w:szCs w:val="18"/>
                          </w:rPr>
                          <w:t> </w:t>
                        </w:r>
                      </w:p>
                      <w:p w14:paraId="176D8F8E" w14:textId="77777777" w:rsidR="00945F88" w:rsidRPr="00D2146B" w:rsidRDefault="00945F88"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45F88" w:rsidRPr="00D2146B" w:rsidRDefault="00945F88"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45F88" w:rsidRPr="00D2146B" w:rsidRDefault="00945F88" w:rsidP="0050082D">
                        <w:pPr>
                          <w:spacing w:before="0" w:after="0" w:line="254" w:lineRule="auto"/>
                          <w:rPr>
                            <w:sz w:val="18"/>
                            <w:szCs w:val="18"/>
                          </w:rPr>
                        </w:pPr>
                        <w:r>
                          <w:rPr>
                            <w:rFonts w:eastAsia="Calibri"/>
                            <w:color w:val="000000"/>
                            <w:sz w:val="18"/>
                            <w:szCs w:val="18"/>
                          </w:rPr>
                          <w:t>auto int i</w:t>
                        </w:r>
                      </w:p>
                      <w:p w14:paraId="1EB866A9" w14:textId="57278A33" w:rsidR="00945F88" w:rsidRDefault="00945F8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45F88" w:rsidRDefault="00945F88" w:rsidP="00073BF2">
                        <w:pPr>
                          <w:spacing w:before="0" w:after="0" w:line="254" w:lineRule="auto"/>
                          <w:rPr>
                            <w:rFonts w:eastAsia="Calibri"/>
                            <w:color w:val="000000"/>
                            <w:sz w:val="18"/>
                            <w:szCs w:val="18"/>
                          </w:rPr>
                        </w:pPr>
                      </w:p>
                      <w:p w14:paraId="55FF5C13" w14:textId="77777777" w:rsidR="00945F88" w:rsidRPr="00D2146B" w:rsidRDefault="00945F88" w:rsidP="00073BF2">
                        <w:pPr>
                          <w:spacing w:before="0" w:after="0" w:line="256" w:lineRule="auto"/>
                          <w:rPr>
                            <w:sz w:val="18"/>
                            <w:szCs w:val="18"/>
                          </w:rPr>
                        </w:pPr>
                        <w:r>
                          <w:rPr>
                            <w:rFonts w:eastAsia="Calibri"/>
                            <w:color w:val="000000"/>
                            <w:sz w:val="18"/>
                            <w:szCs w:val="18"/>
                          </w:rPr>
                          <w:t>m_parentTable</w:t>
                        </w:r>
                      </w:p>
                      <w:p w14:paraId="20CF0F08" w14:textId="77777777" w:rsidR="00945F88" w:rsidRPr="00D2146B" w:rsidRDefault="00945F88" w:rsidP="00073BF2">
                        <w:pPr>
                          <w:spacing w:before="0" w:after="0" w:line="254" w:lineRule="auto"/>
                          <w:rPr>
                            <w:sz w:val="18"/>
                            <w:szCs w:val="18"/>
                          </w:rPr>
                        </w:pPr>
                      </w:p>
                      <w:p w14:paraId="2347329E" w14:textId="77777777" w:rsidR="00945F88" w:rsidRPr="00D2146B" w:rsidRDefault="00945F88" w:rsidP="0050082D">
                        <w:pPr>
                          <w:spacing w:before="0" w:after="0" w:line="254" w:lineRule="auto"/>
                          <w:rPr>
                            <w:sz w:val="18"/>
                            <w:szCs w:val="18"/>
                          </w:rPr>
                        </w:pPr>
                        <w:r w:rsidRPr="00D2146B">
                          <w:rPr>
                            <w:rFonts w:eastAsia="Calibri"/>
                            <w:color w:val="000000"/>
                            <w:sz w:val="18"/>
                            <w:szCs w:val="18"/>
                          </w:rPr>
                          <w:t> </w:t>
                        </w:r>
                      </w:p>
                      <w:p w14:paraId="7D6DAD56" w14:textId="77777777" w:rsidR="00945F88" w:rsidRPr="00D2146B" w:rsidRDefault="00945F88"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45F88" w:rsidRPr="00D2146B" w:rsidRDefault="00945F88"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45F88" w:rsidRPr="00100F82" w:rsidRDefault="00945F88" w:rsidP="00100F82">
                        <w:pPr>
                          <w:spacing w:before="0" w:after="0"/>
                          <w:rPr>
                            <w:sz w:val="18"/>
                            <w:szCs w:val="18"/>
                          </w:rPr>
                        </w:pPr>
                        <w:r w:rsidRPr="00100F82">
                          <w:rPr>
                            <w:sz w:val="18"/>
                            <w:szCs w:val="18"/>
                          </w:rPr>
                          <w:t>auto int i</w:t>
                        </w:r>
                      </w:p>
                      <w:p w14:paraId="5D0A676C" w14:textId="673BC4F3" w:rsidR="00945F88" w:rsidRPr="00100F82" w:rsidRDefault="00945F88" w:rsidP="00100F82">
                        <w:pPr>
                          <w:spacing w:before="0" w:after="0"/>
                          <w:rPr>
                            <w:sz w:val="18"/>
                            <w:szCs w:val="18"/>
                          </w:rPr>
                        </w:pPr>
                        <w:r w:rsidRPr="00100F82">
                          <w:rPr>
                            <w:sz w:val="18"/>
                            <w:szCs w:val="18"/>
                          </w:rPr>
                          <w:t>auto double blockDouble</w:t>
                        </w:r>
                      </w:p>
                      <w:p w14:paraId="5B01AFF6" w14:textId="77777777" w:rsidR="00945F88" w:rsidRDefault="00945F88" w:rsidP="00100F82">
                        <w:pPr>
                          <w:spacing w:before="0" w:after="0" w:line="256" w:lineRule="auto"/>
                          <w:rPr>
                            <w:rFonts w:eastAsia="Calibri"/>
                            <w:color w:val="000000"/>
                            <w:sz w:val="18"/>
                            <w:szCs w:val="18"/>
                          </w:rPr>
                        </w:pPr>
                      </w:p>
                      <w:p w14:paraId="35EF25BA" w14:textId="6D9A7EDC" w:rsidR="00945F88" w:rsidRPr="00D2146B" w:rsidRDefault="00945F88" w:rsidP="00100F82">
                        <w:pPr>
                          <w:spacing w:before="0" w:after="0" w:line="256" w:lineRule="auto"/>
                          <w:rPr>
                            <w:sz w:val="18"/>
                            <w:szCs w:val="18"/>
                          </w:rPr>
                        </w:pPr>
                        <w:r>
                          <w:rPr>
                            <w:rFonts w:eastAsia="Calibri"/>
                            <w:color w:val="000000"/>
                            <w:sz w:val="18"/>
                            <w:szCs w:val="18"/>
                          </w:rPr>
                          <w:t>m_parentTable</w:t>
                        </w:r>
                      </w:p>
                      <w:p w14:paraId="274031CF" w14:textId="32871C06" w:rsidR="00945F88" w:rsidRDefault="00945F88"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45F88" w:rsidRDefault="00945F88"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45F88" w:rsidRDefault="00945F88" w:rsidP="00D44BB8">
                        <w:pPr>
                          <w:spacing w:line="252" w:lineRule="auto"/>
                        </w:pPr>
                        <w:r>
                          <w:rPr>
                            <w:rFonts w:eastAsia="Calibri"/>
                            <w:color w:val="000000"/>
                            <w:sz w:val="18"/>
                            <w:szCs w:val="18"/>
                          </w:rPr>
                          <w:t>SymbolTable.CurrentTable</w:t>
                        </w:r>
                      </w:p>
                      <w:p w14:paraId="332537CB" w14:textId="66AB52F1" w:rsidR="00945F88" w:rsidRDefault="00945F88" w:rsidP="00D44BB8">
                        <w:pPr>
                          <w:spacing w:line="252" w:lineRule="auto"/>
                        </w:pPr>
                      </w:p>
                      <w:p w14:paraId="35DA4169" w14:textId="77777777" w:rsidR="00945F88" w:rsidRDefault="00945F88"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45F88" w:rsidRPr="00610E6C" w:rsidRDefault="00945F88"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2" w:name="_Toc54625078"/>
      <w:r w:rsidRPr="00D822A3">
        <w:rPr>
          <w:lang w:val="en-GB"/>
        </w:rPr>
        <w:t>The Symbol</w:t>
      </w:r>
      <w:bookmarkEnd w:id="192"/>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3" w:author="Stefan Bjornander" w:date="2015-04-25T18:28:00Z">
        <w:r w:rsidR="008154C7" w:rsidRPr="00D822A3">
          <w:rPr>
            <w:lang w:val="en-GB"/>
          </w:rPr>
          <w:t>T</w:t>
        </w:r>
      </w:ins>
      <w:ins w:id="194" w:author="Stefan Bjornander" w:date="2015-04-25T16:11:00Z">
        <w:r w:rsidR="008154C7" w:rsidRPr="00D822A3">
          <w:rPr>
            <w:lang w:val="en-GB"/>
          </w:rPr>
          <w:t xml:space="preserve">he </w:t>
        </w:r>
      </w:ins>
      <w:r w:rsidR="00FB1C41" w:rsidRPr="00D822A3">
        <w:rPr>
          <w:lang w:val="en-GB"/>
        </w:rPr>
        <w:t>r</w:t>
      </w:r>
      <w:ins w:id="195" w:author="Stefan Bjornander" w:date="2015-04-25T16:11:00Z">
        <w:r w:rsidR="008154C7" w:rsidRPr="00D822A3">
          <w:rPr>
            <w:lang w:val="en-GB"/>
          </w:rPr>
          <w:t>egister storage has been included for the sake of completeness</w:t>
        </w:r>
      </w:ins>
      <w:r w:rsidR="00FB1C41" w:rsidRPr="00D822A3">
        <w:rPr>
          <w:lang w:val="en-GB"/>
        </w:rPr>
        <w:t>. T</w:t>
      </w:r>
      <w:ins w:id="196"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7" w:author="Stefan Bjornander" w:date="2015-04-25T18:27:00Z">
        <w:r w:rsidRPr="00D822A3">
          <w:rPr>
            <w:lang w:val="en-GB"/>
          </w:rPr>
          <w:t xml:space="preserve">If the storage specifier is omitted a global variable is regarded as static and a local variable is </w:t>
        </w:r>
      </w:ins>
      <w:ins w:id="198" w:author="Stefan Bjornander" w:date="2015-04-25T18:28:00Z">
        <w:r w:rsidRPr="00D822A3">
          <w:rPr>
            <w:lang w:val="en-GB"/>
          </w:rPr>
          <w:t>regarded as auto.</w:t>
        </w:r>
      </w:ins>
      <w:r w:rsidRPr="00D822A3">
        <w:rPr>
          <w:lang w:val="en-GB"/>
        </w:rPr>
        <w:t xml:space="preserve"> In this book, t</w:t>
      </w:r>
      <w:ins w:id="199"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B9BD7FD"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846970">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0" w:author="Stefan Bjornander" w:date="2015-04-25T10:11:00Z">
            <w:rPr>
              <w:rStyle w:val="CodeInText"/>
            </w:rPr>
          </w:rPrChange>
        </w:rPr>
        <w:t>typedef</w:t>
      </w:r>
      <w:r w:rsidRPr="00D822A3">
        <w:rPr>
          <w:lang w:val="en-GB"/>
        </w:rPr>
        <w:t>, in the table.</w:t>
      </w:r>
      <w:ins w:id="201" w:author="Stefan Bjornander" w:date="2015-04-25T10:11:00Z">
        <w:r w:rsidRPr="00D822A3">
          <w:rPr>
            <w:lang w:val="en-GB"/>
          </w:rPr>
          <w:t xml:space="preserve"> In some compiler technique </w:t>
        </w:r>
      </w:ins>
      <w:r w:rsidR="00440B10" w:rsidRPr="00D822A3">
        <w:rPr>
          <w:lang w:val="en-GB"/>
        </w:rPr>
        <w:t>textbooks,</w:t>
      </w:r>
      <w:ins w:id="202" w:author="Stefan Bjornander" w:date="2015-04-25T10:11:00Z">
        <w:r w:rsidRPr="00D822A3">
          <w:rPr>
            <w:lang w:val="en-GB"/>
          </w:rPr>
          <w:t xml:space="preserve"> the table is called</w:t>
        </w:r>
      </w:ins>
      <w:ins w:id="203" w:author="Stefan Bjornander" w:date="2015-04-25T10:14:00Z">
        <w:r w:rsidRPr="00D822A3">
          <w:rPr>
            <w:lang w:val="en-GB"/>
          </w:rPr>
          <w:t xml:space="preserve"> the </w:t>
        </w:r>
        <w:r w:rsidRPr="00D822A3">
          <w:rPr>
            <w:rStyle w:val="CodeInText"/>
            <w:i/>
            <w:lang w:val="en-GB"/>
            <w:rPrChange w:id="204"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5" w:name="_Toc54625079"/>
      <w:r w:rsidRPr="00D822A3">
        <w:rPr>
          <w:lang w:val="en-GB"/>
        </w:rPr>
        <w:t>Static Symbols</w:t>
      </w:r>
      <w:bookmarkEnd w:id="205"/>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6" w:name="_Ref54541618"/>
      <w:bookmarkStart w:id="207" w:name="_Toc54625080"/>
      <w:r w:rsidRPr="00D822A3">
        <w:rPr>
          <w:lang w:val="en-GB"/>
        </w:rPr>
        <w:lastRenderedPageBreak/>
        <w:t>The Type System</w:t>
      </w:r>
      <w:bookmarkEnd w:id="206"/>
      <w:bookmarkEnd w:id="207"/>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8" w:author="Stefan Bjornander" w:date="2015-04-25T10:33:00Z"/>
          <w:color w:val="auto"/>
          <w:lang w:val="en-GB"/>
        </w:rPr>
        <w:pPrChange w:id="209"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0" w:author="Stefan Bjornander" w:date="2015-04-25T10:40:00Z">
          <w:pPr>
            <w:pStyle w:val="Rubrik3"/>
          </w:pPr>
        </w:pPrChange>
      </w:pPr>
      <w:ins w:id="211" w:author="Stefan Bjornander" w:date="2015-04-25T10:41:00Z">
        <w:r w:rsidRPr="00D822A3">
          <w:rPr>
            <w:lang w:val="en-GB"/>
          </w:rPr>
          <w:t>Contrary</w:t>
        </w:r>
      </w:ins>
      <w:ins w:id="212" w:author="Stefan Bjornander" w:date="2015-04-25T10:40:00Z">
        <w:r w:rsidRPr="00D822A3">
          <w:rPr>
            <w:lang w:val="en-GB"/>
          </w:rPr>
          <w:t xml:space="preserve"> to some other languages, there is no logical type in C. </w:t>
        </w:r>
      </w:ins>
      <w:ins w:id="213"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4"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5" w:author="Stefan Bjornander" w:date="2015-04-25T10:42:00Z">
        <w:r w:rsidRPr="00D822A3">
          <w:rPr>
            <w:lang w:val="en-GB"/>
          </w:rPr>
          <w:t>The</w:t>
        </w:r>
      </w:ins>
      <w:r w:rsidRPr="00D822A3">
        <w:rPr>
          <w:lang w:val="en-GB"/>
        </w:rPr>
        <w:t xml:space="preserve"> logical</w:t>
      </w:r>
      <w:ins w:id="216" w:author="Stefan Bjornander" w:date="2015-04-25T10:42:00Z">
        <w:r w:rsidRPr="00D822A3">
          <w:rPr>
            <w:lang w:val="en-GB"/>
          </w:rPr>
          <w:t xml:space="preserve"> type holds the </w:t>
        </w:r>
      </w:ins>
      <w:ins w:id="217" w:author="Stefan Bjornander" w:date="2015-04-25T10:43:00Z">
        <w:r w:rsidRPr="00D822A3">
          <w:rPr>
            <w:lang w:val="en-GB"/>
          </w:rPr>
          <w:t xml:space="preserve">two </w:t>
        </w:r>
      </w:ins>
      <w:ins w:id="218" w:author="Stefan Bjornander" w:date="2015-04-25T10:42:00Z">
        <w:r w:rsidRPr="00D822A3">
          <w:rPr>
            <w:lang w:val="en-GB"/>
          </w:rPr>
          <w:t xml:space="preserve">sets </w:t>
        </w:r>
        <w:r w:rsidRPr="00D822A3">
          <w:rPr>
            <w:rStyle w:val="KeyWord0"/>
            <w:lang w:val="en-GB"/>
            <w:rPrChange w:id="219" w:author="Stefan Bjornander" w:date="2015-04-25T10:42:00Z">
              <w:rPr>
                <w:rStyle w:val="CodeInText"/>
                <w:b/>
              </w:rPr>
            </w:rPrChange>
          </w:rPr>
          <w:t>m_trueSet</w:t>
        </w:r>
        <w:r w:rsidRPr="00D822A3">
          <w:rPr>
            <w:lang w:val="en-GB"/>
          </w:rPr>
          <w:t xml:space="preserve"> and </w:t>
        </w:r>
        <w:r w:rsidRPr="00D822A3">
          <w:rPr>
            <w:rStyle w:val="KeyWord0"/>
            <w:lang w:val="en-GB"/>
            <w:rPrChange w:id="220" w:author="Stefan Bjornander" w:date="2015-04-25T10:42:00Z">
              <w:rPr>
                <w:rStyle w:val="CodeInText"/>
                <w:b/>
              </w:rPr>
            </w:rPrChange>
          </w:rPr>
          <w:t>m_falseSet</w:t>
        </w:r>
        <w:r w:rsidRPr="00D822A3">
          <w:rPr>
            <w:lang w:val="en-GB"/>
          </w:rPr>
          <w:t xml:space="preserve">, which hold </w:t>
        </w:r>
      </w:ins>
      <w:ins w:id="221" w:author="Stefan Bjornander" w:date="2015-04-25T10:43:00Z">
        <w:r w:rsidRPr="00D822A3">
          <w:rPr>
            <w:lang w:val="en-GB"/>
          </w:rPr>
          <w:t>middle code address</w:t>
        </w:r>
      </w:ins>
      <w:ins w:id="222" w:author="Stefan Bjornander" w:date="2015-04-25T10:44:00Z">
        <w:r w:rsidRPr="00D822A3">
          <w:rPr>
            <w:lang w:val="en-GB"/>
          </w:rPr>
          <w:t>es</w:t>
        </w:r>
      </w:ins>
      <w:ins w:id="223" w:author="Stefan Bjornander" w:date="2015-04-25T10:43:00Z">
        <w:r w:rsidRPr="00D822A3">
          <w:rPr>
            <w:lang w:val="en-GB"/>
          </w:rPr>
          <w:t xml:space="preserve"> to jumps </w:t>
        </w:r>
      </w:ins>
      <w:r w:rsidRPr="00D822A3">
        <w:rPr>
          <w:lang w:val="en-GB"/>
        </w:rPr>
        <w:t>instructions that</w:t>
      </w:r>
      <w:ins w:id="224" w:author="Stefan Bjornander" w:date="2015-04-25T10:44:00Z">
        <w:r w:rsidRPr="00D822A3">
          <w:rPr>
            <w:lang w:val="en-GB"/>
          </w:rPr>
          <w:t xml:space="preserve"> will later be filled with the address</w:t>
        </w:r>
      </w:ins>
      <w:r w:rsidRPr="00D822A3">
        <w:rPr>
          <w:lang w:val="en-GB"/>
        </w:rPr>
        <w:t>es</w:t>
      </w:r>
      <w:ins w:id="225" w:author="Stefan Bjornander" w:date="2015-04-25T10:44:00Z">
        <w:r w:rsidRPr="00D822A3">
          <w:rPr>
            <w:lang w:val="en-GB"/>
          </w:rPr>
          <w:t xml:space="preserve"> to jump </w:t>
        </w:r>
      </w:ins>
      <w:r w:rsidRPr="00D822A3">
        <w:rPr>
          <w:lang w:val="en-GB"/>
        </w:rPr>
        <w:t xml:space="preserve">to </w:t>
      </w:r>
      <w:ins w:id="226"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7"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8" w:author="Stefan Bjornander" w:date="2015-04-25T10:39:00Z">
        <w:r w:rsidR="00B402D5" w:rsidRPr="00D822A3">
          <w:rPr>
            <w:lang w:val="en-GB"/>
          </w:rPr>
          <w:t>The bi</w:t>
        </w:r>
      </w:ins>
      <w:r w:rsidR="00B402D5" w:rsidRPr="00D822A3">
        <w:rPr>
          <w:lang w:val="en-GB"/>
        </w:rPr>
        <w:t>t</w:t>
      </w:r>
      <w:ins w:id="229"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0" w:author="Stefan Bjornander" w:date="2015-04-25T10:39:00Z">
        <w:r w:rsidR="00B402D5" w:rsidRPr="00D822A3">
          <w:rPr>
            <w:lang w:val="en-GB"/>
          </w:rPr>
          <w:t xml:space="preserve">is used </w:t>
        </w:r>
      </w:ins>
      <w:ins w:id="231" w:author="Stefan Bjornander" w:date="2015-04-25T10:40:00Z">
        <w:r w:rsidR="00481C24" w:rsidRPr="00D822A3">
          <w:rPr>
            <w:lang w:val="en-GB"/>
          </w:rPr>
          <w:t>to set the unused bits to zero</w:t>
        </w:r>
      </w:ins>
      <w:r w:rsidR="00481C24" w:rsidRPr="00D822A3">
        <w:rPr>
          <w:lang w:val="en-GB"/>
        </w:rPr>
        <w:t xml:space="preserve"> </w:t>
      </w:r>
      <w:ins w:id="232"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3" w:author="Stefan Bjornander" w:date="2015-04-25T11:02:00Z">
        <w:r w:rsidRPr="00D822A3">
          <w:rPr>
            <w:lang w:val="en-GB"/>
          </w:rPr>
          <w:t xml:space="preserve">The type pointed at is null when the type is created, it will later be set by the </w:t>
        </w:r>
      </w:ins>
      <w:r w:rsidRPr="00D822A3">
        <w:rPr>
          <w:lang w:val="en-GB"/>
        </w:rPr>
        <w:t>declarator</w:t>
      </w:r>
      <w:ins w:id="234" w:author="Stefan Bjornander" w:date="2015-04-25T11:02:00Z">
        <w:r w:rsidRPr="00D822A3">
          <w:rPr>
            <w:lang w:val="en-GB"/>
          </w:rPr>
          <w:t xml:space="preserve"> type.</w:t>
        </w:r>
      </w:ins>
      <w:ins w:id="235"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6"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7" w:author="Stefan Bjornander" w:date="2015-04-25T11:00:00Z">
        <w:r w:rsidR="00270234" w:rsidRPr="00D822A3">
          <w:rPr>
            <w:lang w:val="en-GB"/>
          </w:rPr>
          <w:t>hen the type is created</w:t>
        </w:r>
      </w:ins>
      <w:r w:rsidR="00270234" w:rsidRPr="00D822A3">
        <w:rPr>
          <w:lang w:val="en-GB"/>
        </w:rPr>
        <w:t>, t</w:t>
      </w:r>
      <w:ins w:id="238" w:author="Stefan Bjornander" w:date="2015-04-25T11:00:00Z">
        <w:r w:rsidR="007071E3" w:rsidRPr="00D822A3">
          <w:rPr>
            <w:lang w:val="en-GB"/>
          </w:rPr>
          <w:t>he array size can be zero. In that case it will later be set by the length of its ini</w:t>
        </w:r>
      </w:ins>
      <w:ins w:id="239" w:author="Stefan Bjornander" w:date="2015-04-25T11:01:00Z">
        <w:r w:rsidR="007071E3" w:rsidRPr="00D822A3">
          <w:rPr>
            <w:lang w:val="en-GB"/>
          </w:rPr>
          <w:t xml:space="preserve">tialization </w:t>
        </w:r>
      </w:ins>
      <w:ins w:id="240"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1"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2DB9F5ED" w:rsidR="00D36967" w:rsidRPr="00D822A3" w:rsidRDefault="00D36967">
      <w:pPr>
        <w:rPr>
          <w:color w:val="auto"/>
          <w:lang w:val="en-GB"/>
        </w:rPr>
        <w:pPrChange w:id="242" w:author="Stefan Bjornander" w:date="2015-04-25T10:38:00Z">
          <w:pPr>
            <w:pStyle w:val="Rubrik3"/>
          </w:pPr>
        </w:pPrChange>
      </w:pPr>
      <w:ins w:id="243" w:author="Stefan Bjornander" w:date="2015-04-25T10:38:00Z">
        <w:r w:rsidRPr="00D822A3">
          <w:rPr>
            <w:lang w:val="en-GB"/>
          </w:rPr>
          <w:t>The enumeration type (</w:t>
        </w:r>
        <w:proofErr w:type="spellStart"/>
        <w:r w:rsidRPr="00D822A3">
          <w:rPr>
            <w:rStyle w:val="KeyWord0"/>
            <w:lang w:val="en-GB"/>
            <w:rPrChange w:id="244"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5"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6"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846970">
        <w:rPr>
          <w:lang w:val="en-GB"/>
        </w:rPr>
        <w:t>3.3.1</w:t>
      </w:r>
      <w:r w:rsidRPr="00D822A3">
        <w:rPr>
          <w:lang w:val="en-GB"/>
        </w:rPr>
        <w:fldChar w:fldCharType="end"/>
      </w:r>
      <w:r w:rsidRPr="00D822A3">
        <w:rPr>
          <w:lang w:val="en-GB"/>
        </w:rPr>
        <w:t xml:space="preserve"> </w:t>
      </w:r>
      <w:ins w:id="247"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8" w:author="Stefan Bjornander" w:date="2015-04-25T10:38:00Z">
        <w:r w:rsidRPr="00D822A3">
          <w:rPr>
            <w:lang w:val="en-GB"/>
          </w:rPr>
          <w:t xml:space="preserve"> initialize its value. </w:t>
        </w:r>
      </w:ins>
      <w:r w:rsidRPr="00D822A3">
        <w:rPr>
          <w:lang w:val="en-GB"/>
        </w:rPr>
        <w:t>Therefore,</w:t>
      </w:r>
      <w:ins w:id="249" w:author="Stefan Bjornander" w:date="2015-04-25T10:38:00Z">
        <w:r w:rsidRPr="00D822A3">
          <w:rPr>
            <w:lang w:val="en-GB"/>
          </w:rPr>
          <w:t xml:space="preserve"> we add the </w:t>
        </w:r>
        <w:r w:rsidRPr="00D822A3">
          <w:rPr>
            <w:rStyle w:val="KeyWord0"/>
            <w:lang w:val="en-GB"/>
            <w:rPrChange w:id="250"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1"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2" w:author="Stefan Bjornander" w:date="2015-04-25T11:15:00Z"/>
          <w:lang w:val="en-GB"/>
        </w:rPr>
        <w:pPrChange w:id="253" w:author="Stefan Bjornander" w:date="2015-04-25T14:54:00Z">
          <w:pPr>
            <w:pStyle w:val="Rubrik3"/>
          </w:pPr>
        </w:pPrChange>
      </w:pPr>
      <w:ins w:id="254" w:author="Stefan Bjornander" w:date="2015-04-25T14:54:00Z">
        <w:r w:rsidRPr="00D822A3">
          <w:rPr>
            <w:lang w:val="en-GB"/>
          </w:rPr>
          <w:t xml:space="preserve">Each type has a size, even though void </w:t>
        </w:r>
      </w:ins>
      <w:ins w:id="255" w:author="Stefan Bjornander" w:date="2015-04-25T16:04:00Z">
        <w:r w:rsidRPr="00D822A3">
          <w:rPr>
            <w:lang w:val="en-GB"/>
          </w:rPr>
          <w:t>and</w:t>
        </w:r>
      </w:ins>
      <w:ins w:id="256" w:author="Stefan Bjornander" w:date="2015-04-25T14:54:00Z">
        <w:r w:rsidRPr="00D822A3">
          <w:rPr>
            <w:lang w:val="en-GB"/>
          </w:rPr>
          <w:t xml:space="preserve"> function ha</w:t>
        </w:r>
      </w:ins>
      <w:ins w:id="257" w:author="Stefan Bjornander" w:date="2015-04-25T16:04:00Z">
        <w:r w:rsidRPr="00D822A3">
          <w:rPr>
            <w:lang w:val="en-GB"/>
          </w:rPr>
          <w:t>ve</w:t>
        </w:r>
      </w:ins>
      <w:ins w:id="258" w:author="Stefan Bjornander" w:date="2015-04-25T14:54:00Z">
        <w:r w:rsidRPr="00D822A3">
          <w:rPr>
            <w:lang w:val="en-GB"/>
          </w:rPr>
          <w:t xml:space="preserve"> size zero. The size of an array is its size times the size of its type</w:t>
        </w:r>
      </w:ins>
      <w:ins w:id="259" w:author="Stefan Bjornander" w:date="2015-04-25T14:55:00Z">
        <w:r w:rsidRPr="00D822A3">
          <w:rPr>
            <w:lang w:val="en-GB"/>
          </w:rPr>
          <w:t xml:space="preserve">, the size of a struct is the sum of the sizes of its members, and the size of a union is the size of its </w:t>
        </w:r>
      </w:ins>
      <w:ins w:id="260" w:author="Stefan Bjornander" w:date="2015-04-25T16:04:00Z">
        <w:r w:rsidRPr="00D822A3">
          <w:rPr>
            <w:lang w:val="en-GB"/>
          </w:rPr>
          <w:t>largest</w:t>
        </w:r>
      </w:ins>
      <w:ins w:id="261" w:author="Stefan Bjornander" w:date="2015-04-25T14:55:00Z">
        <w:r w:rsidRPr="00D822A3">
          <w:rPr>
            <w:lang w:val="en-GB"/>
          </w:rPr>
          <w:t xml:space="preserve"> member. Not</w:t>
        </w:r>
      </w:ins>
      <w:ins w:id="262" w:author="Stefan Bjornander" w:date="2015-04-25T16:04:00Z">
        <w:r w:rsidRPr="00D822A3">
          <w:rPr>
            <w:lang w:val="en-GB"/>
          </w:rPr>
          <w:t>e</w:t>
        </w:r>
      </w:ins>
      <w:ins w:id="263"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4" w:author="Stefan Bjornander" w:date="2015-04-25T11:37:00Z">
        <w:r w:rsidRPr="00D822A3">
          <w:rPr>
            <w:lang w:val="en-GB"/>
          </w:rPr>
          <w:t xml:space="preserve">It is possible to define an array without </w:t>
        </w:r>
      </w:ins>
      <w:ins w:id="265" w:author="Stefan Bjornander" w:date="2015-04-25T11:38:00Z">
        <w:r w:rsidRPr="00D822A3">
          <w:rPr>
            <w:noProof/>
            <w:lang w:val="en-GB"/>
          </w:rPr>
          <w:t xml:space="preserve">stating its size, </w:t>
        </w:r>
      </w:ins>
      <w:ins w:id="266" w:author="Stefan Bjornander" w:date="2015-04-25T14:31:00Z">
        <w:r w:rsidRPr="00D822A3">
          <w:rPr>
            <w:noProof/>
            <w:lang w:val="en-GB"/>
          </w:rPr>
          <w:t>in which case the array is given the size zero. I</w:t>
        </w:r>
      </w:ins>
      <w:ins w:id="267" w:author="Stefan Bjornander" w:date="2015-04-25T11:38:00Z">
        <w:r w:rsidRPr="00D822A3">
          <w:rPr>
            <w:noProof/>
            <w:lang w:val="en-GB"/>
          </w:rPr>
          <w:t>n that case</w:t>
        </w:r>
      </w:ins>
      <w:ins w:id="268" w:author="Stefan Bjornander" w:date="2015-04-25T14:31:00Z">
        <w:r w:rsidRPr="00D822A3">
          <w:rPr>
            <w:noProof/>
            <w:lang w:val="en-GB"/>
          </w:rPr>
          <w:t>,</w:t>
        </w:r>
      </w:ins>
      <w:ins w:id="269" w:author="Stefan Bjornander" w:date="2015-04-25T11:38:00Z">
        <w:r w:rsidRPr="00D822A3">
          <w:rPr>
            <w:noProof/>
            <w:lang w:val="en-GB"/>
          </w:rPr>
          <w:t xml:space="preserve"> </w:t>
        </w:r>
      </w:ins>
      <w:ins w:id="270" w:author="Stefan Bjornander" w:date="2015-04-25T14:31:00Z">
        <w:r w:rsidRPr="00D822A3">
          <w:rPr>
            <w:noProof/>
            <w:lang w:val="en-GB"/>
          </w:rPr>
          <w:t>the</w:t>
        </w:r>
      </w:ins>
      <w:ins w:id="271" w:author="Stefan Bjornander" w:date="2015-04-25T11:38:00Z">
        <w:r w:rsidRPr="00D822A3">
          <w:rPr>
            <w:noProof/>
            <w:lang w:val="en-GB"/>
          </w:rPr>
          <w:t xml:space="preserve"> </w:t>
        </w:r>
      </w:ins>
      <w:ins w:id="272" w:author="Stefan Bjornander" w:date="2015-04-25T14:31:00Z">
        <w:r w:rsidRPr="00D822A3">
          <w:rPr>
            <w:noProof/>
            <w:lang w:val="en-GB"/>
          </w:rPr>
          <w:t xml:space="preserve">array </w:t>
        </w:r>
      </w:ins>
      <w:ins w:id="273" w:author="Stefan Bjornander" w:date="2015-04-25T11:38:00Z">
        <w:r w:rsidRPr="00D822A3">
          <w:rPr>
            <w:noProof/>
            <w:lang w:val="en-GB"/>
          </w:rPr>
          <w:t xml:space="preserve">size must be determined by the size of its initialization list. </w:t>
        </w:r>
      </w:ins>
      <w:ins w:id="274" w:author="Stefan Bjornander" w:date="2015-04-25T11:39:00Z">
        <w:r w:rsidRPr="00D822A3">
          <w:rPr>
            <w:noProof/>
            <w:lang w:val="en-GB"/>
          </w:rPr>
          <w:t xml:space="preserve">However, if the </w:t>
        </w:r>
      </w:ins>
      <w:ins w:id="275" w:author="Stefan Bjornander" w:date="2015-04-25T11:40:00Z">
        <w:r w:rsidRPr="00D822A3">
          <w:rPr>
            <w:noProof/>
            <w:lang w:val="en-GB"/>
          </w:rPr>
          <w:t xml:space="preserve">array </w:t>
        </w:r>
      </w:ins>
      <w:ins w:id="276" w:author="Stefan Bjornander" w:date="2015-04-25T11:39:00Z">
        <w:r w:rsidRPr="00D822A3">
          <w:rPr>
            <w:noProof/>
            <w:lang w:val="en-GB"/>
          </w:rPr>
          <w:t xml:space="preserve">definition </w:t>
        </w:r>
      </w:ins>
      <w:ins w:id="277" w:author="Stefan Bjornander" w:date="2015-04-25T11:40:00Z">
        <w:r w:rsidRPr="00D822A3">
          <w:rPr>
            <w:noProof/>
            <w:lang w:val="en-GB"/>
          </w:rPr>
          <w:t>lacks</w:t>
        </w:r>
      </w:ins>
      <w:ins w:id="278" w:author="Stefan Bjornander" w:date="2015-04-25T11:39:00Z">
        <w:r w:rsidRPr="00D822A3">
          <w:rPr>
            <w:noProof/>
            <w:lang w:val="en-GB"/>
          </w:rPr>
          <w:t xml:space="preserve"> an initialization list</w:t>
        </w:r>
      </w:ins>
      <w:ins w:id="279" w:author="Stefan Bjornander" w:date="2015-04-25T11:40:00Z">
        <w:r w:rsidRPr="00D822A3">
          <w:rPr>
            <w:noProof/>
            <w:lang w:val="en-GB"/>
          </w:rPr>
          <w:t xml:space="preserve">, the array </w:t>
        </w:r>
      </w:ins>
      <w:ins w:id="280" w:author="Stefan Bjornander" w:date="2015-04-25T14:31:00Z">
        <w:r w:rsidRPr="00D822A3">
          <w:rPr>
            <w:noProof/>
            <w:lang w:val="en-GB"/>
          </w:rPr>
          <w:t xml:space="preserve">keeps the size zero and is considered </w:t>
        </w:r>
      </w:ins>
      <w:ins w:id="281" w:author="Stefan Bjornander" w:date="2015-04-25T11:40:00Z">
        <w:r w:rsidRPr="00D822A3">
          <w:rPr>
            <w:noProof/>
            <w:lang w:val="en-GB"/>
          </w:rPr>
          <w:t>incomplete</w:t>
        </w:r>
      </w:ins>
      <w:ins w:id="282" w:author="Stefan Bjornander" w:date="2015-04-25T11:39:00Z">
        <w:r w:rsidRPr="00D822A3">
          <w:rPr>
            <w:noProof/>
            <w:lang w:val="en-GB"/>
          </w:rPr>
          <w:t>.</w:t>
        </w:r>
      </w:ins>
      <w:ins w:id="283" w:author="Stefan Bjornander" w:date="2015-04-25T14:30:00Z">
        <w:r w:rsidRPr="00D822A3">
          <w:rPr>
            <w:noProof/>
            <w:lang w:val="en-GB"/>
          </w:rPr>
          <w:t xml:space="preserve"> In the same</w:t>
        </w:r>
      </w:ins>
      <w:ins w:id="284" w:author="Stefan Bjornander" w:date="2015-04-25T14:33:00Z">
        <w:r w:rsidRPr="00D822A3">
          <w:rPr>
            <w:noProof/>
            <w:lang w:val="en-GB"/>
          </w:rPr>
          <w:t xml:space="preserve"> way</w:t>
        </w:r>
      </w:ins>
      <w:ins w:id="285" w:author="Stefan Bjornander" w:date="2015-04-25T14:30:00Z">
        <w:r w:rsidRPr="00D822A3">
          <w:rPr>
            <w:noProof/>
            <w:lang w:val="en-GB"/>
          </w:rPr>
          <w:t xml:space="preserve">, it is possible to define only the </w:t>
        </w:r>
      </w:ins>
      <w:ins w:id="286" w:author="Stefan Bjornander" w:date="2015-04-25T14:32:00Z">
        <w:r w:rsidRPr="00D822A3">
          <w:rPr>
            <w:noProof/>
            <w:lang w:val="en-GB"/>
          </w:rPr>
          <w:t>n</w:t>
        </w:r>
      </w:ins>
      <w:ins w:id="287" w:author="Stefan Bjornander" w:date="2015-04-25T14:33:00Z">
        <w:r w:rsidRPr="00D822A3">
          <w:rPr>
            <w:noProof/>
            <w:lang w:val="en-GB"/>
          </w:rPr>
          <w:t>ame tag</w:t>
        </w:r>
      </w:ins>
      <w:ins w:id="288" w:author="Stefan Bjornander" w:date="2015-04-25T14:30:00Z">
        <w:r w:rsidRPr="00D822A3">
          <w:rPr>
            <w:noProof/>
            <w:lang w:val="en-GB"/>
          </w:rPr>
          <w:t xml:space="preserve"> of a struct</w:t>
        </w:r>
      </w:ins>
      <w:ins w:id="289" w:author="Stefan Bjornander" w:date="2015-04-25T14:33:00Z">
        <w:r w:rsidRPr="00D822A3">
          <w:rPr>
            <w:noProof/>
            <w:lang w:val="en-GB"/>
          </w:rPr>
          <w:t xml:space="preserve"> or union</w:t>
        </w:r>
      </w:ins>
      <w:ins w:id="290" w:author="Stefan Bjornander" w:date="2015-04-25T14:30:00Z">
        <w:r w:rsidRPr="00D822A3">
          <w:rPr>
            <w:noProof/>
            <w:lang w:val="en-GB"/>
          </w:rPr>
          <w:t xml:space="preserve">, with its </w:t>
        </w:r>
      </w:ins>
      <w:ins w:id="291" w:author="Stefan Bjornander" w:date="2015-04-25T14:33:00Z">
        <w:r w:rsidRPr="00D822A3">
          <w:rPr>
            <w:noProof/>
            <w:lang w:val="en-GB"/>
          </w:rPr>
          <w:t xml:space="preserve">member </w:t>
        </w:r>
      </w:ins>
      <w:r w:rsidRPr="00D822A3">
        <w:rPr>
          <w:noProof/>
          <w:lang w:val="en-GB"/>
        </w:rPr>
        <w:t>map</w:t>
      </w:r>
      <w:ins w:id="292" w:author="Stefan Bjornander" w:date="2015-04-25T14:33:00Z">
        <w:r w:rsidRPr="00D822A3">
          <w:rPr>
            <w:noProof/>
            <w:lang w:val="en-GB"/>
          </w:rPr>
          <w:t xml:space="preserve"> </w:t>
        </w:r>
      </w:ins>
      <w:ins w:id="293" w:author="Stefan Bjornander" w:date="2015-04-25T14:30:00Z">
        <w:r w:rsidRPr="00D822A3">
          <w:rPr>
            <w:noProof/>
            <w:lang w:val="en-GB"/>
          </w:rPr>
          <w:t xml:space="preserve">to be defined later. </w:t>
        </w:r>
      </w:ins>
      <w:ins w:id="294" w:author="Stefan Bjornander" w:date="2015-04-25T14:32:00Z">
        <w:r w:rsidRPr="00D822A3">
          <w:rPr>
            <w:noProof/>
            <w:lang w:val="en-GB"/>
          </w:rPr>
          <w:t xml:space="preserve">In that case, the member </w:t>
        </w:r>
      </w:ins>
      <w:r w:rsidRPr="00D822A3">
        <w:rPr>
          <w:noProof/>
          <w:lang w:val="en-GB"/>
        </w:rPr>
        <w:t>map</w:t>
      </w:r>
      <w:ins w:id="295" w:author="Stefan Bjornander" w:date="2015-04-25T14:32:00Z">
        <w:r w:rsidRPr="00D822A3">
          <w:rPr>
            <w:noProof/>
            <w:lang w:val="en-GB"/>
          </w:rPr>
          <w:t xml:space="preserve"> is given the value null, which is keep if the </w:t>
        </w:r>
      </w:ins>
      <w:ins w:id="296" w:author="Stefan Bjornander" w:date="2015-04-25T14:33:00Z">
        <w:r w:rsidRPr="00D822A3">
          <w:rPr>
            <w:noProof/>
            <w:lang w:val="en-GB"/>
          </w:rPr>
          <w:t xml:space="preserve">member </w:t>
        </w:r>
      </w:ins>
      <w:r w:rsidRPr="00D822A3">
        <w:rPr>
          <w:noProof/>
          <w:lang w:val="en-GB"/>
        </w:rPr>
        <w:t>map</w:t>
      </w:r>
      <w:ins w:id="297" w:author="Stefan Bjornander" w:date="2015-04-25T14:33:00Z">
        <w:r w:rsidRPr="00D822A3">
          <w:rPr>
            <w:noProof/>
            <w:lang w:val="en-GB"/>
          </w:rPr>
          <w:t xml:space="preserve"> is n</w:t>
        </w:r>
      </w:ins>
      <w:r w:rsidRPr="00D822A3">
        <w:rPr>
          <w:noProof/>
          <w:lang w:val="en-GB"/>
        </w:rPr>
        <w:t>ot</w:t>
      </w:r>
      <w:ins w:id="298" w:author="Stefan Bjornander" w:date="2015-04-25T14:33:00Z">
        <w:r w:rsidRPr="00D822A3">
          <w:rPr>
            <w:noProof/>
            <w:lang w:val="en-GB"/>
          </w:rPr>
          <w:t xml:space="preserve"> defined, and the struct or union is consider incomplete.</w:t>
        </w:r>
      </w:ins>
      <w:ins w:id="299"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0"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1" w:author="Stefan Bjornander" w:date="2015-04-25T10:27:00Z">
          <w:pPr>
            <w:pStyle w:val="Rubrik3"/>
          </w:pPr>
        </w:pPrChange>
      </w:pPr>
      <w:ins w:id="302" w:author="Stefan Bjornander" w:date="2015-04-25T10:30:00Z">
        <w:r w:rsidRPr="00D822A3">
          <w:rPr>
            <w:lang w:val="en-GB"/>
          </w:rPr>
          <w:t xml:space="preserve">The idea of the volatile </w:t>
        </w:r>
      </w:ins>
      <w:ins w:id="303" w:author="Stefan Bjornander" w:date="2015-04-25T10:31:00Z">
        <w:r w:rsidRPr="00D822A3">
          <w:rPr>
            <w:lang w:val="en-GB"/>
          </w:rPr>
          <w:t xml:space="preserve">qualifier is to </w:t>
        </w:r>
      </w:ins>
      <w:ins w:id="304" w:author="Stefan Bjornander" w:date="2015-04-25T10:30:00Z">
        <w:r w:rsidRPr="00D822A3">
          <w:rPr>
            <w:lang w:val="en-GB"/>
          </w:rPr>
          <w:t xml:space="preserve">prevent optimization, and since this book </w:t>
        </w:r>
      </w:ins>
      <w:ins w:id="305" w:author="Stefan Bjornander" w:date="2015-04-25T10:31:00Z">
        <w:r w:rsidRPr="00D822A3">
          <w:rPr>
            <w:lang w:val="en-GB"/>
          </w:rPr>
          <w:t>is focused on optimization techniques</w:t>
        </w:r>
      </w:ins>
      <w:r w:rsidR="001832E0" w:rsidRPr="00D822A3">
        <w:rPr>
          <w:lang w:val="en-GB"/>
        </w:rPr>
        <w:t>,</w:t>
      </w:r>
      <w:ins w:id="306" w:author="Stefan Bjornander" w:date="2015-04-25T10:31:00Z">
        <w:r w:rsidRPr="00D822A3">
          <w:rPr>
            <w:lang w:val="en-GB"/>
          </w:rPr>
          <w:t xml:space="preserve"> we have no real use for the volatile </w:t>
        </w:r>
      </w:ins>
      <w:r w:rsidRPr="00D822A3">
        <w:rPr>
          <w:lang w:val="en-GB"/>
        </w:rPr>
        <w:t>qualifier</w:t>
      </w:r>
      <w:ins w:id="307" w:author="Stefan Bjornander" w:date="2015-04-25T10:31:00Z">
        <w:r w:rsidRPr="00D822A3">
          <w:rPr>
            <w:lang w:val="en-GB"/>
          </w:rPr>
          <w:t xml:space="preserve">. However, for the sake of </w:t>
        </w:r>
      </w:ins>
      <w:r w:rsidRPr="00D822A3">
        <w:rPr>
          <w:lang w:val="en-GB"/>
        </w:rPr>
        <w:t>completeness</w:t>
      </w:r>
      <w:ins w:id="308" w:author="Stefan Bjornander" w:date="2015-04-25T10:31:00Z">
        <w:r w:rsidRPr="00D822A3">
          <w:rPr>
            <w:lang w:val="en-GB"/>
          </w:rPr>
          <w:t xml:space="preserve"> we include the </w:t>
        </w:r>
        <w:r w:rsidRPr="00D822A3">
          <w:rPr>
            <w:rStyle w:val="KeyWord0"/>
            <w:lang w:val="en-GB"/>
            <w:rPrChange w:id="309" w:author="Stefan Bjornander" w:date="2015-04-25T10:32:00Z">
              <w:rPr>
                <w:rStyle w:val="CodeInText"/>
                <w:b/>
              </w:rPr>
            </w:rPrChange>
          </w:rPr>
          <w:t>m_volatile</w:t>
        </w:r>
        <w:r w:rsidRPr="00D822A3">
          <w:rPr>
            <w:lang w:val="en-GB"/>
          </w:rPr>
          <w:t xml:space="preserve"> field in the </w:t>
        </w:r>
        <w:r w:rsidRPr="00D822A3">
          <w:rPr>
            <w:rStyle w:val="KeyWord0"/>
            <w:lang w:val="en-GB"/>
            <w:rPrChange w:id="310"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1" w:author="Stefan Bjornander" w:date="2015-04-25T10:28:00Z">
        <w:r w:rsidRPr="00D822A3">
          <w:rPr>
            <w:lang w:val="en-GB"/>
          </w:rPr>
          <w:t xml:space="preserve"> type is constant if its field </w:t>
        </w:r>
        <w:r w:rsidRPr="00D822A3">
          <w:rPr>
            <w:rStyle w:val="KeyWord0"/>
            <w:lang w:val="en-GB"/>
            <w:rPrChange w:id="312" w:author="Stefan Bjornander" w:date="2015-04-25T10:28:00Z">
              <w:rPr>
                <w:rStyle w:val="CodeInText"/>
              </w:rPr>
            </w:rPrChange>
          </w:rPr>
          <w:t>m_constant</w:t>
        </w:r>
        <w:r w:rsidRPr="00D822A3">
          <w:rPr>
            <w:lang w:val="en-GB"/>
          </w:rPr>
          <w:t xml:space="preserve"> is true. However, </w:t>
        </w:r>
      </w:ins>
      <w:r w:rsidRPr="00D822A3">
        <w:rPr>
          <w:lang w:val="en-GB"/>
        </w:rPr>
        <w:t>a</w:t>
      </w:r>
      <w:ins w:id="313" w:author="Stefan Bjornander" w:date="2015-04-25T10:28:00Z">
        <w:r w:rsidRPr="00D822A3">
          <w:rPr>
            <w:lang w:val="en-GB"/>
          </w:rPr>
          <w:t xml:space="preserve"> struct or union is </w:t>
        </w:r>
      </w:ins>
      <w:r w:rsidR="00D96162" w:rsidRPr="00D822A3">
        <w:rPr>
          <w:lang w:val="en-GB"/>
        </w:rPr>
        <w:t>c</w:t>
      </w:r>
      <w:ins w:id="314" w:author="Stefan Bjornander" w:date="2015-04-25T10:29:00Z">
        <w:r w:rsidRPr="00D822A3">
          <w:rPr>
            <w:lang w:val="en-GB"/>
          </w:rPr>
          <w:t>onstant</w:t>
        </w:r>
      </w:ins>
      <w:ins w:id="315" w:author="Stefan Bjornander" w:date="2015-04-25T10:28:00Z">
        <w:r w:rsidRPr="00D822A3">
          <w:rPr>
            <w:lang w:val="en-GB"/>
          </w:rPr>
          <w:t xml:space="preserve"> if </w:t>
        </w:r>
      </w:ins>
      <w:ins w:id="316"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7" w:author="Stefan Bjornander" w:date="2015-04-25T10:29:00Z">
        <w:r w:rsidRPr="00D822A3">
          <w:rPr>
            <w:lang w:val="en-GB"/>
          </w:rPr>
          <w:t xml:space="preserve"> </w:t>
        </w:r>
      </w:ins>
      <w:r w:rsidR="00C04FC7" w:rsidRPr="00D822A3">
        <w:rPr>
          <w:lang w:val="en-GB"/>
        </w:rPr>
        <w:t xml:space="preserve">if </w:t>
      </w:r>
      <w:ins w:id="318" w:author="Stefan Bjornander" w:date="2015-04-25T10:29:00Z">
        <w:r w:rsidRPr="00D822A3">
          <w:rPr>
            <w:lang w:val="en-GB"/>
          </w:rPr>
          <w:t>is any of its members if (</w:t>
        </w:r>
      </w:ins>
      <w:ins w:id="319" w:author="Stefan Bjornander" w:date="2015-04-25T10:30:00Z">
        <w:r w:rsidRPr="00D822A3">
          <w:rPr>
            <w:lang w:val="en-GB"/>
          </w:rPr>
          <w:t>recursively</w:t>
        </w:r>
      </w:ins>
      <w:ins w:id="320" w:author="Stefan Bjornander" w:date="2015-04-25T10:29:00Z">
        <w:r w:rsidRPr="00D822A3">
          <w:rPr>
            <w:lang w:val="en-GB"/>
          </w:rPr>
          <w:t>)</w:t>
        </w:r>
      </w:ins>
      <w:ins w:id="321"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2" w:author="Stefan Bjornander" w:date="2015-04-25T14:35:00Z">
        <w:r w:rsidRPr="00D822A3">
          <w:rPr>
            <w:lang w:val="en-GB"/>
          </w:rPr>
          <w:t>Two pointer</w:t>
        </w:r>
      </w:ins>
      <w:r w:rsidRPr="00D822A3">
        <w:rPr>
          <w:noProof/>
          <w:lang w:val="en-GB"/>
        </w:rPr>
        <w:t>s</w:t>
      </w:r>
      <w:ins w:id="323" w:author="Stefan Bjornander" w:date="2015-04-25T14:35:00Z">
        <w:r w:rsidRPr="00D822A3">
          <w:rPr>
            <w:noProof/>
            <w:lang w:val="en-GB"/>
          </w:rPr>
          <w:t xml:space="preserve"> are </w:t>
        </w:r>
      </w:ins>
      <w:r w:rsidRPr="00D822A3">
        <w:rPr>
          <w:noProof/>
          <w:lang w:val="en-GB"/>
        </w:rPr>
        <w:t xml:space="preserve">considered to be </w:t>
      </w:r>
      <w:ins w:id="324" w:author="Stefan Bjornander" w:date="2015-04-25T14:35:00Z">
        <w:r w:rsidRPr="00D822A3">
          <w:rPr>
            <w:noProof/>
            <w:lang w:val="en-GB"/>
          </w:rPr>
          <w:t>equal if the type</w:t>
        </w:r>
      </w:ins>
      <w:r w:rsidRPr="00D822A3">
        <w:rPr>
          <w:noProof/>
          <w:lang w:val="en-GB"/>
        </w:rPr>
        <w:t>s</w:t>
      </w:r>
      <w:ins w:id="325"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6" w:author="Stefan Bjornander" w:date="2015-04-25T14:56:00Z">
        <w:r w:rsidRPr="00D822A3">
          <w:rPr>
            <w:noProof/>
            <w:lang w:val="en-GB"/>
          </w:rPr>
          <w:t xml:space="preserve">wo arrays are </w:t>
        </w:r>
      </w:ins>
      <w:r w:rsidRPr="00D822A3">
        <w:rPr>
          <w:noProof/>
          <w:lang w:val="en-GB"/>
        </w:rPr>
        <w:t xml:space="preserve">equal </w:t>
      </w:r>
      <w:ins w:id="327" w:author="Stefan Bjornander" w:date="2015-04-25T17:26:00Z">
        <w:r w:rsidRPr="00D822A3">
          <w:rPr>
            <w:noProof/>
            <w:lang w:val="en-GB"/>
          </w:rPr>
          <w:t>if</w:t>
        </w:r>
      </w:ins>
      <w:r w:rsidRPr="00D822A3">
        <w:rPr>
          <w:noProof/>
          <w:lang w:val="en-GB"/>
        </w:rPr>
        <w:t xml:space="preserve"> </w:t>
      </w:r>
      <w:ins w:id="328"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9" w:author="Stefan Bjornander" w:date="2015-04-25T14:58:00Z">
        <w:r w:rsidRPr="00D822A3">
          <w:rPr>
            <w:noProof/>
            <w:lang w:val="en-GB"/>
          </w:rPr>
          <w:t>Two struct</w:t>
        </w:r>
      </w:ins>
      <w:ins w:id="330" w:author="Stefan Bjornander" w:date="2015-04-25T16:07:00Z">
        <w:r w:rsidRPr="00D822A3">
          <w:rPr>
            <w:noProof/>
            <w:lang w:val="en-GB"/>
          </w:rPr>
          <w:t>s</w:t>
        </w:r>
      </w:ins>
      <w:ins w:id="331" w:author="Stefan Bjornander" w:date="2015-04-25T14:58:00Z">
        <w:r w:rsidRPr="00D822A3">
          <w:rPr>
            <w:noProof/>
            <w:lang w:val="en-GB"/>
          </w:rPr>
          <w:t xml:space="preserve"> or unions are equals if </w:t>
        </w:r>
      </w:ins>
      <w:ins w:id="332" w:author="Stefan Bjornander" w:date="2015-04-25T16:06:00Z">
        <w:r w:rsidRPr="00D822A3">
          <w:rPr>
            <w:noProof/>
            <w:lang w:val="en-GB"/>
          </w:rPr>
          <w:t xml:space="preserve">they both are incomplete </w:t>
        </w:r>
      </w:ins>
      <w:r w:rsidRPr="00D822A3">
        <w:rPr>
          <w:noProof/>
          <w:lang w:val="en-GB"/>
        </w:rPr>
        <w:t xml:space="preserve">(their member maps are null) </w:t>
      </w:r>
      <w:ins w:id="333" w:author="Stefan Bjornander" w:date="2015-04-25T16:06:00Z">
        <w:r w:rsidRPr="00D822A3">
          <w:rPr>
            <w:noProof/>
            <w:lang w:val="en-GB"/>
          </w:rPr>
          <w:t xml:space="preserve">or if </w:t>
        </w:r>
      </w:ins>
      <w:ins w:id="334" w:author="Stefan Bjornander" w:date="2015-04-25T14:58:00Z">
        <w:r w:rsidRPr="00D822A3">
          <w:rPr>
            <w:noProof/>
            <w:lang w:val="en-GB"/>
          </w:rPr>
          <w:t xml:space="preserve">their member </w:t>
        </w:r>
      </w:ins>
      <w:r w:rsidRPr="00D822A3">
        <w:rPr>
          <w:noProof/>
          <w:lang w:val="en-GB"/>
        </w:rPr>
        <w:t>maps</w:t>
      </w:r>
      <w:ins w:id="335" w:author="Stefan Bjornander" w:date="2015-04-25T14:58:00Z">
        <w:r w:rsidRPr="00D822A3">
          <w:rPr>
            <w:noProof/>
            <w:lang w:val="en-GB"/>
          </w:rPr>
          <w:t xml:space="preserve"> are equal</w:t>
        </w:r>
      </w:ins>
      <w:ins w:id="336" w:author="Stefan Bjornander" w:date="2015-04-25T16:07:00Z">
        <w:r w:rsidRPr="00D822A3">
          <w:rPr>
            <w:noProof/>
            <w:lang w:val="en-GB"/>
          </w:rPr>
          <w:t>. N</w:t>
        </w:r>
      </w:ins>
      <w:ins w:id="337" w:author="Stefan Bjornander" w:date="2015-04-25T16:05:00Z">
        <w:r w:rsidRPr="00D822A3">
          <w:rPr>
            <w:noProof/>
            <w:lang w:val="en-GB"/>
          </w:rPr>
          <w:t xml:space="preserve">ote that they </w:t>
        </w:r>
      </w:ins>
      <w:r w:rsidRPr="00D822A3">
        <w:rPr>
          <w:noProof/>
          <w:lang w:val="en-GB"/>
        </w:rPr>
        <w:t xml:space="preserve">must not only </w:t>
      </w:r>
      <w:ins w:id="338" w:author="Stefan Bjornander" w:date="2015-04-25T16:06:00Z">
        <w:r w:rsidRPr="00D822A3">
          <w:rPr>
            <w:noProof/>
            <w:lang w:val="en-GB"/>
          </w:rPr>
          <w:t>have the same members, the</w:t>
        </w:r>
      </w:ins>
      <w:r w:rsidRPr="00D822A3">
        <w:rPr>
          <w:noProof/>
          <w:lang w:val="en-GB"/>
        </w:rPr>
        <w:t xml:space="preserve"> members</w:t>
      </w:r>
      <w:ins w:id="339" w:author="Stefan Bjornander" w:date="2015-04-25T16:06:00Z">
        <w:r w:rsidRPr="00D822A3">
          <w:rPr>
            <w:noProof/>
            <w:lang w:val="en-GB"/>
          </w:rPr>
          <w:t xml:space="preserve"> </w:t>
        </w:r>
      </w:ins>
      <w:r w:rsidRPr="00D822A3">
        <w:rPr>
          <w:noProof/>
          <w:lang w:val="en-GB"/>
        </w:rPr>
        <w:t xml:space="preserve">must also appear in the </w:t>
      </w:r>
      <w:ins w:id="340"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1"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2" w:name="_Toc54625081"/>
      <w:r>
        <w:rPr>
          <w:lang w:val="en-GB"/>
        </w:rPr>
        <w:t>Type Size</w:t>
      </w:r>
      <w:bookmarkEnd w:id="342"/>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3" w:name="_Toc54625082"/>
      <w:r w:rsidRPr="00D822A3">
        <w:rPr>
          <w:lang w:val="en-GB"/>
        </w:rPr>
        <w:t>Type Cast</w:t>
      </w:r>
      <w:bookmarkEnd w:id="343"/>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4" w:name="_Toc54625083"/>
      <w:r w:rsidRPr="00D822A3">
        <w:rPr>
          <w:lang w:val="en-GB"/>
        </w:rPr>
        <w:t>Type Promotion</w:t>
      </w:r>
      <w:bookmarkEnd w:id="344"/>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5" w:name="_Ref54016854"/>
      <w:bookmarkStart w:id="346" w:name="_Toc54625084"/>
      <w:r w:rsidRPr="00D822A3">
        <w:rPr>
          <w:lang w:val="en-GB"/>
        </w:rPr>
        <w:lastRenderedPageBreak/>
        <w:t>Constant Expression</w:t>
      </w:r>
      <w:bookmarkEnd w:id="345"/>
      <w:bookmarkEnd w:id="346"/>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7" w:name="_Toc54625085"/>
      <w:r w:rsidRPr="00D822A3">
        <w:rPr>
          <w:highlight w:val="white"/>
          <w:lang w:val="en-GB"/>
        </w:rPr>
        <w:t>Relation Expressions</w:t>
      </w:r>
      <w:bookmarkEnd w:id="347"/>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8" w:name="_Toc54625086"/>
      <w:r w:rsidRPr="00D822A3">
        <w:rPr>
          <w:highlight w:val="white"/>
          <w:lang w:val="en-GB"/>
        </w:rPr>
        <w:t>Arithmetic Expressions</w:t>
      </w:r>
      <w:bookmarkEnd w:id="348"/>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9" w:name="_Toc54625087"/>
      <w:r>
        <w:rPr>
          <w:highlight w:val="white"/>
          <w:lang w:val="en-GB"/>
        </w:rPr>
        <w:t xml:space="preserve">Constant </w:t>
      </w:r>
      <w:r w:rsidR="0080006D" w:rsidRPr="00D822A3">
        <w:rPr>
          <w:highlight w:val="white"/>
          <w:lang w:val="en-GB"/>
        </w:rPr>
        <w:t>Type Cast</w:t>
      </w:r>
      <w:bookmarkEnd w:id="349"/>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2FA8B50"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0"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0"/>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1" w:name="_Toc54625089"/>
      <w:r w:rsidRPr="00D822A3">
        <w:rPr>
          <w:lang w:val="en-GB"/>
        </w:rPr>
        <w:lastRenderedPageBreak/>
        <w:t>Initialization</w:t>
      </w:r>
      <w:bookmarkEnd w:id="351"/>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2" w:author="Stefan Bjornander" w:date="2015-04-25T17:28:00Z">
        <w:r w:rsidRPr="00D822A3">
          <w:rPr>
            <w:lang w:val="en-GB"/>
          </w:rPr>
          <w:t xml:space="preserve">to check that </w:t>
        </w:r>
      </w:ins>
      <w:del w:id="353" w:author="Stefan Bjornander" w:date="2015-04-25T17:28:00Z">
        <w:r w:rsidRPr="00D822A3" w:rsidDel="00A35C17">
          <w:rPr>
            <w:lang w:val="en-GB"/>
          </w:rPr>
          <w:delText>a way to make sure</w:delText>
        </w:r>
      </w:del>
      <w:ins w:id="354" w:author="Stefan Bjornander" w:date="2015-04-25T17:27:00Z">
        <w:r w:rsidRPr="00D822A3">
          <w:rPr>
            <w:lang w:val="en-GB"/>
          </w:rPr>
          <w:t xml:space="preserve">the </w:t>
        </w:r>
      </w:ins>
      <w:r w:rsidRPr="00D822A3">
        <w:rPr>
          <w:lang w:val="en-GB"/>
        </w:rPr>
        <w:t xml:space="preserve">initialized </w:t>
      </w:r>
      <w:ins w:id="355"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6" w:author="Stefan Bjornander" w:date="2015-04-25T17:33:00Z"/>
          <w:lang w:val="en-GB"/>
        </w:rPr>
        <w:pPrChange w:id="357" w:author="Stefan Bjornander" w:date="2015-04-25T17:33:00Z">
          <w:pPr>
            <w:pStyle w:val="Code"/>
          </w:pPr>
        </w:pPrChange>
      </w:pPr>
      <w:bookmarkStart w:id="358" w:name="_Toc54625090"/>
      <w:r>
        <w:rPr>
          <w:lang w:val="en-GB"/>
        </w:rPr>
        <w:t>Auto</w:t>
      </w:r>
      <w:ins w:id="359" w:author="Stefan Bjornander" w:date="2015-04-25T17:33:00Z">
        <w:r w:rsidR="00A5295F" w:rsidRPr="00D822A3">
          <w:rPr>
            <w:lang w:val="en-GB"/>
          </w:rPr>
          <w:t xml:space="preserve"> </w:t>
        </w:r>
      </w:ins>
      <w:r w:rsidR="00A5295F" w:rsidRPr="00D822A3">
        <w:rPr>
          <w:lang w:val="en-GB"/>
        </w:rPr>
        <w:t>Initialization</w:t>
      </w:r>
      <w:bookmarkEnd w:id="358"/>
    </w:p>
    <w:p w14:paraId="53C92E22" w14:textId="3608C146" w:rsidR="00A5295F" w:rsidRPr="00D822A3" w:rsidRDefault="0083315B" w:rsidP="00A5295F">
      <w:pPr>
        <w:rPr>
          <w:lang w:val="en-GB"/>
        </w:rPr>
      </w:pPr>
      <w:r>
        <w:rPr>
          <w:lang w:val="en-GB"/>
        </w:rPr>
        <w:t>Auto</w:t>
      </w:r>
      <w:ins w:id="360" w:author="Stefan Bjornander" w:date="2015-04-25T17:33:00Z">
        <w:r w:rsidR="00A5295F" w:rsidRPr="00D822A3">
          <w:rPr>
            <w:lang w:val="en-GB"/>
          </w:rPr>
          <w:t xml:space="preserve"> </w:t>
        </w:r>
      </w:ins>
      <w:r w:rsidR="00A5295F" w:rsidRPr="00D822A3">
        <w:rPr>
          <w:lang w:val="en-GB"/>
        </w:rPr>
        <w:t>initialization</w:t>
      </w:r>
      <w:del w:id="361" w:author="Stefan Bjornander" w:date="2015-04-25T17:33:00Z">
        <w:r w:rsidR="00A5295F" w:rsidRPr="00D822A3" w:rsidDel="004F1667">
          <w:rPr>
            <w:lang w:val="en-GB"/>
          </w:rPr>
          <w:delText xml:space="preserve">  </w:delText>
        </w:r>
      </w:del>
      <w:ins w:id="362" w:author="Stefan Bjornander" w:date="2015-04-25T17:33:00Z">
        <w:r w:rsidR="00A5295F" w:rsidRPr="00D822A3">
          <w:rPr>
            <w:lang w:val="en-GB"/>
          </w:rPr>
          <w:t xml:space="preserve"> occurs when an auto or register </w:t>
        </w:r>
      </w:ins>
      <w:ins w:id="363" w:author="Stefan Bjornander" w:date="2015-04-25T17:34:00Z">
        <w:r w:rsidR="00A5295F" w:rsidRPr="00D822A3">
          <w:rPr>
            <w:lang w:val="en-GB"/>
          </w:rPr>
          <w:t xml:space="preserve">variable becomes </w:t>
        </w:r>
      </w:ins>
      <w:r w:rsidR="00A5295F" w:rsidRPr="00D822A3">
        <w:rPr>
          <w:lang w:val="en-GB"/>
        </w:rPr>
        <w:t>initialized</w:t>
      </w:r>
      <w:ins w:id="364" w:author="Stefan Bjornander" w:date="2015-04-25T17:34:00Z">
        <w:r w:rsidR="00A5295F" w:rsidRPr="00D822A3">
          <w:rPr>
            <w:lang w:val="en-GB"/>
          </w:rPr>
          <w:t xml:space="preserve">. Since the </w:t>
        </w:r>
      </w:ins>
      <w:r w:rsidR="00A5295F" w:rsidRPr="00D822A3">
        <w:rPr>
          <w:lang w:val="en-GB"/>
        </w:rPr>
        <w:t>initialization</w:t>
      </w:r>
      <w:ins w:id="365" w:author="Stefan Bjornander" w:date="2015-04-25T17:34:00Z">
        <w:r w:rsidR="00A5295F" w:rsidRPr="00D822A3">
          <w:rPr>
            <w:lang w:val="en-GB"/>
          </w:rPr>
          <w:t xml:space="preserve"> value can be non-</w:t>
        </w:r>
      </w:ins>
      <w:ins w:id="366" w:author="Stefan Bjornander" w:date="2015-04-25T17:46:00Z">
        <w:r w:rsidR="00A5295F" w:rsidRPr="00D822A3">
          <w:rPr>
            <w:lang w:val="en-GB"/>
          </w:rPr>
          <w:t>constant</w:t>
        </w:r>
      </w:ins>
      <w:ins w:id="367" w:author="Stefan Bjornander" w:date="2015-04-25T17:34:00Z">
        <w:r w:rsidR="00A5295F" w:rsidRPr="00D822A3">
          <w:rPr>
            <w:lang w:val="en-GB"/>
          </w:rPr>
          <w:t xml:space="preserve">, no memory block is created. Instead, </w:t>
        </w:r>
      </w:ins>
      <w:ins w:id="368" w:author="Stefan Bjornander" w:date="2015-04-25T17:46:00Z">
        <w:r w:rsidR="00A5295F" w:rsidRPr="00D822A3">
          <w:rPr>
            <w:lang w:val="en-GB"/>
          </w:rPr>
          <w:t>a se</w:t>
        </w:r>
      </w:ins>
      <w:r w:rsidR="00A5295F" w:rsidRPr="00D822A3">
        <w:rPr>
          <w:lang w:val="en-GB"/>
        </w:rPr>
        <w:t>quence</w:t>
      </w:r>
      <w:ins w:id="369" w:author="Stefan Bjornander" w:date="2015-04-25T17:46:00Z">
        <w:r w:rsidR="00A5295F" w:rsidRPr="00D822A3">
          <w:rPr>
            <w:lang w:val="en-GB"/>
          </w:rPr>
          <w:t xml:space="preserve"> of assign</w:t>
        </w:r>
      </w:ins>
      <w:r w:rsidR="00A5295F" w:rsidRPr="00D822A3">
        <w:rPr>
          <w:lang w:val="en-GB"/>
        </w:rPr>
        <w:t>ment</w:t>
      </w:r>
      <w:ins w:id="370" w:author="Stefan Bjornander" w:date="2015-04-25T17:46:00Z">
        <w:r w:rsidR="00A5295F" w:rsidRPr="00D822A3">
          <w:rPr>
            <w:lang w:val="en-GB"/>
          </w:rPr>
          <w:t xml:space="preserve"> instruction</w:t>
        </w:r>
      </w:ins>
      <w:ins w:id="371" w:author="Stefan Bjornander" w:date="2015-04-25T18:25:00Z">
        <w:r w:rsidR="00A5295F" w:rsidRPr="00D822A3">
          <w:rPr>
            <w:lang w:val="en-GB"/>
          </w:rPr>
          <w:t>s</w:t>
        </w:r>
      </w:ins>
      <w:ins w:id="372" w:author="Stefan Bjornander" w:date="2015-04-25T17:46:00Z">
        <w:r w:rsidR="00A5295F" w:rsidRPr="00D822A3">
          <w:rPr>
            <w:lang w:val="en-GB"/>
          </w:rPr>
          <w:t xml:space="preserve"> is added</w:t>
        </w:r>
      </w:ins>
      <w:r w:rsidR="00A5295F" w:rsidRPr="00D822A3">
        <w:rPr>
          <w:lang w:val="en-GB"/>
        </w:rPr>
        <w:t xml:space="preserve"> to the </w:t>
      </w:r>
      <w:ins w:id="373" w:author="Stefan Bjornander" w:date="2015-04-25T17:46:00Z">
        <w:r w:rsidR="00A5295F" w:rsidRPr="00D822A3">
          <w:rPr>
            <w:lang w:val="en-GB"/>
          </w:rPr>
          <w:t>mid</w:t>
        </w:r>
      </w:ins>
      <w:ins w:id="374" w:author="Stefan Bjornander" w:date="2015-04-25T18:25:00Z">
        <w:r w:rsidR="00A5295F" w:rsidRPr="00D822A3">
          <w:rPr>
            <w:lang w:val="en-GB"/>
          </w:rPr>
          <w:t>dle</w:t>
        </w:r>
      </w:ins>
      <w:ins w:id="375"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6" w:author="Stefan Bjornander" w:date="2015-04-25T17:29:00Z"/>
          <w:lang w:val="en-GB"/>
        </w:rPr>
        <w:pPrChange w:id="377" w:author="Stefan Bjornander" w:date="2015-04-25T17:29:00Z">
          <w:pPr>
            <w:pStyle w:val="Code"/>
          </w:pPr>
        </w:pPrChange>
      </w:pPr>
      <w:bookmarkStart w:id="378" w:name="_Toc54625091"/>
      <w:ins w:id="379" w:author="Stefan Bjornander" w:date="2015-04-25T17:28:00Z">
        <w:r w:rsidRPr="0083315B">
          <w:rPr>
            <w:lang w:val="en-GB"/>
          </w:rPr>
          <w:t xml:space="preserve">Static </w:t>
        </w:r>
      </w:ins>
      <w:r w:rsidRPr="0083315B">
        <w:rPr>
          <w:lang w:val="en-GB"/>
        </w:rPr>
        <w:t>Initialization</w:t>
      </w:r>
      <w:bookmarkEnd w:id="378"/>
    </w:p>
    <w:p w14:paraId="052D947E" w14:textId="77777777" w:rsidR="0083315B" w:rsidRDefault="0083315B" w:rsidP="0083315B">
      <w:pPr>
        <w:rPr>
          <w:lang w:val="en-GB"/>
        </w:rPr>
      </w:pPr>
      <w:ins w:id="380" w:author="Stefan Bjornander" w:date="2015-04-25T17:29:00Z">
        <w:r w:rsidRPr="00D822A3">
          <w:rPr>
            <w:lang w:val="en-GB"/>
          </w:rPr>
          <w:t xml:space="preserve">Static </w:t>
        </w:r>
      </w:ins>
      <w:r w:rsidRPr="00D822A3">
        <w:rPr>
          <w:lang w:val="en-GB"/>
        </w:rPr>
        <w:t>initialization</w:t>
      </w:r>
      <w:ins w:id="381" w:author="Stefan Bjornander" w:date="2015-04-25T17:29:00Z">
        <w:r w:rsidRPr="00D822A3">
          <w:rPr>
            <w:lang w:val="en-GB"/>
          </w:rPr>
          <w:t xml:space="preserve"> occurs when a static variable </w:t>
        </w:r>
      </w:ins>
      <w:r w:rsidRPr="00D822A3">
        <w:rPr>
          <w:lang w:val="en-GB"/>
        </w:rPr>
        <w:t>becomes</w:t>
      </w:r>
      <w:ins w:id="382" w:author="Stefan Bjornander" w:date="2015-04-25T17:29:00Z">
        <w:r w:rsidRPr="00D822A3">
          <w:rPr>
            <w:lang w:val="en-GB"/>
          </w:rPr>
          <w:t xml:space="preserve"> </w:t>
        </w:r>
      </w:ins>
      <w:r w:rsidRPr="00D822A3">
        <w:rPr>
          <w:lang w:val="en-GB"/>
        </w:rPr>
        <w:t>initialized</w:t>
      </w:r>
      <w:ins w:id="383" w:author="Stefan Bjornander" w:date="2015-04-25T17:29:00Z">
        <w:r w:rsidRPr="00D822A3">
          <w:rPr>
            <w:lang w:val="en-GB"/>
          </w:rPr>
          <w:t>.</w:t>
        </w:r>
      </w:ins>
      <w:ins w:id="384" w:author="Stefan Bjornander" w:date="2015-04-25T17:32:00Z">
        <w:r w:rsidRPr="00D822A3">
          <w:rPr>
            <w:lang w:val="en-GB"/>
          </w:rPr>
          <w:t xml:space="preserve"> The </w:t>
        </w:r>
      </w:ins>
      <w:r w:rsidRPr="00D822A3">
        <w:rPr>
          <w:lang w:val="en-GB"/>
        </w:rPr>
        <w:t>initialization</w:t>
      </w:r>
      <w:ins w:id="385"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6"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7" w:name="_Toc54625092"/>
      <w:r w:rsidRPr="00BF21D4">
        <w:rPr>
          <w:rStyle w:val="KeyWord0"/>
          <w:b/>
          <w:bCs/>
          <w:highlight w:val="white"/>
          <w:lang w:val="en-GB"/>
        </w:rPr>
        <w:t>Modify Initializer</w:t>
      </w:r>
      <w:bookmarkEnd w:id="387"/>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8" w:name="_Ref54016586"/>
      <w:bookmarkStart w:id="389" w:name="_Ref54016644"/>
      <w:bookmarkStart w:id="390" w:name="_Toc54625093"/>
      <w:r w:rsidRPr="00D822A3">
        <w:rPr>
          <w:lang w:val="en-GB"/>
        </w:rPr>
        <w:lastRenderedPageBreak/>
        <w:t>Middle Code Optimization</w:t>
      </w:r>
      <w:bookmarkEnd w:id="189"/>
      <w:bookmarkEnd w:id="388"/>
      <w:bookmarkEnd w:id="389"/>
      <w:bookmarkEnd w:id="390"/>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1" w:name="_Toc54625094"/>
      <w:r w:rsidRPr="00D822A3">
        <w:rPr>
          <w:lang w:val="en-GB"/>
        </w:rPr>
        <w:t>Object to Integer Addresses</w:t>
      </w:r>
      <w:bookmarkEnd w:id="391"/>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2" w:name="_Toc54625095"/>
      <w:proofErr w:type="spellStart"/>
      <w:r w:rsidRPr="00D822A3">
        <w:rPr>
          <w:lang w:val="en-GB"/>
        </w:rPr>
        <w:t>Goto</w:t>
      </w:r>
      <w:proofErr w:type="spellEnd"/>
      <w:r w:rsidRPr="00D822A3">
        <w:rPr>
          <w:lang w:val="en-GB"/>
        </w:rPr>
        <w:t xml:space="preserve"> Next Instructions</w:t>
      </w:r>
      <w:bookmarkEnd w:id="392"/>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3"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3"/>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4" w:name="_Toc54625097"/>
      <w:proofErr w:type="spellStart"/>
      <w:r w:rsidRPr="00D822A3">
        <w:rPr>
          <w:lang w:val="en-GB"/>
        </w:rPr>
        <w:t>Goto</w:t>
      </w:r>
      <w:proofErr w:type="spellEnd"/>
      <w:r w:rsidRPr="00D822A3">
        <w:rPr>
          <w:lang w:val="en-GB"/>
        </w:rPr>
        <w:t xml:space="preserve"> Chains</w:t>
      </w:r>
      <w:bookmarkEnd w:id="394"/>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5" w:name="_Toc54625098"/>
      <w:r w:rsidRPr="00D822A3">
        <w:rPr>
          <w:lang w:val="en-GB"/>
        </w:rPr>
        <w:t>Remove</w:t>
      </w:r>
      <w:r w:rsidR="00036C5E" w:rsidRPr="00D822A3">
        <w:rPr>
          <w:lang w:val="en-GB"/>
        </w:rPr>
        <w:t xml:space="preserve"> Unreachable Code</w:t>
      </w:r>
      <w:bookmarkEnd w:id="395"/>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6" w:name="_Toc54625099"/>
      <w:r w:rsidRPr="00D822A3">
        <w:rPr>
          <w:lang w:val="en-GB"/>
        </w:rPr>
        <w:t>Remove Push-Pop Chains</w:t>
      </w:r>
      <w:bookmarkEnd w:id="396"/>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7" w:name="_Toc54625100"/>
      <w:r w:rsidRPr="00D822A3">
        <w:rPr>
          <w:lang w:val="en-GB"/>
        </w:rPr>
        <w:t>Merge</w:t>
      </w:r>
      <w:r w:rsidR="00E33CCC" w:rsidRPr="00D822A3">
        <w:rPr>
          <w:lang w:val="en-GB"/>
        </w:rPr>
        <w:t xml:space="preserve"> Pop-Push Chains</w:t>
      </w:r>
      <w:bookmarkEnd w:id="397"/>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8" w:name="_Toc54625101"/>
      <w:r w:rsidRPr="00D822A3">
        <w:rPr>
          <w:lang w:val="en-GB"/>
        </w:rPr>
        <w:t>Change Top-Pop to Pop</w:t>
      </w:r>
      <w:bookmarkEnd w:id="398"/>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9" w:name="_Toc54625102"/>
      <w:r w:rsidRPr="00D822A3">
        <w:rPr>
          <w:highlight w:val="white"/>
          <w:lang w:val="en-GB"/>
        </w:rPr>
        <w:t>Sematic Optimization</w:t>
      </w:r>
      <w:bookmarkEnd w:id="399"/>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0" w:name="_Toc54625103"/>
      <w:r w:rsidRPr="00D822A3">
        <w:rPr>
          <w:highlight w:val="white"/>
          <w:lang w:val="en-GB"/>
        </w:rPr>
        <w:t>Optimize Relation Expression</w:t>
      </w:r>
      <w:bookmarkEnd w:id="400"/>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521A9AE"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846970">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1"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1"/>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2" w:name="_Toc54625105"/>
      <w:r w:rsidRPr="00D822A3">
        <w:rPr>
          <w:lang w:val="en-GB"/>
        </w:rPr>
        <w:t>Remove Trivial Assignment</w:t>
      </w:r>
      <w:bookmarkEnd w:id="402"/>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3" w:name="_Toc54625106"/>
      <w:r w:rsidRPr="00D822A3">
        <w:rPr>
          <w:lang w:val="en-GB"/>
        </w:rPr>
        <w:t xml:space="preserve">Remove </w:t>
      </w:r>
      <w:r w:rsidR="00F03A18" w:rsidRPr="00D822A3">
        <w:rPr>
          <w:lang w:val="en-GB"/>
        </w:rPr>
        <w:t>Cleared</w:t>
      </w:r>
      <w:r w:rsidRPr="00D822A3">
        <w:rPr>
          <w:lang w:val="en-GB"/>
        </w:rPr>
        <w:t xml:space="preserve"> Code</w:t>
      </w:r>
      <w:bookmarkEnd w:id="403"/>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4" w:name="_Ref54016612"/>
      <w:bookmarkStart w:id="405" w:name="_Ref54016688"/>
      <w:bookmarkStart w:id="406" w:name="_Toc54625107"/>
      <w:r w:rsidRPr="00D822A3">
        <w:rPr>
          <w:lang w:val="en-GB"/>
        </w:rPr>
        <w:lastRenderedPageBreak/>
        <w:t>Assembly Code Generation</w:t>
      </w:r>
      <w:bookmarkEnd w:id="404"/>
      <w:bookmarkEnd w:id="405"/>
      <w:bookmarkEnd w:id="406"/>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7" w:name="_Toc54625108"/>
      <w:r w:rsidRPr="00D822A3">
        <w:rPr>
          <w:lang w:val="en-GB"/>
        </w:rPr>
        <w:t>Runtime Management</w:t>
      </w:r>
      <w:bookmarkEnd w:id="407"/>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45F88" w:rsidRPr="00D2146B" w:rsidRDefault="00945F8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45F88" w:rsidRPr="00D2146B" w:rsidRDefault="00945F8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45F88" w:rsidRPr="00D2146B" w:rsidRDefault="00945F8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45F88" w:rsidRPr="00D2146B" w:rsidRDefault="00945F8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45F88" w:rsidRPr="00D2146B" w:rsidRDefault="00945F88" w:rsidP="00D2146B">
                              <w:pPr>
                                <w:spacing w:before="0" w:after="0"/>
                                <w:rPr>
                                  <w:sz w:val="18"/>
                                  <w:szCs w:val="18"/>
                                  <w:lang w:val="sv-SE"/>
                                </w:rPr>
                              </w:pPr>
                              <w:r w:rsidRPr="00D2146B">
                                <w:rPr>
                                  <w:sz w:val="18"/>
                                  <w:szCs w:val="18"/>
                                  <w:lang w:val="sv-SE"/>
                                </w:rPr>
                                <w:t>Ellipse Frame Pointer</w:t>
                              </w:r>
                            </w:p>
                            <w:p w14:paraId="366E1AE1" w14:textId="757FAE9A" w:rsidR="00945F88" w:rsidRPr="00D2146B" w:rsidRDefault="00945F88" w:rsidP="00D2146B">
                              <w:pPr>
                                <w:spacing w:before="0" w:after="0"/>
                                <w:rPr>
                                  <w:sz w:val="18"/>
                                  <w:szCs w:val="18"/>
                                  <w:lang w:val="sv-SE"/>
                                </w:rPr>
                              </w:pPr>
                              <w:r w:rsidRPr="00D2146B">
                                <w:rPr>
                                  <w:sz w:val="18"/>
                                  <w:szCs w:val="18"/>
                                  <w:lang w:val="sv-SE"/>
                                </w:rPr>
                                <w:t>Regular Frame Pointer</w:t>
                              </w:r>
                            </w:p>
                            <w:p w14:paraId="3E5A4966" w14:textId="38836501" w:rsidR="00945F88" w:rsidRPr="00D2146B" w:rsidRDefault="00945F8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45F88" w:rsidRPr="00D2146B" w:rsidRDefault="00945F88" w:rsidP="00D2146B">
                              <w:pPr>
                                <w:spacing w:before="0" w:after="0"/>
                                <w:rPr>
                                  <w:sz w:val="18"/>
                                  <w:szCs w:val="18"/>
                                  <w:lang w:val="sv-SE"/>
                                </w:rPr>
                              </w:pPr>
                            </w:p>
                            <w:p w14:paraId="48B5950A" w14:textId="77777777" w:rsidR="00945F88" w:rsidRPr="00D2146B" w:rsidRDefault="00945F88"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45F88" w:rsidRPr="00D2146B" w:rsidRDefault="00945F88"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45F88" w:rsidRPr="00D2146B" w:rsidRDefault="00945F8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45F88" w:rsidRPr="00D2146B" w:rsidRDefault="00945F8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45F88" w:rsidRPr="00D2146B" w:rsidRDefault="00945F8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45F88" w:rsidRPr="00D2146B" w:rsidRDefault="00945F8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45F88" w:rsidRPr="00D2146B" w:rsidRDefault="00945F8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 </w:t>
                              </w:r>
                            </w:p>
                            <w:p w14:paraId="2924CD49"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45F88" w:rsidRPr="00D2146B" w:rsidRDefault="00945F88"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45F88" w:rsidRPr="00D2146B" w:rsidRDefault="00945F8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45F88" w:rsidRPr="00D2146B" w:rsidRDefault="00945F8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45F88" w:rsidRPr="00D2146B" w:rsidRDefault="00945F8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 </w:t>
                              </w:r>
                            </w:p>
                            <w:p w14:paraId="1ECBE518"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45F88" w:rsidRPr="00D2146B" w:rsidRDefault="00945F88"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45F88" w:rsidRPr="00D2146B" w:rsidRDefault="00945F8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45F88" w:rsidRPr="00D2146B" w:rsidRDefault="00945F8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45F88" w:rsidRPr="00D2146B" w:rsidRDefault="00945F8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45F88" w:rsidRPr="00D2146B" w:rsidRDefault="00945F8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45F88" w:rsidRPr="00D2146B" w:rsidRDefault="00945F88" w:rsidP="00D2146B">
                        <w:pPr>
                          <w:spacing w:before="0" w:after="0"/>
                          <w:rPr>
                            <w:sz w:val="18"/>
                            <w:szCs w:val="18"/>
                            <w:lang w:val="sv-SE"/>
                          </w:rPr>
                        </w:pPr>
                        <w:r w:rsidRPr="00D2146B">
                          <w:rPr>
                            <w:sz w:val="18"/>
                            <w:szCs w:val="18"/>
                            <w:lang w:val="sv-SE"/>
                          </w:rPr>
                          <w:t>Ellipse Frame Pointer</w:t>
                        </w:r>
                      </w:p>
                      <w:p w14:paraId="366E1AE1" w14:textId="757FAE9A" w:rsidR="00945F88" w:rsidRPr="00D2146B" w:rsidRDefault="00945F88" w:rsidP="00D2146B">
                        <w:pPr>
                          <w:spacing w:before="0" w:after="0"/>
                          <w:rPr>
                            <w:sz w:val="18"/>
                            <w:szCs w:val="18"/>
                            <w:lang w:val="sv-SE"/>
                          </w:rPr>
                        </w:pPr>
                        <w:r w:rsidRPr="00D2146B">
                          <w:rPr>
                            <w:sz w:val="18"/>
                            <w:szCs w:val="18"/>
                            <w:lang w:val="sv-SE"/>
                          </w:rPr>
                          <w:t>Regular Frame Pointer</w:t>
                        </w:r>
                      </w:p>
                      <w:p w14:paraId="3E5A4966" w14:textId="38836501" w:rsidR="00945F88" w:rsidRPr="00D2146B" w:rsidRDefault="00945F8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45F88" w:rsidRPr="00D2146B" w:rsidRDefault="00945F88" w:rsidP="00D2146B">
                        <w:pPr>
                          <w:spacing w:before="0" w:after="0"/>
                          <w:rPr>
                            <w:sz w:val="18"/>
                            <w:szCs w:val="18"/>
                            <w:lang w:val="sv-SE"/>
                          </w:rPr>
                        </w:pPr>
                      </w:p>
                      <w:p w14:paraId="48B5950A" w14:textId="77777777" w:rsidR="00945F88" w:rsidRPr="00D2146B" w:rsidRDefault="00945F88"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45F88" w:rsidRPr="00D2146B" w:rsidRDefault="00945F88"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45F88" w:rsidRPr="00D2146B" w:rsidRDefault="00945F8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45F88" w:rsidRPr="00D2146B" w:rsidRDefault="00945F8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45F88" w:rsidRPr="00D2146B" w:rsidRDefault="00945F8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45F88" w:rsidRPr="00D2146B" w:rsidRDefault="00945F8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45F88" w:rsidRPr="00D2146B" w:rsidRDefault="00945F8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 </w:t>
                        </w:r>
                      </w:p>
                      <w:p w14:paraId="2924CD49" w14:textId="77777777" w:rsidR="00945F88" w:rsidRPr="00D2146B" w:rsidRDefault="00945F88"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45F88" w:rsidRPr="00D2146B" w:rsidRDefault="00945F88"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45F88" w:rsidRPr="00D2146B" w:rsidRDefault="00945F8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45F88" w:rsidRPr="00D2146B" w:rsidRDefault="00945F8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45F88" w:rsidRPr="00D2146B" w:rsidRDefault="00945F8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 </w:t>
                        </w:r>
                      </w:p>
                      <w:p w14:paraId="1ECBE518" w14:textId="77777777" w:rsidR="00945F88" w:rsidRPr="00D2146B" w:rsidRDefault="00945F88"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45F88" w:rsidRPr="00D2146B" w:rsidRDefault="00945F88"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45F88" w:rsidRPr="00D2146B" w:rsidRDefault="00945F8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45F88" w:rsidRDefault="00945F8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45F88" w:rsidRDefault="00945F8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45F88" w:rsidRPr="00D2146B" w:rsidRDefault="00945F8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45F88" w:rsidRPr="00D2146B" w:rsidRDefault="00945F8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45F88" w:rsidRPr="00D2146B" w:rsidRDefault="00945F8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45F88" w:rsidRPr="00D2146B" w:rsidRDefault="00945F8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45F88" w:rsidRPr="00D2146B" w:rsidRDefault="00945F88" w:rsidP="002903DF">
                              <w:pPr>
                                <w:spacing w:before="0" w:after="0"/>
                                <w:rPr>
                                  <w:sz w:val="18"/>
                                  <w:szCs w:val="18"/>
                                  <w:lang w:val="sv-SE"/>
                                </w:rPr>
                              </w:pPr>
                              <w:r w:rsidRPr="00D2146B">
                                <w:rPr>
                                  <w:sz w:val="18"/>
                                  <w:szCs w:val="18"/>
                                  <w:lang w:val="sv-SE"/>
                                </w:rPr>
                                <w:t>Ellipse Frame Pointer</w:t>
                              </w:r>
                            </w:p>
                            <w:p w14:paraId="5718813E" w14:textId="77777777" w:rsidR="00945F88" w:rsidRPr="00D2146B" w:rsidRDefault="00945F88" w:rsidP="002903DF">
                              <w:pPr>
                                <w:spacing w:before="0" w:after="0"/>
                                <w:rPr>
                                  <w:sz w:val="18"/>
                                  <w:szCs w:val="18"/>
                                  <w:lang w:val="sv-SE"/>
                                </w:rPr>
                              </w:pPr>
                              <w:r w:rsidRPr="00D2146B">
                                <w:rPr>
                                  <w:sz w:val="18"/>
                                  <w:szCs w:val="18"/>
                                  <w:lang w:val="sv-SE"/>
                                </w:rPr>
                                <w:t>Regular Frame Pointer</w:t>
                              </w:r>
                            </w:p>
                            <w:p w14:paraId="62230721" w14:textId="77777777" w:rsidR="00945F88" w:rsidRPr="00D2146B" w:rsidRDefault="00945F8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45F88" w:rsidRPr="00D2146B" w:rsidRDefault="00945F88" w:rsidP="002903DF">
                              <w:pPr>
                                <w:spacing w:before="0" w:after="0"/>
                                <w:rPr>
                                  <w:sz w:val="18"/>
                                  <w:szCs w:val="18"/>
                                  <w:lang w:val="sv-SE"/>
                                </w:rPr>
                              </w:pPr>
                            </w:p>
                            <w:p w14:paraId="3BE3217A" w14:textId="77777777" w:rsidR="00945F88" w:rsidRPr="00D2146B" w:rsidRDefault="00945F88"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45F88" w:rsidRPr="00D2146B" w:rsidRDefault="00945F88"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45F88" w:rsidRDefault="00945F8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45F88" w:rsidRPr="00D2146B" w:rsidRDefault="00945F88" w:rsidP="002903DF">
                              <w:pPr>
                                <w:spacing w:before="0" w:after="0" w:line="256" w:lineRule="auto"/>
                                <w:rPr>
                                  <w:sz w:val="18"/>
                                  <w:szCs w:val="18"/>
                                </w:rPr>
                              </w:pPr>
                              <w:r>
                                <w:rPr>
                                  <w:rFonts w:eastAsia="Calibri"/>
                                  <w:color w:val="000000"/>
                                  <w:sz w:val="18"/>
                                  <w:szCs w:val="18"/>
                                </w:rPr>
                                <w:t>Elliptic parameter: 21</w:t>
                              </w:r>
                            </w:p>
                            <w:p w14:paraId="0F8126A1"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w:t>
                              </w:r>
                            </w:p>
                            <w:p w14:paraId="28313E96"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45F88" w:rsidRPr="00D2146B" w:rsidRDefault="00945F88"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45F88" w:rsidRPr="00D2146B" w:rsidRDefault="00945F8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w:t>
                              </w:r>
                            </w:p>
                            <w:p w14:paraId="48FC4ABF"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45F88" w:rsidRPr="00D2146B" w:rsidRDefault="00945F88"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45F88" w:rsidRPr="00D2146B" w:rsidRDefault="00945F8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45F88" w:rsidRDefault="00945F8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45F88" w:rsidRDefault="00945F8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45F88" w:rsidRPr="00D2146B" w:rsidRDefault="00945F8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45F88" w:rsidRPr="00D2146B" w:rsidRDefault="00945F8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45F88" w:rsidRPr="00D2146B" w:rsidRDefault="00945F8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45F88" w:rsidRPr="00D2146B" w:rsidRDefault="00945F8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45F88" w:rsidRPr="00D2146B" w:rsidRDefault="00945F88" w:rsidP="002903DF">
                        <w:pPr>
                          <w:spacing w:before="0" w:after="0"/>
                          <w:rPr>
                            <w:sz w:val="18"/>
                            <w:szCs w:val="18"/>
                            <w:lang w:val="sv-SE"/>
                          </w:rPr>
                        </w:pPr>
                        <w:r w:rsidRPr="00D2146B">
                          <w:rPr>
                            <w:sz w:val="18"/>
                            <w:szCs w:val="18"/>
                            <w:lang w:val="sv-SE"/>
                          </w:rPr>
                          <w:t>Ellipse Frame Pointer</w:t>
                        </w:r>
                      </w:p>
                      <w:p w14:paraId="5718813E" w14:textId="77777777" w:rsidR="00945F88" w:rsidRPr="00D2146B" w:rsidRDefault="00945F88" w:rsidP="002903DF">
                        <w:pPr>
                          <w:spacing w:before="0" w:after="0"/>
                          <w:rPr>
                            <w:sz w:val="18"/>
                            <w:szCs w:val="18"/>
                            <w:lang w:val="sv-SE"/>
                          </w:rPr>
                        </w:pPr>
                        <w:r w:rsidRPr="00D2146B">
                          <w:rPr>
                            <w:sz w:val="18"/>
                            <w:szCs w:val="18"/>
                            <w:lang w:val="sv-SE"/>
                          </w:rPr>
                          <w:t>Regular Frame Pointer</w:t>
                        </w:r>
                      </w:p>
                      <w:p w14:paraId="62230721" w14:textId="77777777" w:rsidR="00945F88" w:rsidRPr="00D2146B" w:rsidRDefault="00945F8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45F88" w:rsidRPr="00D2146B" w:rsidRDefault="00945F88" w:rsidP="002903DF">
                        <w:pPr>
                          <w:spacing w:before="0" w:after="0"/>
                          <w:rPr>
                            <w:sz w:val="18"/>
                            <w:szCs w:val="18"/>
                            <w:lang w:val="sv-SE"/>
                          </w:rPr>
                        </w:pPr>
                      </w:p>
                      <w:p w14:paraId="3BE3217A" w14:textId="77777777" w:rsidR="00945F88" w:rsidRPr="00D2146B" w:rsidRDefault="00945F88"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45F88" w:rsidRPr="00D2146B" w:rsidRDefault="00945F88"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45F88" w:rsidRDefault="00945F8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45F88" w:rsidRPr="00D2146B" w:rsidRDefault="00945F88" w:rsidP="002903DF">
                        <w:pPr>
                          <w:spacing w:before="0" w:after="0" w:line="256" w:lineRule="auto"/>
                          <w:rPr>
                            <w:sz w:val="18"/>
                            <w:szCs w:val="18"/>
                          </w:rPr>
                        </w:pPr>
                        <w:r>
                          <w:rPr>
                            <w:rFonts w:eastAsia="Calibri"/>
                            <w:color w:val="000000"/>
                            <w:sz w:val="18"/>
                            <w:szCs w:val="18"/>
                          </w:rPr>
                          <w:t>Elliptic parameter: 21</w:t>
                        </w:r>
                      </w:p>
                      <w:p w14:paraId="0F8126A1"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w:t>
                        </w:r>
                      </w:p>
                      <w:p w14:paraId="28313E96" w14:textId="77777777" w:rsidR="00945F88" w:rsidRPr="00D2146B" w:rsidRDefault="00945F88"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45F88" w:rsidRPr="00D2146B" w:rsidRDefault="00945F88"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45F88" w:rsidRPr="00D2146B" w:rsidRDefault="00945F8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w:t>
                        </w:r>
                      </w:p>
                      <w:p w14:paraId="48FC4ABF" w14:textId="77777777" w:rsidR="00945F88" w:rsidRPr="00D2146B" w:rsidRDefault="00945F88"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45F88" w:rsidRPr="00D2146B" w:rsidRDefault="00945F88"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8" w:name="_Toc54625109"/>
      <w:r w:rsidRPr="00D822A3">
        <w:rPr>
          <w:lang w:val="en-GB"/>
        </w:rPr>
        <w:t>Assembly Operator</w:t>
      </w:r>
      <w:bookmarkEnd w:id="408"/>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9" w:name="_Toc54625110"/>
      <w:r w:rsidRPr="00D822A3">
        <w:rPr>
          <w:lang w:val="en-GB"/>
        </w:rPr>
        <w:t>Assembly Code</w:t>
      </w:r>
      <w:bookmarkEnd w:id="409"/>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0" w:name="_Toc54625111"/>
      <w:r w:rsidRPr="00D822A3">
        <w:rPr>
          <w:highlight w:val="white"/>
          <w:lang w:val="en-GB"/>
        </w:rPr>
        <w:t>Assembly Code Optimization</w:t>
      </w:r>
      <w:bookmarkEnd w:id="410"/>
    </w:p>
    <w:p w14:paraId="60537E46" w14:textId="7696A53C"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1" w:name="_Toc54625112"/>
      <w:r w:rsidRPr="00D822A3">
        <w:rPr>
          <w:highlight w:val="white"/>
          <w:lang w:val="en-GB"/>
        </w:rPr>
        <w:t xml:space="preserve">Operator </w:t>
      </w:r>
      <w:r w:rsidR="00CA5764" w:rsidRPr="00D822A3">
        <w:rPr>
          <w:highlight w:val="white"/>
          <w:lang w:val="en-GB"/>
        </w:rPr>
        <w:t>Test Methods</w:t>
      </w:r>
      <w:bookmarkEnd w:id="411"/>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2" w:name="_Toc54625113"/>
      <w:r w:rsidRPr="00D822A3">
        <w:rPr>
          <w:highlight w:val="white"/>
          <w:lang w:val="en-GB"/>
        </w:rPr>
        <w:t>Register Overlapping</w:t>
      </w:r>
      <w:bookmarkEnd w:id="412"/>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3" w:name="_Toc54625114"/>
      <w:r w:rsidRPr="00D822A3">
        <w:rPr>
          <w:highlight w:val="white"/>
          <w:lang w:val="en-GB"/>
        </w:rPr>
        <w:t>Register Size</w:t>
      </w:r>
      <w:bookmarkEnd w:id="413"/>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4" w:name="_Toc54625115"/>
      <w:proofErr w:type="spellStart"/>
      <w:r w:rsidRPr="00D822A3">
        <w:rPr>
          <w:highlight w:val="white"/>
          <w:lang w:val="en-GB"/>
        </w:rPr>
        <w:t>ToString</w:t>
      </w:r>
      <w:bookmarkEnd w:id="414"/>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5" w:name="_Toc54625116"/>
      <w:r w:rsidRPr="00D822A3">
        <w:rPr>
          <w:lang w:val="en-GB"/>
        </w:rPr>
        <w:t>Tracks</w:t>
      </w:r>
      <w:bookmarkEnd w:id="415"/>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6" w:name="_Toc54625117"/>
      <w:r w:rsidRPr="00D822A3">
        <w:rPr>
          <w:lang w:val="en-GB"/>
        </w:rPr>
        <w:t>Register Allocation</w:t>
      </w:r>
      <w:bookmarkEnd w:id="416"/>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7" w:name="_Toc54625118"/>
      <w:r w:rsidRPr="00D822A3">
        <w:rPr>
          <w:lang w:val="en-GB"/>
        </w:rPr>
        <w:t>Assembly Code Generation</w:t>
      </w:r>
      <w:bookmarkEnd w:id="417"/>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8"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8"/>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9"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9"/>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0" w:name="_Toc54625121"/>
      <w:r w:rsidRPr="00D822A3">
        <w:rPr>
          <w:highlight w:val="white"/>
          <w:lang w:val="en-GB"/>
        </w:rPr>
        <w:t>Function Calls</w:t>
      </w:r>
      <w:bookmarkEnd w:id="420"/>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1"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1"/>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2" w:name="_Toc54625122"/>
      <w:r w:rsidRPr="00D822A3">
        <w:rPr>
          <w:highlight w:val="white"/>
          <w:lang w:val="en-GB"/>
        </w:rPr>
        <w:t>Loading Values into Registers</w:t>
      </w:r>
      <w:bookmarkEnd w:id="422"/>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3"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3"/>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4" w:name="_Toc54625124"/>
      <w:r w:rsidRPr="00D822A3">
        <w:rPr>
          <w:highlight w:val="white"/>
          <w:lang w:val="en-GB"/>
        </w:rPr>
        <w:t>Load and Inspect Registers</w:t>
      </w:r>
      <w:bookmarkEnd w:id="424"/>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5" w:name="_Toc54625125"/>
      <w:r w:rsidRPr="00D822A3">
        <w:rPr>
          <w:highlight w:val="white"/>
          <w:lang w:val="en-GB"/>
        </w:rPr>
        <w:t>Initialization</w:t>
      </w:r>
      <w:bookmarkEnd w:id="425"/>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6"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6"/>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7" w:name="_Toc54625127"/>
      <w:r w:rsidRPr="00D822A3">
        <w:rPr>
          <w:highlight w:val="white"/>
          <w:lang w:val="en-GB"/>
        </w:rPr>
        <w:lastRenderedPageBreak/>
        <w:t>Integral Assignment and Parameters</w:t>
      </w:r>
      <w:bookmarkEnd w:id="427"/>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8" w:name="_Toc54625128"/>
      <w:r w:rsidRPr="00D822A3">
        <w:rPr>
          <w:highlight w:val="white"/>
          <w:lang w:val="en-GB"/>
        </w:rPr>
        <w:t>Unary Integral Operations</w:t>
      </w:r>
      <w:bookmarkEnd w:id="428"/>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9" w:name="_Toc54625129"/>
      <w:r w:rsidRPr="00D822A3">
        <w:rPr>
          <w:highlight w:val="white"/>
          <w:lang w:val="en-GB"/>
        </w:rPr>
        <w:t>Integral Binary</w:t>
      </w:r>
      <w:bookmarkEnd w:id="429"/>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0" w:name="_Toc54625130"/>
      <w:r w:rsidRPr="00D822A3">
        <w:rPr>
          <w:highlight w:val="white"/>
          <w:lang w:val="en-GB"/>
        </w:rPr>
        <w:t>Base and Offset</w:t>
      </w:r>
      <w:bookmarkEnd w:id="430"/>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1" w:name="_Toc54625131"/>
      <w:r w:rsidRPr="00D822A3">
        <w:rPr>
          <w:highlight w:val="white"/>
          <w:lang w:val="en-GB"/>
        </w:rPr>
        <w:lastRenderedPageBreak/>
        <w:t>Case</w:t>
      </w:r>
      <w:bookmarkEnd w:id="431"/>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2" w:name="_Toc54625132"/>
      <w:r w:rsidRPr="00D822A3">
        <w:rPr>
          <w:highlight w:val="white"/>
          <w:lang w:val="en-GB"/>
        </w:rPr>
        <w:t>Address</w:t>
      </w:r>
      <w:bookmarkEnd w:id="432"/>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3" w:name="_Toc54625133"/>
      <w:r w:rsidRPr="00D822A3">
        <w:rPr>
          <w:highlight w:val="white"/>
          <w:lang w:val="en-GB"/>
        </w:rPr>
        <w:t>Floating Binary</w:t>
      </w:r>
      <w:bookmarkEnd w:id="433"/>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4" w:name="_Toc54625134"/>
      <w:r w:rsidRPr="00D822A3">
        <w:rPr>
          <w:highlight w:val="white"/>
          <w:lang w:val="en-GB"/>
        </w:rPr>
        <w:lastRenderedPageBreak/>
        <w:t>Floating Relation</w:t>
      </w:r>
      <w:bookmarkEnd w:id="434"/>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5" w:name="_Toc54625135"/>
      <w:r w:rsidRPr="00D822A3">
        <w:rPr>
          <w:highlight w:val="white"/>
          <w:lang w:val="en-GB"/>
        </w:rPr>
        <w:t>Floating Push and Pop</w:t>
      </w:r>
      <w:bookmarkEnd w:id="435"/>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6" w:name="_Toc54625136"/>
      <w:r w:rsidRPr="00D822A3">
        <w:rPr>
          <w:highlight w:val="white"/>
          <w:lang w:val="en-GB"/>
        </w:rPr>
        <w:t>Type Conversion</w:t>
      </w:r>
      <w:bookmarkEnd w:id="436"/>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7" w:name="_Toc54625137"/>
      <w:r w:rsidRPr="00D822A3">
        <w:rPr>
          <w:highlight w:val="white"/>
          <w:lang w:val="en-GB"/>
        </w:rPr>
        <w:t>Struct and Union</w:t>
      </w:r>
      <w:bookmarkEnd w:id="437"/>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8" w:name="_Toc54625138"/>
      <w:r w:rsidRPr="00D822A3">
        <w:rPr>
          <w:highlight w:val="white"/>
          <w:lang w:val="en-GB"/>
        </w:rPr>
        <w:t>Initialization Code</w:t>
      </w:r>
      <w:bookmarkEnd w:id="438"/>
    </w:p>
    <w:p w14:paraId="4A5AAFA6" w14:textId="262CB56F"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9" w:name="_Toc54625139"/>
      <w:r w:rsidRPr="00D822A3">
        <w:rPr>
          <w:highlight w:val="white"/>
          <w:lang w:val="en-GB"/>
        </w:rPr>
        <w:t>Command Line Arguments</w:t>
      </w:r>
      <w:bookmarkEnd w:id="439"/>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45F88" w:rsidRPr="00DF14A9" w:rsidRDefault="00945F88"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45F88" w:rsidRPr="00490BCB" w:rsidRDefault="00945F88"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45F88" w:rsidRPr="00490BCB" w:rsidRDefault="00945F88"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45F88" w:rsidRPr="00490BCB" w:rsidRDefault="00945F88"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45F88" w:rsidRPr="00090144" w:rsidRDefault="00945F88"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45F88" w:rsidRPr="00090144" w:rsidRDefault="00945F88" w:rsidP="00B70491">
                              <w:pPr>
                                <w:spacing w:before="0" w:after="0" w:line="240" w:lineRule="auto"/>
                                <w:rPr>
                                  <w:rFonts w:eastAsia="Calibri"/>
                                  <w:color w:val="000000"/>
                                </w:rPr>
                              </w:pPr>
                              <w:r w:rsidRPr="00090144">
                                <w:rPr>
                                  <w:rFonts w:eastAsia="Calibri"/>
                                  <w:color w:val="000000"/>
                                </w:rPr>
                                <w:t>Frame pointer of</w:t>
                              </w:r>
                            </w:p>
                            <w:p w14:paraId="77E191A3" w14:textId="77777777" w:rsidR="00945F88" w:rsidRPr="00090144" w:rsidRDefault="00945F88"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45F88" w:rsidRPr="00090144" w:rsidRDefault="00945F8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45F88" w:rsidRPr="00090144" w:rsidRDefault="00945F88"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45F88" w:rsidRPr="00090144" w:rsidRDefault="00945F88"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45F88" w:rsidRPr="00090144" w:rsidRDefault="00945F88"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45F88" w:rsidRDefault="00945F88"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45F88" w:rsidRDefault="00945F88"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45F88" w:rsidRDefault="00945F88"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45F88" w:rsidRDefault="00945F88"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45F88" w:rsidRPr="00DF14A9" w:rsidRDefault="00945F88"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45F88" w:rsidRPr="00490BCB" w:rsidRDefault="00945F88"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45F88" w:rsidRPr="00490BCB" w:rsidRDefault="00945F88"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45F88" w:rsidRPr="00490BCB" w:rsidRDefault="00945F88"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45F88" w:rsidRPr="00490BCB" w:rsidRDefault="00945F88"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45F88" w:rsidRPr="00490BCB" w:rsidRDefault="00945F8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45F88" w:rsidRPr="00090144" w:rsidRDefault="00945F88"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45F88" w:rsidRPr="00090144" w:rsidRDefault="00945F88" w:rsidP="00B70491">
                        <w:pPr>
                          <w:spacing w:before="0" w:after="0" w:line="240" w:lineRule="auto"/>
                          <w:rPr>
                            <w:rFonts w:eastAsia="Calibri"/>
                            <w:color w:val="000000"/>
                          </w:rPr>
                        </w:pPr>
                        <w:r w:rsidRPr="00090144">
                          <w:rPr>
                            <w:rFonts w:eastAsia="Calibri"/>
                            <w:color w:val="000000"/>
                          </w:rPr>
                          <w:t>Frame pointer of</w:t>
                        </w:r>
                      </w:p>
                      <w:p w14:paraId="77E191A3" w14:textId="77777777" w:rsidR="00945F88" w:rsidRPr="00090144" w:rsidRDefault="00945F88"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45F88" w:rsidRPr="00090144" w:rsidRDefault="00945F8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45F88" w:rsidRPr="00090144" w:rsidRDefault="00945F88"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45F88" w:rsidRPr="00090144" w:rsidRDefault="00945F88"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45F88" w:rsidRPr="00090144" w:rsidRDefault="00945F88"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45F88" w:rsidRDefault="00945F88"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45F88" w:rsidRDefault="00945F88"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45F88" w:rsidRDefault="00945F88"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45F88" w:rsidRDefault="00945F88"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0" w:name="_Toc54625140"/>
      <w:r w:rsidRPr="00D822A3">
        <w:rPr>
          <w:highlight w:val="white"/>
          <w:lang w:val="en-GB"/>
        </w:rPr>
        <w:t>Text List</w:t>
      </w:r>
      <w:bookmarkEnd w:id="440"/>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1" w:name="_Ref54009755"/>
      <w:bookmarkStart w:id="442" w:name="_Toc54625141"/>
      <w:bookmarkStart w:id="443" w:name="_Ref420874022"/>
      <w:r w:rsidRPr="00D822A3">
        <w:rPr>
          <w:lang w:val="en-GB"/>
        </w:rPr>
        <w:lastRenderedPageBreak/>
        <w:t>Executable Code Generation</w:t>
      </w:r>
      <w:bookmarkEnd w:id="441"/>
      <w:bookmarkEnd w:id="442"/>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4" w:name="_Toc54625142"/>
      <w:r w:rsidRPr="00D822A3">
        <w:rPr>
          <w:lang w:val="en-GB"/>
        </w:rPr>
        <w:t xml:space="preserve">The </w:t>
      </w:r>
      <w:r w:rsidR="00E6483C" w:rsidRPr="00D822A3">
        <w:rPr>
          <w:lang w:val="en-GB"/>
        </w:rPr>
        <w:t>Windows Mode</w:t>
      </w:r>
      <w:bookmarkEnd w:id="444"/>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5" w:name="_Toc54625143"/>
      <w:r w:rsidRPr="00D822A3">
        <w:rPr>
          <w:highlight w:val="white"/>
          <w:lang w:val="en-GB"/>
        </w:rPr>
        <w:t>Main</w:t>
      </w:r>
      <w:bookmarkEnd w:id="445"/>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58710282"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6" w:name="_Toc54625144"/>
      <w:r w:rsidRPr="00D822A3">
        <w:rPr>
          <w:highlight w:val="white"/>
          <w:lang w:val="en-GB"/>
        </w:rPr>
        <w:t>Type Size</w:t>
      </w:r>
      <w:bookmarkEnd w:id="446"/>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7" w:name="_Toc54625145"/>
      <w:r w:rsidRPr="00D822A3">
        <w:rPr>
          <w:highlight w:val="white"/>
          <w:lang w:val="en-GB"/>
        </w:rPr>
        <w:t>Static Symbol</w:t>
      </w:r>
      <w:bookmarkEnd w:id="447"/>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8" w:name="_Toc54625146"/>
      <w:r w:rsidRPr="00D822A3">
        <w:rPr>
          <w:highlight w:val="white"/>
          <w:lang w:val="en-GB"/>
        </w:rPr>
        <w:t>Static Value</w:t>
      </w:r>
      <w:bookmarkEnd w:id="448"/>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9" w:name="_Toc54625147"/>
      <w:r w:rsidRPr="00D822A3">
        <w:rPr>
          <w:highlight w:val="white"/>
          <w:lang w:val="en-GB"/>
        </w:rPr>
        <w:t>Function End</w:t>
      </w:r>
      <w:bookmarkEnd w:id="449"/>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0" w:name="_Toc54625148"/>
      <w:r w:rsidRPr="00D822A3">
        <w:rPr>
          <w:highlight w:val="white"/>
          <w:lang w:val="en-GB"/>
        </w:rPr>
        <w:t>Target Code Generation</w:t>
      </w:r>
      <w:bookmarkEnd w:id="450"/>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1" w:name="_Toc54625149"/>
      <w:r w:rsidRPr="00D822A3">
        <w:rPr>
          <w:highlight w:val="white"/>
          <w:lang w:val="en-GB"/>
        </w:rPr>
        <w:t>Exit</w:t>
      </w:r>
      <w:bookmarkEnd w:id="451"/>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2" w:name="_Toc54625150"/>
      <w:r w:rsidRPr="00D822A3">
        <w:rPr>
          <w:highlight w:val="white"/>
          <w:lang w:val="en-GB"/>
        </w:rPr>
        <w:t>Initialization Code</w:t>
      </w:r>
      <w:bookmarkEnd w:id="452"/>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3" w:name="_Toc54625151"/>
      <w:r w:rsidRPr="00D822A3">
        <w:rPr>
          <w:highlight w:val="white"/>
          <w:lang w:val="en-GB"/>
        </w:rPr>
        <w:t>Command Line Arguments</w:t>
      </w:r>
      <w:bookmarkEnd w:id="453"/>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45F88" w:rsidRPr="00DF14A9" w:rsidRDefault="00945F88"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45F88" w:rsidRPr="00490BCB" w:rsidRDefault="00945F88"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45F88" w:rsidRPr="00090144" w:rsidRDefault="00945F88"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45F88" w:rsidRPr="00090144" w:rsidRDefault="00945F88" w:rsidP="00605AE9">
                              <w:pPr>
                                <w:spacing w:before="0" w:after="0" w:line="240" w:lineRule="auto"/>
                                <w:rPr>
                                  <w:rFonts w:eastAsia="Calibri"/>
                                  <w:color w:val="000000"/>
                                </w:rPr>
                              </w:pPr>
                              <w:r w:rsidRPr="00090144">
                                <w:rPr>
                                  <w:rFonts w:eastAsia="Calibri"/>
                                  <w:color w:val="000000"/>
                                </w:rPr>
                                <w:t>Frame pointer of</w:t>
                              </w:r>
                            </w:p>
                            <w:p w14:paraId="68E90914" w14:textId="77777777" w:rsidR="00945F88" w:rsidRPr="00090144" w:rsidRDefault="00945F88"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45F88" w:rsidRPr="00090144" w:rsidRDefault="00945F8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45F88" w:rsidRPr="00090144" w:rsidRDefault="00945F88"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45F88" w:rsidRPr="00090144" w:rsidRDefault="00945F88"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45F88" w:rsidRPr="00090144" w:rsidRDefault="00945F88"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45F88" w:rsidRDefault="00945F88"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45F88" w:rsidRDefault="00945F88"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45F88" w:rsidRDefault="00945F88"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45F88" w:rsidRDefault="00945F88"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45F88" w:rsidRDefault="00945F88"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45F88" w:rsidRDefault="00945F8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45F88" w:rsidRPr="00582B75" w:rsidRDefault="00945F88"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45F88" w:rsidRPr="00490BCB" w:rsidRDefault="00945F88"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45F88" w:rsidRPr="00490BCB" w:rsidRDefault="00945F88"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45F88" w:rsidRDefault="00945F88"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45F88" w:rsidRPr="00E55D4A" w:rsidRDefault="00945F88"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45F88" w:rsidRDefault="00945F88"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45F88" w:rsidRDefault="00945F88"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45F88" w:rsidRDefault="00945F88"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45F88" w:rsidRDefault="00945F8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45F88" w:rsidRDefault="00945F8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45F88" w:rsidRDefault="00945F8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45F88" w:rsidRDefault="00945F8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45F88" w:rsidRDefault="00945F88"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45F88" w:rsidRDefault="00945F8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45F88" w:rsidRDefault="00945F88"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45F88" w:rsidRDefault="00945F8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45F88" w:rsidRDefault="00945F88"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45F88" w:rsidRDefault="00945F8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45F88" w:rsidRDefault="00945F8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45F88" w:rsidRDefault="00945F88" w:rsidP="00496983">
                              <w:pPr>
                                <w:spacing w:before="0" w:line="257" w:lineRule="auto"/>
                                <w:jc w:val="center"/>
                                <w:rPr>
                                  <w:sz w:val="24"/>
                                  <w:szCs w:val="24"/>
                                </w:rPr>
                              </w:pPr>
                              <w:r>
                                <w:rPr>
                                  <w:rFonts w:eastAsia="Calibri"/>
                                  <w:color w:val="000000"/>
                                  <w:sz w:val="16"/>
                                  <w:szCs w:val="16"/>
                                </w:rPr>
                                <w:t>129</w:t>
                              </w:r>
                            </w:p>
                            <w:p w14:paraId="3E4A06D3" w14:textId="77777777" w:rsidR="00945F88" w:rsidRDefault="00945F88"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45F88" w:rsidRDefault="00945F88"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45F88" w:rsidRDefault="00945F8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45F88" w:rsidRDefault="00945F8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45F88" w:rsidRDefault="00945F88" w:rsidP="006A7496">
                              <w:pPr>
                                <w:spacing w:before="100" w:line="257" w:lineRule="auto"/>
                                <w:jc w:val="left"/>
                                <w:rPr>
                                  <w:sz w:val="24"/>
                                  <w:szCs w:val="24"/>
                                </w:rPr>
                              </w:pPr>
                              <w:r>
                                <w:rPr>
                                  <w:rFonts w:eastAsia="Calibri"/>
                                  <w:color w:val="000000"/>
                                  <w:sz w:val="16"/>
                                  <w:szCs w:val="16"/>
                                </w:rPr>
                                <w:t>Before</w:t>
                              </w:r>
                            </w:p>
                            <w:p w14:paraId="6B197F32" w14:textId="77777777" w:rsidR="00945F88" w:rsidRDefault="00945F88"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45F88" w:rsidRDefault="00945F88" w:rsidP="006A7496">
                              <w:pPr>
                                <w:spacing w:before="100" w:line="256" w:lineRule="auto"/>
                                <w:rPr>
                                  <w:sz w:val="24"/>
                                  <w:szCs w:val="24"/>
                                </w:rPr>
                              </w:pPr>
                              <w:r>
                                <w:rPr>
                                  <w:rFonts w:eastAsia="Calibri"/>
                                  <w:color w:val="000000"/>
                                  <w:sz w:val="16"/>
                                  <w:szCs w:val="16"/>
                                </w:rPr>
                                <w:t>After</w:t>
                              </w:r>
                            </w:p>
                            <w:p w14:paraId="7E3E04C8" w14:textId="77777777" w:rsidR="00945F88" w:rsidRDefault="00945F88"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45F88" w:rsidRPr="00DF14A9" w:rsidRDefault="00945F88"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45F88" w:rsidRPr="00490BCB" w:rsidRDefault="00945F88"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45F88" w:rsidRPr="00490BCB" w:rsidRDefault="00945F8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45F88" w:rsidRPr="00490BCB" w:rsidRDefault="00945F8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45F88" w:rsidRPr="00090144" w:rsidRDefault="00945F88"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45F88" w:rsidRPr="00090144" w:rsidRDefault="00945F88" w:rsidP="00605AE9">
                        <w:pPr>
                          <w:spacing w:before="0" w:after="0" w:line="240" w:lineRule="auto"/>
                          <w:rPr>
                            <w:rFonts w:eastAsia="Calibri"/>
                            <w:color w:val="000000"/>
                          </w:rPr>
                        </w:pPr>
                        <w:r w:rsidRPr="00090144">
                          <w:rPr>
                            <w:rFonts w:eastAsia="Calibri"/>
                            <w:color w:val="000000"/>
                          </w:rPr>
                          <w:t>Frame pointer of</w:t>
                        </w:r>
                      </w:p>
                      <w:p w14:paraId="68E90914" w14:textId="77777777" w:rsidR="00945F88" w:rsidRPr="00090144" w:rsidRDefault="00945F88"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45F88" w:rsidRPr="00090144" w:rsidRDefault="00945F8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45F88" w:rsidRPr="00090144" w:rsidRDefault="00945F88"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45F88" w:rsidRPr="00090144" w:rsidRDefault="00945F88"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45F88" w:rsidRPr="00090144" w:rsidRDefault="00945F88"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45F88" w:rsidRDefault="00945F88"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45F88" w:rsidRDefault="00945F88"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45F88" w:rsidRDefault="00945F88"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45F88" w:rsidRDefault="00945F88"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45F88" w:rsidRDefault="00945F88"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45F88" w:rsidRDefault="00945F8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45F88" w:rsidRPr="00582B75" w:rsidRDefault="00945F88"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45F88" w:rsidRPr="00490BCB" w:rsidRDefault="00945F88"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45F88" w:rsidRPr="00490BCB" w:rsidRDefault="00945F88"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45F88" w:rsidRDefault="00945F88"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45F88" w:rsidRPr="00E55D4A" w:rsidRDefault="00945F88"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45F88" w:rsidRDefault="00945F88"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45F88" w:rsidRDefault="00945F88"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45F88" w:rsidRDefault="00945F88"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45F88" w:rsidRDefault="00945F88"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45F88" w:rsidRDefault="00945F88"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45F88" w:rsidRDefault="00945F88"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45F88" w:rsidRDefault="00945F88"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45F88" w:rsidRDefault="00945F88"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45F88" w:rsidRDefault="00945F88"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45F88" w:rsidRDefault="00945F88"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45F88" w:rsidRDefault="00945F88"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45F88" w:rsidRDefault="00945F88"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45F88" w:rsidRDefault="00945F88"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45F88" w:rsidRDefault="00945F88"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45F88" w:rsidRDefault="00945F88" w:rsidP="00496983">
                        <w:pPr>
                          <w:spacing w:before="0" w:line="257" w:lineRule="auto"/>
                          <w:jc w:val="center"/>
                          <w:rPr>
                            <w:sz w:val="24"/>
                            <w:szCs w:val="24"/>
                          </w:rPr>
                        </w:pPr>
                        <w:r>
                          <w:rPr>
                            <w:rFonts w:eastAsia="Calibri"/>
                            <w:color w:val="000000"/>
                            <w:sz w:val="16"/>
                            <w:szCs w:val="16"/>
                          </w:rPr>
                          <w:t>129</w:t>
                        </w:r>
                      </w:p>
                      <w:p w14:paraId="3E4A06D3" w14:textId="77777777" w:rsidR="00945F88" w:rsidRDefault="00945F88"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45F88" w:rsidRDefault="00945F88"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45F88" w:rsidRDefault="00945F88"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45F88" w:rsidRDefault="00945F88"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45F88" w:rsidRDefault="00945F88" w:rsidP="006A7496">
                        <w:pPr>
                          <w:spacing w:before="100" w:line="257" w:lineRule="auto"/>
                          <w:jc w:val="left"/>
                          <w:rPr>
                            <w:sz w:val="24"/>
                            <w:szCs w:val="24"/>
                          </w:rPr>
                        </w:pPr>
                        <w:r>
                          <w:rPr>
                            <w:rFonts w:eastAsia="Calibri"/>
                            <w:color w:val="000000"/>
                            <w:sz w:val="16"/>
                            <w:szCs w:val="16"/>
                          </w:rPr>
                          <w:t>Before</w:t>
                        </w:r>
                      </w:p>
                      <w:p w14:paraId="6B197F32" w14:textId="77777777" w:rsidR="00945F88" w:rsidRDefault="00945F88"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45F88" w:rsidRDefault="00945F88" w:rsidP="006A7496">
                        <w:pPr>
                          <w:spacing w:before="100" w:line="256" w:lineRule="auto"/>
                          <w:rPr>
                            <w:sz w:val="24"/>
                            <w:szCs w:val="24"/>
                          </w:rPr>
                        </w:pPr>
                        <w:r>
                          <w:rPr>
                            <w:rFonts w:eastAsia="Calibri"/>
                            <w:color w:val="000000"/>
                            <w:sz w:val="16"/>
                            <w:szCs w:val="16"/>
                          </w:rPr>
                          <w:t>After</w:t>
                        </w:r>
                      </w:p>
                      <w:p w14:paraId="7E3E04C8" w14:textId="77777777" w:rsidR="00945F88" w:rsidRDefault="00945F88"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4" w:name="_Toc54625152"/>
      <w:r w:rsidRPr="00D822A3">
        <w:rPr>
          <w:highlight w:val="white"/>
          <w:lang w:val="en-GB"/>
        </w:rPr>
        <w:t>Windows Jump Info</w:t>
      </w:r>
      <w:bookmarkEnd w:id="454"/>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5" w:name="_Toc54625153"/>
      <w:r w:rsidRPr="00D822A3">
        <w:rPr>
          <w:highlight w:val="white"/>
          <w:lang w:val="en-GB"/>
        </w:rPr>
        <w:t>Windows Byte List</w:t>
      </w:r>
      <w:bookmarkEnd w:id="455"/>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6" w:name="_Hlk51314142"/>
      <w:r w:rsidRPr="00D822A3">
        <w:rPr>
          <w:highlight w:val="white"/>
          <w:lang w:val="en-GB"/>
        </w:rPr>
        <w:t>WindowsByteList</w:t>
      </w:r>
      <w:bookmarkEnd w:id="456"/>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7"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7"/>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8"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8"/>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9" w:name="_Ref419646553"/>
      <w:bookmarkStart w:id="460" w:name="_Toc54625155"/>
      <w:r w:rsidRPr="00D822A3">
        <w:rPr>
          <w:lang w:val="en-GB"/>
        </w:rPr>
        <w:t>Linking</w:t>
      </w:r>
      <w:bookmarkEnd w:id="459"/>
      <w:bookmarkEnd w:id="460"/>
    </w:p>
    <w:bookmarkEnd w:id="443"/>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1" w:name="_Toc54625156"/>
      <w:r w:rsidRPr="00D822A3">
        <w:rPr>
          <w:lang w:val="en-GB"/>
        </w:rPr>
        <w:lastRenderedPageBreak/>
        <w:t>The Linker Class</w:t>
      </w:r>
      <w:bookmarkEnd w:id="461"/>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3D1009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846970">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2"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2"/>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3" w:name="_Toc54625157"/>
      <w:r w:rsidRPr="00D822A3">
        <w:rPr>
          <w:lang w:val="en-GB"/>
        </w:rPr>
        <w:lastRenderedPageBreak/>
        <w:t xml:space="preserve">The </w:t>
      </w:r>
      <w:r w:rsidR="002554E1" w:rsidRPr="00D822A3">
        <w:rPr>
          <w:lang w:val="en-GB"/>
        </w:rPr>
        <w:t>Standard Library</w:t>
      </w:r>
      <w:bookmarkEnd w:id="463"/>
    </w:p>
    <w:p w14:paraId="21B660CB" w14:textId="0EAC07D4" w:rsidR="00EE220E" w:rsidRPr="00D822A3" w:rsidRDefault="00503728" w:rsidP="00265BDF">
      <w:pPr>
        <w:pStyle w:val="Rubrik2"/>
        <w:rPr>
          <w:lang w:val="en-GB"/>
        </w:rPr>
      </w:pPr>
      <w:bookmarkStart w:id="464" w:name="_Toc54625158"/>
      <w:r w:rsidRPr="00D822A3">
        <w:rPr>
          <w:lang w:val="en-GB"/>
        </w:rPr>
        <w:t>Integral and Floating Limits</w:t>
      </w:r>
      <w:bookmarkEnd w:id="464"/>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5"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5"/>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6" w:name="_Toc54625160"/>
      <w:r w:rsidRPr="00D822A3">
        <w:rPr>
          <w:lang w:val="en-GB"/>
        </w:rPr>
        <w:t>Locale Data</w:t>
      </w:r>
      <w:bookmarkEnd w:id="466"/>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7" w:name="_Toc54625161"/>
      <w:r w:rsidRPr="00D822A3">
        <w:rPr>
          <w:lang w:val="en-GB"/>
        </w:rPr>
        <w:t>Character Types</w:t>
      </w:r>
      <w:bookmarkEnd w:id="467"/>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8" w:name="_Toc54625162"/>
      <w:r w:rsidRPr="00D822A3">
        <w:rPr>
          <w:lang w:val="en-GB"/>
        </w:rPr>
        <w:t>S</w:t>
      </w:r>
      <w:r w:rsidR="00EE220E" w:rsidRPr="00D822A3">
        <w:rPr>
          <w:lang w:val="en-GB"/>
        </w:rPr>
        <w:t>tring</w:t>
      </w:r>
      <w:r w:rsidRPr="00D822A3">
        <w:rPr>
          <w:lang w:val="en-GB"/>
        </w:rPr>
        <w:t>s</w:t>
      </w:r>
      <w:bookmarkEnd w:id="468"/>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9" w:name="_Toc54625163"/>
      <w:r w:rsidRPr="00D822A3">
        <w:rPr>
          <w:lang w:val="en-GB"/>
        </w:rPr>
        <w:lastRenderedPageBreak/>
        <w:t>Long Jumps</w:t>
      </w:r>
      <w:bookmarkEnd w:id="469"/>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0" w:name="_Toc54625164"/>
      <w:r w:rsidRPr="00D822A3">
        <w:rPr>
          <w:lang w:val="en-GB"/>
        </w:rPr>
        <w:t>Mathematical Functions</w:t>
      </w:r>
      <w:bookmarkEnd w:id="470"/>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1" w:name="_Toc54625165"/>
      <w:r w:rsidRPr="00D822A3">
        <w:rPr>
          <w:lang w:val="en-GB"/>
        </w:rPr>
        <w:t>Standard Input/Output</w:t>
      </w:r>
      <w:bookmarkEnd w:id="471"/>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2" w:name="_Toc54625166"/>
      <w:r w:rsidRPr="00D822A3">
        <w:rPr>
          <w:lang w:val="en-GB"/>
        </w:rPr>
        <w:t>Printing</w:t>
      </w:r>
      <w:bookmarkEnd w:id="472"/>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3" w:name="_Toc54625167"/>
      <w:r w:rsidRPr="00D822A3">
        <w:rPr>
          <w:lang w:val="en-GB"/>
        </w:rPr>
        <w:t>Scanning</w:t>
      </w:r>
      <w:bookmarkEnd w:id="473"/>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4"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4"/>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5" w:name="_Toc54625169"/>
      <w:r w:rsidRPr="00D822A3">
        <w:rPr>
          <w:lang w:val="en-GB"/>
        </w:rPr>
        <w:t>The Standard Library</w:t>
      </w:r>
      <w:bookmarkEnd w:id="475"/>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6" w:name="_Toc54625170"/>
      <w:r w:rsidRPr="00D822A3">
        <w:rPr>
          <w:lang w:val="en-GB"/>
        </w:rPr>
        <w:t>T</w:t>
      </w:r>
      <w:r w:rsidR="00D62A8B" w:rsidRPr="00D822A3">
        <w:rPr>
          <w:lang w:val="en-GB"/>
        </w:rPr>
        <w:t>ime</w:t>
      </w:r>
      <w:bookmarkEnd w:id="476"/>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7" w:name="_Ref54018755"/>
      <w:bookmarkStart w:id="478" w:name="_Toc54625171"/>
      <w:bookmarkStart w:id="479" w:name="_Ref417644950"/>
      <w:r w:rsidRPr="00D822A3">
        <w:lastRenderedPageBreak/>
        <w:t xml:space="preserve">The </w:t>
      </w:r>
      <w:proofErr w:type="spellStart"/>
      <w:r w:rsidRPr="00D822A3">
        <w:t>Preprocessor</w:t>
      </w:r>
      <w:bookmarkEnd w:id="477"/>
      <w:bookmarkEnd w:id="478"/>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80" w:name="_Ref418256130"/>
      <w:bookmarkStart w:id="481" w:name="_Toc54625172"/>
      <w:r w:rsidRPr="00D822A3">
        <w:rPr>
          <w:lang w:val="en-GB"/>
        </w:rPr>
        <w:t>The Expression Parser</w:t>
      </w:r>
      <w:bookmarkEnd w:id="480"/>
      <w:bookmarkEnd w:id="481"/>
    </w:p>
    <w:p w14:paraId="176A4CB8" w14:textId="77777777" w:rsidR="005B1C6D" w:rsidRPr="00D822A3" w:rsidRDefault="005B1C6D" w:rsidP="005B1C6D">
      <w:pPr>
        <w:pStyle w:val="Rubrik3"/>
        <w:rPr>
          <w:lang w:val="en-GB"/>
        </w:rPr>
      </w:pPr>
      <w:bookmarkStart w:id="482" w:name="_Toc54625173"/>
      <w:r w:rsidRPr="00D822A3">
        <w:rPr>
          <w:lang w:val="en-GB"/>
        </w:rPr>
        <w:t>The Grammar</w:t>
      </w:r>
      <w:bookmarkEnd w:id="482"/>
    </w:p>
    <w:p w14:paraId="640DDAFA" w14:textId="156ADC48"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846970">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846970">
        <w:rPr>
          <w:lang w:val="en-GB"/>
        </w:rPr>
        <w:t>2.1.1</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3" w:name="_Toc54625174"/>
      <w:r w:rsidRPr="00D822A3">
        <w:rPr>
          <w:lang w:val="en-GB"/>
        </w:rPr>
        <w:t>The Parser</w:t>
      </w:r>
      <w:bookmarkEnd w:id="483"/>
    </w:p>
    <w:p w14:paraId="1306B22E" w14:textId="73F778C3"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4"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lastRenderedPageBreak/>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5" w:name="_Toc54625175"/>
      <w:r w:rsidRPr="00D822A3">
        <w:rPr>
          <w:lang w:val="en-GB"/>
        </w:rPr>
        <w:t>The Scanner</w:t>
      </w:r>
      <w:bookmarkEnd w:id="484"/>
      <w:bookmarkEnd w:id="485"/>
    </w:p>
    <w:p w14:paraId="3C52097C" w14:textId="04F7593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lastRenderedPageBreak/>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6"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86"/>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lastRenderedPageBreak/>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148FF87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846970">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lastRenderedPageBreak/>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7" w:name="_Toc54625177"/>
      <w:r w:rsidRPr="00D822A3">
        <w:rPr>
          <w:lang w:val="en-GB"/>
        </w:rPr>
        <w:t xml:space="preserve">The </w:t>
      </w:r>
      <w:proofErr w:type="spellStart"/>
      <w:r w:rsidRPr="00D822A3">
        <w:rPr>
          <w:lang w:val="en-GB"/>
        </w:rPr>
        <w:t>Preprocessor</w:t>
      </w:r>
      <w:bookmarkEnd w:id="487"/>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77777777"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45F4429A" w14:textId="77777777"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77777777"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8" w:name="_Toc54625178"/>
      <w:r w:rsidRPr="00D822A3">
        <w:rPr>
          <w:lang w:val="en-GB"/>
        </w:rPr>
        <w:t>Tri Graphs</w:t>
      </w:r>
      <w:bookmarkEnd w:id="488"/>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89" w:name="_Toc54625179"/>
      <w:r w:rsidRPr="00D822A3">
        <w:rPr>
          <w:lang w:val="en-GB"/>
        </w:rPr>
        <w:t>Comments, Strings, and Characters</w:t>
      </w:r>
      <w:bookmarkEnd w:id="489"/>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lastRenderedPageBreak/>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0" w:name="_Ref418258402"/>
      <w:bookmarkStart w:id="491" w:name="_Toc54625180"/>
      <w:r w:rsidRPr="00D822A3">
        <w:rPr>
          <w:lang w:val="en-GB"/>
        </w:rPr>
        <w:t>Slash Codes</w:t>
      </w:r>
      <w:bookmarkEnd w:id="490"/>
      <w:bookmarkEnd w:id="491"/>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lastRenderedPageBreak/>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2" w:name="_Toc54625181"/>
      <w:r w:rsidRPr="00D822A3">
        <w:rPr>
          <w:lang w:val="en-GB"/>
        </w:rPr>
        <w:t>The Line List</w:t>
      </w:r>
      <w:bookmarkEnd w:id="492"/>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lastRenderedPageBreak/>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3" w:name="_Toc54625182"/>
      <w:r w:rsidRPr="00D822A3">
        <w:rPr>
          <w:lang w:val="en-GB"/>
        </w:rPr>
        <w:t>Lines</w:t>
      </w:r>
      <w:bookmarkEnd w:id="493"/>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lastRenderedPageBreak/>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4" w:name="_Toc54625183"/>
      <w:r w:rsidRPr="00D822A3">
        <w:rPr>
          <w:lang w:val="en-GB"/>
        </w:rPr>
        <w:t>Includes</w:t>
      </w:r>
      <w:bookmarkEnd w:id="494"/>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5" w:name="_Toc54625184"/>
      <w:r w:rsidRPr="00D822A3">
        <w:rPr>
          <w:lang w:val="en-GB"/>
        </w:rPr>
        <w:t>Macros</w:t>
      </w:r>
      <w:bookmarkEnd w:id="495"/>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lastRenderedPageBreak/>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lastRenderedPageBreak/>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6" w:name="_Toc54625185"/>
      <w:r w:rsidRPr="00D822A3">
        <w:rPr>
          <w:lang w:val="en-GB"/>
        </w:rPr>
        <w:t>Conditional Programming</w:t>
      </w:r>
      <w:bookmarkEnd w:id="496"/>
    </w:p>
    <w:p w14:paraId="526D3151" w14:textId="5E445244"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846970">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lastRenderedPageBreak/>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w:t>
      </w:r>
      <w:r w:rsidRPr="00D822A3">
        <w:rPr>
          <w:lang w:val="en-GB"/>
        </w:rPr>
        <w:lastRenderedPageBreak/>
        <w:t>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7" w:name="_Toc54625186"/>
      <w:r w:rsidRPr="00D822A3">
        <w:rPr>
          <w:lang w:val="en-GB"/>
        </w:rPr>
        <w:t>Macro Expansion</w:t>
      </w:r>
      <w:bookmarkEnd w:id="497"/>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20D9472" w:rsidR="005B1C6D" w:rsidRPr="00D822A3" w:rsidRDefault="005B1C6D" w:rsidP="005B1C6D">
      <w:pPr>
        <w:rPr>
          <w:lang w:val="en-GB"/>
        </w:rPr>
      </w:pPr>
      <w:r w:rsidRPr="00D822A3">
        <w:rPr>
          <w:lang w:val="en-GB"/>
        </w:rPr>
        <w:lastRenderedPageBreak/>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846970">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lastRenderedPageBreak/>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8" w:name="_Toc54625187"/>
      <w:r w:rsidRPr="00D822A3">
        <w:rPr>
          <w:lang w:val="en-GB"/>
        </w:rPr>
        <w:t>String Merging</w:t>
      </w:r>
      <w:bookmarkEnd w:id="498"/>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9" w:name="_Toc54625188"/>
      <w:r w:rsidRPr="00D822A3">
        <w:lastRenderedPageBreak/>
        <w:t>The C Grammar</w:t>
      </w:r>
      <w:bookmarkEnd w:id="479"/>
      <w:bookmarkEnd w:id="499"/>
    </w:p>
    <w:p w14:paraId="5EE70CDE" w14:textId="3D3CD693" w:rsidR="00CB1AB5" w:rsidRPr="00EC76D5" w:rsidRDefault="00CB1AB5" w:rsidP="00CB1AB5">
      <w:bookmarkStart w:id="500"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1" w:name="_Toc49764472"/>
      <w:bookmarkStart w:id="502" w:name="_Toc54625189"/>
      <w:r w:rsidRPr="00EC76D5">
        <w:t>The Preprocessor Grammar</w:t>
      </w:r>
      <w:bookmarkEnd w:id="501"/>
      <w:bookmarkEnd w:id="502"/>
    </w:p>
    <w:p w14:paraId="6050AB4B" w14:textId="5812BB32"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846970">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3" w:name="_Toc49764473"/>
      <w:bookmarkStart w:id="504" w:name="_Toc54625190"/>
      <w:r w:rsidRPr="00EC76D5">
        <w:t>The Language Grammar</w:t>
      </w:r>
      <w:bookmarkEnd w:id="503"/>
      <w:bookmarkEnd w:id="504"/>
    </w:p>
    <w:p w14:paraId="69CBCC96" w14:textId="776715F8"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846970">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5" w:name="_Toc54625191"/>
      <w:proofErr w:type="spellStart"/>
      <w:r w:rsidRPr="00D822A3">
        <w:lastRenderedPageBreak/>
        <w:t>GPPG</w:t>
      </w:r>
      <w:proofErr w:type="spellEnd"/>
      <w:r w:rsidRPr="00D822A3">
        <w:t xml:space="preserve"> and </w:t>
      </w:r>
      <w:proofErr w:type="spellStart"/>
      <w:r w:rsidRPr="00D822A3">
        <w:t>GPLEX</w:t>
      </w:r>
      <w:bookmarkEnd w:id="500"/>
      <w:bookmarkEnd w:id="505"/>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6" w:name="_Toc54625192"/>
      <w:r w:rsidRPr="00D822A3">
        <w:rPr>
          <w:lang w:val="en-GB"/>
        </w:rPr>
        <w:t>The Language</w:t>
      </w:r>
      <w:bookmarkEnd w:id="506"/>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7" w:name="_Toc54625193"/>
      <w:r w:rsidRPr="00D822A3">
        <w:rPr>
          <w:lang w:val="en-GB"/>
        </w:rPr>
        <w:lastRenderedPageBreak/>
        <w:t>The Grammar</w:t>
      </w:r>
      <w:bookmarkEnd w:id="507"/>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8" w:name="_Toc54625194"/>
      <w:proofErr w:type="spellStart"/>
      <w:r w:rsidRPr="00D822A3">
        <w:rPr>
          <w:lang w:val="en-GB"/>
        </w:rPr>
        <w:t>GPPG</w:t>
      </w:r>
      <w:bookmarkEnd w:id="508"/>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9"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0" w:name="_Toc54625195"/>
      <w:proofErr w:type="spellStart"/>
      <w:r w:rsidRPr="00D822A3">
        <w:rPr>
          <w:lang w:val="en-GB"/>
        </w:rPr>
        <w:lastRenderedPageBreak/>
        <w:t>JPlex</w:t>
      </w:r>
      <w:bookmarkEnd w:id="509"/>
      <w:bookmarkEnd w:id="510"/>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1" w:name="_Toc54625196"/>
      <w:r w:rsidRPr="00D822A3">
        <w:rPr>
          <w:lang w:val="en-GB"/>
        </w:rPr>
        <w:t>Main</w:t>
      </w:r>
      <w:bookmarkEnd w:id="511"/>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2" w:name="_Toc54625197"/>
      <w:r w:rsidRPr="00D822A3">
        <w:lastRenderedPageBreak/>
        <w:t>Auxiliary Classes</w:t>
      </w:r>
      <w:bookmarkEnd w:id="512"/>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3" w:name="_Toc54625198"/>
      <w:r w:rsidRPr="00D822A3">
        <w:rPr>
          <w:lang w:val="en-GB"/>
        </w:rPr>
        <w:t>Error Handling</w:t>
      </w:r>
      <w:bookmarkEnd w:id="513"/>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4" w:name="_Toc54625199"/>
      <w:r w:rsidRPr="00D822A3">
        <w:rPr>
          <w:lang w:val="en-GB"/>
        </w:rPr>
        <w:t>Container Classes</w:t>
      </w:r>
      <w:bookmarkEnd w:id="514"/>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5" w:name="_Toc54625200"/>
      <w:r w:rsidRPr="00D822A3">
        <w:rPr>
          <w:lang w:val="en-GB"/>
        </w:rPr>
        <w:t>Ordered Pair</w:t>
      </w:r>
      <w:bookmarkEnd w:id="515"/>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6" w:name="_Toc54625201"/>
      <w:r w:rsidRPr="00D822A3">
        <w:rPr>
          <w:lang w:val="en-GB"/>
        </w:rPr>
        <w:t>Graph</w:t>
      </w:r>
      <w:bookmarkEnd w:id="51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7" w:name="_Toc54625202"/>
      <w:r w:rsidRPr="00D822A3">
        <w:rPr>
          <w:lang w:val="en-GB"/>
        </w:rPr>
        <w:t>Addition and Removal of Vertices and Edges</w:t>
      </w:r>
      <w:bookmarkEnd w:id="51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8" w:name="_Toc54625203"/>
      <w:r w:rsidRPr="00D822A3">
        <w:rPr>
          <w:lang w:val="en-GB"/>
        </w:rPr>
        <w:t>Graph Partition</w:t>
      </w:r>
      <w:bookmarkEnd w:id="518"/>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9" w:name="_Toc32312748"/>
      <w:bookmarkStart w:id="520" w:name="_Toc128724229"/>
      <w:bookmarkStart w:id="521" w:name="_Toc323656800"/>
      <w:bookmarkStart w:id="522" w:name="_Toc324085682"/>
      <w:bookmarkStart w:id="523" w:name="_Ref324113434"/>
      <w:bookmarkStart w:id="524" w:name="_Toc324680324"/>
      <w:bookmarkStart w:id="525" w:name="_Toc54625204"/>
      <w:r w:rsidRPr="00D822A3">
        <w:lastRenderedPageBreak/>
        <w:t>The ASCII Table</w:t>
      </w:r>
      <w:bookmarkEnd w:id="519"/>
      <w:bookmarkEnd w:id="520"/>
      <w:bookmarkEnd w:id="521"/>
      <w:bookmarkEnd w:id="522"/>
      <w:bookmarkEnd w:id="523"/>
      <w:bookmarkEnd w:id="524"/>
      <w:bookmarkEnd w:id="525"/>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6" w:name="_Toc54625205"/>
      <w:r w:rsidRPr="00D822A3">
        <w:lastRenderedPageBreak/>
        <w:t>A</w:t>
      </w:r>
      <w:r w:rsidR="00281D34" w:rsidRPr="00D822A3">
        <w:t xml:space="preserve"> Crash Course in C</w:t>
      </w:r>
      <w:bookmarkEnd w:id="526"/>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7" w:name="_Toc320485572"/>
      <w:bookmarkStart w:id="528" w:name="_Toc323656681"/>
      <w:bookmarkStart w:id="529" w:name="_Toc324085419"/>
      <w:bookmarkStart w:id="530" w:name="_Toc383781071"/>
      <w:bookmarkStart w:id="531" w:name="_Toc54625206"/>
      <w:r w:rsidRPr="00D822A3">
        <w:rPr>
          <w:lang w:val="en-GB"/>
        </w:rPr>
        <w:t>The Compiler and the Linker</w:t>
      </w:r>
      <w:bookmarkEnd w:id="527"/>
      <w:bookmarkEnd w:id="528"/>
      <w:bookmarkEnd w:id="529"/>
      <w:bookmarkEnd w:id="530"/>
      <w:bookmarkEnd w:id="531"/>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45F88" w:rsidRPr="003F7CF1" w:rsidRDefault="00945F8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45F88" w:rsidRPr="003F7CF1" w:rsidRDefault="00945F8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45F88" w:rsidRPr="003F7CF1" w:rsidRDefault="00945F8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45F88" w:rsidRPr="003F7CF1" w:rsidRDefault="00945F8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45F88" w:rsidRPr="003F7CF1" w:rsidRDefault="00945F8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45F88" w:rsidRPr="003F7CF1" w:rsidRDefault="00945F88"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45F88" w:rsidRPr="003F7CF1" w:rsidRDefault="00945F8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45F88" w:rsidRPr="003F7CF1" w:rsidRDefault="00945F8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45F88" w:rsidRPr="003F7CF1" w:rsidRDefault="00945F8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45F88" w:rsidRPr="003F7CF1" w:rsidRDefault="00945F88"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45F88" w:rsidRPr="003F7CF1" w:rsidRDefault="00945F8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45F88" w:rsidRPr="003F7CF1" w:rsidRDefault="00945F88"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45F88" w:rsidRPr="003F7CF1" w:rsidRDefault="00945F8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45F88" w:rsidRPr="003F7CF1" w:rsidRDefault="00945F8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45F88" w:rsidRPr="003F7CF1" w:rsidRDefault="00945F88"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45F88" w:rsidRPr="003F7CF1" w:rsidRDefault="00945F88"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45F88" w:rsidRPr="003F7CF1" w:rsidRDefault="00945F88"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45F88" w:rsidRPr="003F7CF1" w:rsidRDefault="00945F8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2" w:name="_Toc320485573"/>
      <w:bookmarkStart w:id="533" w:name="_Toc323656682"/>
      <w:bookmarkStart w:id="534" w:name="_Toc324085420"/>
      <w:bookmarkStart w:id="535" w:name="_Toc383781072"/>
      <w:bookmarkStart w:id="536" w:name="_Toc54625207"/>
      <w:r w:rsidRPr="00D822A3">
        <w:rPr>
          <w:lang w:val="en-GB"/>
        </w:rPr>
        <w:t>The Hello-World Program</w:t>
      </w:r>
      <w:bookmarkEnd w:id="532"/>
      <w:bookmarkEnd w:id="533"/>
      <w:bookmarkEnd w:id="534"/>
      <w:bookmarkEnd w:id="535"/>
      <w:bookmarkEnd w:id="536"/>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7" w:name="_Toc320485574"/>
      <w:bookmarkStart w:id="538" w:name="_Toc323656683"/>
      <w:bookmarkStart w:id="539" w:name="_Toc324085421"/>
      <w:bookmarkStart w:id="540" w:name="_Toc383781073"/>
      <w:bookmarkStart w:id="541" w:name="_Toc54625208"/>
      <w:r w:rsidRPr="00D822A3">
        <w:rPr>
          <w:lang w:val="en-GB"/>
        </w:rPr>
        <w:t>Comments</w:t>
      </w:r>
      <w:bookmarkEnd w:id="537"/>
      <w:bookmarkEnd w:id="538"/>
      <w:bookmarkEnd w:id="539"/>
      <w:bookmarkEnd w:id="540"/>
      <w:bookmarkEnd w:id="541"/>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F4D5C1F"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2"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3" w:name="_Toc323656684"/>
      <w:bookmarkStart w:id="544" w:name="_Toc324085422"/>
      <w:bookmarkStart w:id="545" w:name="_Toc383781074"/>
      <w:bookmarkStart w:id="546" w:name="_Toc54625209"/>
      <w:r w:rsidRPr="00D822A3">
        <w:rPr>
          <w:lang w:val="en-GB"/>
        </w:rPr>
        <w:t>Types and Variables</w:t>
      </w:r>
      <w:bookmarkEnd w:id="542"/>
      <w:bookmarkEnd w:id="543"/>
      <w:bookmarkEnd w:id="544"/>
      <w:bookmarkEnd w:id="545"/>
      <w:bookmarkEnd w:id="546"/>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7" w:name="_Toc320485576"/>
      <w:bookmarkStart w:id="548" w:name="_Toc323656685"/>
      <w:bookmarkStart w:id="549" w:name="_Toc324085423"/>
      <w:bookmarkStart w:id="550" w:name="_Toc383781075"/>
      <w:bookmarkStart w:id="551" w:name="_Ref383781525"/>
      <w:bookmarkStart w:id="552" w:name="_Toc54625210"/>
      <w:r w:rsidRPr="00D822A3">
        <w:rPr>
          <w:lang w:val="en-GB"/>
        </w:rPr>
        <w:t>Simple Types</w:t>
      </w:r>
      <w:bookmarkEnd w:id="547"/>
      <w:bookmarkEnd w:id="548"/>
      <w:bookmarkEnd w:id="549"/>
      <w:bookmarkEnd w:id="550"/>
      <w:bookmarkEnd w:id="551"/>
      <w:bookmarkEnd w:id="552"/>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7"/>
      <w:bookmarkStart w:id="554" w:name="_Toc323656686"/>
      <w:bookmarkStart w:id="555" w:name="_Toc324085424"/>
      <w:bookmarkStart w:id="556" w:name="_Toc383781076"/>
      <w:bookmarkStart w:id="557" w:name="_Toc54625211"/>
      <w:r w:rsidRPr="00D822A3">
        <w:rPr>
          <w:lang w:val="en-GB"/>
        </w:rPr>
        <w:t>Variables</w:t>
      </w:r>
      <w:bookmarkEnd w:id="553"/>
      <w:bookmarkEnd w:id="554"/>
      <w:bookmarkEnd w:id="555"/>
      <w:bookmarkEnd w:id="556"/>
      <w:bookmarkEnd w:id="557"/>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45F88" w:rsidRPr="003F7CF1" w:rsidRDefault="00945F8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45F88" w:rsidRPr="003F7CF1" w:rsidRDefault="00945F8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45F88" w:rsidRPr="003F7CF1" w:rsidRDefault="00945F8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45F88" w:rsidRPr="003F7CF1" w:rsidRDefault="00945F8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45F88" w:rsidRPr="003F7CF1" w:rsidRDefault="00945F8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45F88" w:rsidRPr="003F7CF1" w:rsidRDefault="00945F8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45F88" w:rsidRPr="003F7CF1" w:rsidRDefault="00945F8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45F88" w:rsidRPr="003F7CF1" w:rsidRDefault="00945F88"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45F88" w:rsidRPr="003F7CF1" w:rsidRDefault="00945F88"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45F88" w:rsidRPr="003F7CF1" w:rsidRDefault="00945F88"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45F88" w:rsidRPr="003F7CF1" w:rsidRDefault="00945F88"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45F88" w:rsidRPr="003F7CF1" w:rsidRDefault="00945F88"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45F88" w:rsidRPr="003F7CF1" w:rsidRDefault="00945F88"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45F88" w:rsidRPr="003F7CF1" w:rsidRDefault="00945F88"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45F88" w:rsidRPr="003F7CF1" w:rsidRDefault="00945F8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8"/>
      <w:bookmarkStart w:id="559" w:name="_Toc323656687"/>
      <w:bookmarkStart w:id="560" w:name="_Toc324085425"/>
      <w:bookmarkStart w:id="561" w:name="_Toc383781077"/>
      <w:bookmarkStart w:id="562" w:name="_Toc54625212"/>
      <w:bookmarkStart w:id="563" w:name="_Toc320485579"/>
      <w:r w:rsidRPr="00D822A3">
        <w:rPr>
          <w:lang w:val="en-GB"/>
        </w:rPr>
        <w:t>Constants</w:t>
      </w:r>
      <w:bookmarkEnd w:id="558"/>
      <w:bookmarkEnd w:id="559"/>
      <w:bookmarkEnd w:id="560"/>
      <w:bookmarkEnd w:id="561"/>
      <w:bookmarkEnd w:id="562"/>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3656688"/>
      <w:bookmarkStart w:id="565" w:name="_Toc324085426"/>
      <w:bookmarkStart w:id="566" w:name="_Toc383781078"/>
      <w:bookmarkStart w:id="567" w:name="_Toc54625213"/>
      <w:r w:rsidRPr="00D822A3">
        <w:rPr>
          <w:lang w:val="en-GB"/>
        </w:rPr>
        <w:t>Output</w:t>
      </w:r>
      <w:bookmarkEnd w:id="563"/>
      <w:bookmarkEnd w:id="564"/>
      <w:bookmarkEnd w:id="565"/>
      <w:bookmarkEnd w:id="566"/>
      <w:bookmarkEnd w:id="567"/>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8" w:name="_Toc320485580"/>
      <w:bookmarkStart w:id="569" w:name="_Toc323656689"/>
      <w:bookmarkStart w:id="570" w:name="_Toc324085427"/>
      <w:bookmarkStart w:id="571" w:name="_Toc383781079"/>
      <w:bookmarkStart w:id="572" w:name="_Toc54625214"/>
      <w:r w:rsidRPr="00D822A3">
        <w:rPr>
          <w:lang w:val="en-GB"/>
        </w:rPr>
        <w:t>Input</w:t>
      </w:r>
      <w:bookmarkEnd w:id="568"/>
      <w:bookmarkEnd w:id="569"/>
      <w:bookmarkEnd w:id="570"/>
      <w:bookmarkEnd w:id="571"/>
      <w:bookmarkEnd w:id="572"/>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15BCEAD"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846970">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3"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4"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90"/>
      <w:bookmarkStart w:id="576" w:name="_Toc324085428"/>
      <w:bookmarkStart w:id="577" w:name="_Toc383781080"/>
      <w:bookmarkStart w:id="578" w:name="_Toc54625215"/>
      <w:r w:rsidRPr="00D822A3">
        <w:rPr>
          <w:lang w:val="en-GB"/>
        </w:rPr>
        <w:t>Enumerations</w:t>
      </w:r>
      <w:bookmarkEnd w:id="573"/>
      <w:bookmarkEnd w:id="575"/>
      <w:bookmarkEnd w:id="576"/>
      <w:bookmarkEnd w:id="577"/>
      <w:bookmarkEnd w:id="578"/>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2"/>
      <w:bookmarkStart w:id="580" w:name="_Toc323656691"/>
      <w:bookmarkStart w:id="581" w:name="_Toc324085429"/>
      <w:bookmarkStart w:id="582" w:name="_Toc383781081"/>
      <w:bookmarkStart w:id="583" w:name="_Toc54625216"/>
      <w:r w:rsidRPr="00D822A3">
        <w:rPr>
          <w:lang w:val="en-GB"/>
        </w:rPr>
        <w:t>Arrays</w:t>
      </w:r>
      <w:bookmarkEnd w:id="579"/>
      <w:bookmarkEnd w:id="580"/>
      <w:bookmarkEnd w:id="581"/>
      <w:bookmarkEnd w:id="582"/>
      <w:bookmarkEnd w:id="583"/>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45F88" w:rsidRPr="003F7CF1" w:rsidRDefault="00945F8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45F88" w:rsidRPr="003F7CF1" w:rsidRDefault="00945F88"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45F88" w:rsidRPr="003F7CF1" w:rsidRDefault="00945F8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45F88" w:rsidRPr="003F7CF1" w:rsidRDefault="00945F8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45F88" w:rsidRPr="003F7CF1" w:rsidRDefault="00945F8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45F88" w:rsidRPr="003F7CF1" w:rsidRDefault="00945F8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45F88" w:rsidRPr="003F7CF1" w:rsidRDefault="00945F8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45F88" w:rsidRPr="003F7CF1" w:rsidRDefault="00945F8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45F88" w:rsidRPr="003F7CF1" w:rsidRDefault="00945F8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45F88" w:rsidRPr="003F7CF1" w:rsidRDefault="00945F8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45F88" w:rsidRPr="003F7CF1" w:rsidRDefault="00945F8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45F88" w:rsidRPr="003F7CF1" w:rsidRDefault="00945F8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45F88" w:rsidRPr="003F7CF1" w:rsidRDefault="00945F8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45F88" w:rsidRPr="003F7CF1" w:rsidRDefault="00945F8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45F88" w:rsidRPr="003F7CF1" w:rsidRDefault="00945F8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45F88" w:rsidRPr="003F7CF1" w:rsidRDefault="00945F8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45F88" w:rsidRPr="003F7CF1" w:rsidRDefault="00945F8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45F88" w:rsidRPr="003F7CF1" w:rsidRDefault="00945F88"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45F88" w:rsidRPr="003F7CF1" w:rsidRDefault="00945F88"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45F88" w:rsidRPr="003F7CF1" w:rsidRDefault="00945F88"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45F88" w:rsidRPr="003F7CF1" w:rsidRDefault="00945F88"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45F88" w:rsidRPr="003F7CF1" w:rsidRDefault="00945F88"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45F88" w:rsidRPr="003F7CF1" w:rsidRDefault="00945F88"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45F88" w:rsidRPr="003F7CF1" w:rsidRDefault="00945F88"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45F88" w:rsidRPr="003F7CF1" w:rsidRDefault="00945F88"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45F88" w:rsidRPr="003F7CF1" w:rsidRDefault="00945F88"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45F88" w:rsidRPr="003F7CF1" w:rsidRDefault="00945F88"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45F88" w:rsidRPr="003F7CF1" w:rsidRDefault="00945F88"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45F88" w:rsidRPr="003F7CF1" w:rsidRDefault="00945F88"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45F88" w:rsidRPr="003F7CF1" w:rsidRDefault="00945F88"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45F88" w:rsidRPr="003F7CF1" w:rsidRDefault="00945F88"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45F88" w:rsidRPr="003F7CF1" w:rsidRDefault="00945F88"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45F88" w:rsidRPr="003F7CF1" w:rsidRDefault="00945F88"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45F88" w:rsidRPr="003F7CF1" w:rsidRDefault="00945F88"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45F88" w:rsidRPr="003F7CF1" w:rsidRDefault="00945F88"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45F88" w:rsidRPr="003F7CF1" w:rsidRDefault="00945F88"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45F88" w:rsidRPr="003F7CF1" w:rsidRDefault="00945F88"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45F88" w:rsidRPr="003F7CF1" w:rsidRDefault="00945F88"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45F88" w:rsidRPr="003F7CF1" w:rsidRDefault="00945F88"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45F88" w:rsidRPr="003F7CF1" w:rsidRDefault="00945F88"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45F88" w:rsidRPr="003F7CF1" w:rsidRDefault="00945F88"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45F88" w:rsidRPr="003F7CF1" w:rsidRDefault="00945F88"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45F88" w:rsidRPr="003F7CF1" w:rsidRDefault="00945F88"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45F88" w:rsidRPr="003F7CF1" w:rsidRDefault="00945F8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45F88" w:rsidRPr="003F7CF1" w:rsidRDefault="00945F8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45F88" w:rsidRPr="003F7CF1" w:rsidRDefault="00945F8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45F88" w:rsidRPr="003F7CF1" w:rsidRDefault="00945F8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45F88" w:rsidRPr="003F7CF1" w:rsidRDefault="00945F8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45F88" w:rsidRPr="003F7CF1" w:rsidRDefault="00945F8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45F88" w:rsidRPr="003F7CF1" w:rsidRDefault="00945F8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45F88" w:rsidRPr="003F7CF1" w:rsidRDefault="00945F88"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45F88" w:rsidRPr="003F7CF1" w:rsidRDefault="00945F88"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45F88" w:rsidRPr="003F7CF1" w:rsidRDefault="00945F88"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45F88" w:rsidRPr="003F7CF1" w:rsidRDefault="00945F88"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45F88" w:rsidRPr="003F7CF1" w:rsidRDefault="00945F88"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45F88" w:rsidRPr="003F7CF1" w:rsidRDefault="00945F8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3"/>
      <w:bookmarkStart w:id="585" w:name="_Toc323656692"/>
      <w:bookmarkStart w:id="586" w:name="_Toc324085430"/>
      <w:bookmarkStart w:id="587" w:name="_Toc383781082"/>
      <w:bookmarkStart w:id="588" w:name="_Toc54625217"/>
      <w:r w:rsidRPr="00D822A3">
        <w:rPr>
          <w:lang w:val="en-GB"/>
        </w:rPr>
        <w:t>Characters and Strings</w:t>
      </w:r>
      <w:bookmarkEnd w:id="584"/>
      <w:bookmarkEnd w:id="585"/>
      <w:bookmarkEnd w:id="586"/>
      <w:bookmarkEnd w:id="587"/>
      <w:bookmarkEnd w:id="588"/>
    </w:p>
    <w:p w14:paraId="15688872" w14:textId="6F56B0F3"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846970">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45F88" w:rsidRPr="003F7CF1" w:rsidRDefault="00945F8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45F88" w:rsidRPr="003F7CF1" w:rsidRDefault="00945F8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45F88" w:rsidRPr="003F7CF1" w:rsidRDefault="00945F8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45F88" w:rsidRPr="003F7CF1" w:rsidRDefault="00945F8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45F88" w:rsidRPr="003F7CF1" w:rsidRDefault="00945F88"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45F88" w:rsidRPr="003F7CF1" w:rsidRDefault="00945F88"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45F88" w:rsidRPr="003F7CF1" w:rsidRDefault="00945F88"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45F88" w:rsidRPr="003F7CF1" w:rsidRDefault="00945F8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3656693"/>
      <w:bookmarkStart w:id="590" w:name="_Toc324085431"/>
      <w:bookmarkStart w:id="591" w:name="_Toc383781083"/>
      <w:bookmarkStart w:id="592" w:name="_Toc54625218"/>
      <w:r w:rsidRPr="00D822A3">
        <w:rPr>
          <w:lang w:val="en-GB"/>
        </w:rPr>
        <w:t>The ASCII Table</w:t>
      </w:r>
      <w:bookmarkEnd w:id="589"/>
      <w:bookmarkEnd w:id="590"/>
      <w:bookmarkEnd w:id="591"/>
      <w:bookmarkEnd w:id="592"/>
    </w:p>
    <w:p w14:paraId="3B8A786D" w14:textId="6CC50CF7"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3" w:name="_Toc320485584"/>
      <w:bookmarkStart w:id="594" w:name="_Toc323656694"/>
      <w:bookmarkStart w:id="595" w:name="_Toc324085432"/>
      <w:bookmarkStart w:id="596" w:name="_Ref383780778"/>
      <w:bookmarkStart w:id="597" w:name="_Toc383781084"/>
      <w:bookmarkStart w:id="598" w:name="_Toc54625219"/>
      <w:r w:rsidRPr="00D822A3">
        <w:rPr>
          <w:lang w:val="en-GB"/>
        </w:rPr>
        <w:t>Pointers</w:t>
      </w:r>
      <w:bookmarkEnd w:id="593"/>
      <w:bookmarkEnd w:id="594"/>
      <w:bookmarkEnd w:id="595"/>
      <w:bookmarkEnd w:id="596"/>
      <w:bookmarkEnd w:id="597"/>
      <w:bookmarkEnd w:id="598"/>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45F88" w:rsidRPr="003F7CF1" w:rsidRDefault="00945F8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45F88" w:rsidRPr="003F7CF1" w:rsidRDefault="00945F8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45F88" w:rsidRPr="003F7CF1" w:rsidRDefault="00945F8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45F88" w:rsidRPr="003F7CF1" w:rsidRDefault="00945F8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45F88" w:rsidRPr="003F7CF1" w:rsidRDefault="00945F8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45F88" w:rsidRPr="003F7CF1" w:rsidRDefault="00945F8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45F88" w:rsidRPr="003F7CF1" w:rsidRDefault="00945F88"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45F88" w:rsidRPr="003F7CF1" w:rsidRDefault="00945F88"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45F88" w:rsidRPr="003F7CF1" w:rsidRDefault="00945F88"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45F88" w:rsidRPr="003F7CF1" w:rsidRDefault="00945F88"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45F88" w:rsidRPr="003F7CF1" w:rsidRDefault="00945F88"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45F88" w:rsidRPr="003F7CF1" w:rsidRDefault="00945F88"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45F88" w:rsidRPr="003F7CF1" w:rsidRDefault="00945F8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45F88" w:rsidRPr="003F7CF1" w:rsidRDefault="00945F8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45F88" w:rsidRPr="003F7CF1" w:rsidRDefault="00945F8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45F88" w:rsidRPr="003F7CF1" w:rsidRDefault="00945F8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45F88" w:rsidRPr="003F7CF1" w:rsidRDefault="00945F8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45F88" w:rsidRPr="003F7CF1" w:rsidRDefault="00945F88"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45F88" w:rsidRPr="003F7CF1" w:rsidRDefault="00945F88"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45F88" w:rsidRPr="003F7CF1" w:rsidRDefault="00945F8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5"/>
      <w:bookmarkStart w:id="600" w:name="_Toc323656695"/>
      <w:bookmarkStart w:id="601" w:name="_Toc324085433"/>
      <w:bookmarkStart w:id="602" w:name="_Toc383781085"/>
      <w:bookmarkStart w:id="603" w:name="_Toc54625220"/>
      <w:r w:rsidRPr="00D822A3">
        <w:rPr>
          <w:lang w:val="en-GB"/>
        </w:rPr>
        <w:t>Pointers and Dynamic Memory</w:t>
      </w:r>
      <w:bookmarkEnd w:id="599"/>
      <w:bookmarkEnd w:id="600"/>
      <w:bookmarkEnd w:id="601"/>
      <w:bookmarkEnd w:id="602"/>
      <w:bookmarkEnd w:id="603"/>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45F88" w:rsidRPr="003F7CF1" w:rsidRDefault="00945F8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45F88" w:rsidRPr="003F7CF1" w:rsidRDefault="00945F88"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45F88" w:rsidRPr="003F7CF1" w:rsidRDefault="00945F88"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45F88" w:rsidRPr="003F7CF1" w:rsidRDefault="00945F8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45F88" w:rsidRPr="003F7CF1" w:rsidRDefault="00945F8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45F88" w:rsidRPr="003F7CF1" w:rsidRDefault="00945F8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45F88" w:rsidRPr="003F7CF1" w:rsidRDefault="00945F8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45F88" w:rsidRPr="003F7CF1" w:rsidRDefault="00945F88"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45F88" w:rsidRPr="003F7CF1" w:rsidRDefault="00945F88"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45F88" w:rsidRPr="003F7CF1" w:rsidRDefault="00945F88"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45F88" w:rsidRPr="003F7CF1" w:rsidRDefault="00945F88"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45F88" w:rsidRPr="003F7CF1" w:rsidRDefault="00945F88"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45F88" w:rsidRPr="003F7CF1" w:rsidRDefault="00945F88"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45F88" w:rsidRPr="003F7CF1" w:rsidRDefault="00945F8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45F88" w:rsidRPr="003F7CF1" w:rsidRDefault="00945F8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45F88" w:rsidRPr="003F7CF1" w:rsidRDefault="00945F8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45F88" w:rsidRPr="003F7CF1" w:rsidRDefault="00945F8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45F88" w:rsidRPr="003F7CF1" w:rsidRDefault="00945F8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45F88" w:rsidRPr="003F7CF1" w:rsidRDefault="00945F88"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45F88" w:rsidRPr="003F7CF1" w:rsidRDefault="00945F88"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45F88" w:rsidRPr="003F7CF1" w:rsidRDefault="00945F88"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45F88" w:rsidRPr="003F7CF1" w:rsidRDefault="00945F88"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45F88" w:rsidRPr="003F7CF1" w:rsidRDefault="00945F8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45F88" w:rsidRPr="003F7CF1" w:rsidRDefault="00945F8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45F88" w:rsidRPr="003F7CF1" w:rsidRDefault="00945F88"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45F88" w:rsidRPr="003F7CF1" w:rsidRDefault="00945F88"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45F88" w:rsidRPr="003F7CF1" w:rsidRDefault="00945F88"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45F88" w:rsidRPr="003F7CF1" w:rsidRDefault="00945F8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45F88" w:rsidRPr="003F7CF1" w:rsidRDefault="00945F88"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45F88" w:rsidRPr="003F7CF1" w:rsidRDefault="00945F8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45F88" w:rsidRPr="003F7CF1" w:rsidRDefault="00945F8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45F88" w:rsidRPr="003F7CF1" w:rsidRDefault="00945F8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45F88" w:rsidRPr="003F7CF1" w:rsidRDefault="00945F8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45F88" w:rsidRPr="003F7CF1" w:rsidRDefault="00945F8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45F88" w:rsidRPr="003F7CF1" w:rsidRDefault="00945F8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45F88" w:rsidRPr="003F7CF1" w:rsidRDefault="00945F88"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45F88" w:rsidRPr="003F7CF1" w:rsidRDefault="00945F88"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45F88" w:rsidRPr="003F7CF1" w:rsidRDefault="00945F88"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45F88" w:rsidRPr="003F7CF1" w:rsidRDefault="00945F88"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45F88" w:rsidRPr="003F7CF1" w:rsidRDefault="00945F88"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45F88" w:rsidRPr="003F7CF1" w:rsidRDefault="00945F88"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45F88" w:rsidRPr="003F7CF1" w:rsidRDefault="00945F88"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45F88" w:rsidRPr="003F7CF1" w:rsidRDefault="00945F88"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45F88" w:rsidRPr="003F7CF1" w:rsidRDefault="00945F88"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45F88" w:rsidRPr="003F7CF1" w:rsidRDefault="00945F88"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45F88" w:rsidRPr="003F7CF1" w:rsidRDefault="00945F88"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45F88" w:rsidRPr="003F7CF1" w:rsidRDefault="00945F88"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45F88" w:rsidRPr="003F7CF1" w:rsidRDefault="00945F88"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6"/>
      <w:bookmarkStart w:id="605" w:name="_Toc323656696"/>
      <w:bookmarkStart w:id="606" w:name="_Toc324085434"/>
      <w:bookmarkStart w:id="607" w:name="_Toc383781086"/>
      <w:bookmarkStart w:id="608" w:name="_Toc54625221"/>
      <w:r w:rsidRPr="00D822A3">
        <w:rPr>
          <w:lang w:val="en-GB"/>
        </w:rPr>
        <w:t>Defining our own types</w:t>
      </w:r>
      <w:bookmarkEnd w:id="604"/>
      <w:bookmarkEnd w:id="605"/>
      <w:bookmarkEnd w:id="606"/>
      <w:bookmarkEnd w:id="607"/>
      <w:bookmarkEnd w:id="608"/>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7"/>
      <w:bookmarkStart w:id="610" w:name="_Toc323656697"/>
      <w:bookmarkStart w:id="611" w:name="_Toc324085435"/>
      <w:bookmarkStart w:id="612" w:name="_Toc383781087"/>
      <w:bookmarkStart w:id="613" w:name="_Toc54625222"/>
      <w:r w:rsidRPr="00D822A3">
        <w:rPr>
          <w:lang w:val="en-GB"/>
        </w:rPr>
        <w:t>The Type Size</w:t>
      </w:r>
      <w:bookmarkEnd w:id="609"/>
      <w:bookmarkEnd w:id="610"/>
      <w:bookmarkEnd w:id="611"/>
      <w:bookmarkEnd w:id="612"/>
      <w:bookmarkEnd w:id="613"/>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4"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5" w:name="_Toc320485588"/>
      <w:bookmarkStart w:id="616" w:name="_Toc323656698"/>
      <w:bookmarkStart w:id="617" w:name="_Toc324085436"/>
      <w:bookmarkStart w:id="618" w:name="_Toc383781088"/>
      <w:bookmarkStart w:id="619" w:name="_Toc54625223"/>
      <w:r w:rsidRPr="00D822A3">
        <w:rPr>
          <w:lang w:val="en-GB"/>
        </w:rPr>
        <w:t>Expressions and Operators</w:t>
      </w:r>
      <w:bookmarkEnd w:id="615"/>
      <w:bookmarkEnd w:id="616"/>
      <w:bookmarkEnd w:id="617"/>
      <w:bookmarkEnd w:id="618"/>
      <w:bookmarkEnd w:id="619"/>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45F88" w:rsidRPr="003F7CF1" w:rsidRDefault="00945F8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30591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45F88" w:rsidRPr="003F7CF1" w:rsidRDefault="00945F8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45F88" w:rsidRPr="003F7CF1" w:rsidRDefault="00945F8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45F88" w:rsidRPr="003F7CF1" w:rsidRDefault="00945F8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45F88" w:rsidRPr="003F7CF1" w:rsidRDefault="00945F8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30591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45F88" w:rsidRPr="003F7CF1" w:rsidRDefault="00945F88"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45F88" w:rsidRPr="003F7CF1" w:rsidRDefault="00945F88"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45F88" w:rsidRPr="003F7CF1" w:rsidRDefault="00945F8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9"/>
      <w:bookmarkStart w:id="621" w:name="_Toc323656699"/>
      <w:bookmarkStart w:id="622" w:name="_Toc324085437"/>
      <w:bookmarkStart w:id="623" w:name="_Toc383781089"/>
      <w:bookmarkStart w:id="624" w:name="_Toc54625224"/>
      <w:r w:rsidRPr="00D822A3">
        <w:rPr>
          <w:lang w:val="en-GB"/>
        </w:rPr>
        <w:t>Arithmetic Operators</w:t>
      </w:r>
      <w:bookmarkEnd w:id="620"/>
      <w:bookmarkEnd w:id="621"/>
      <w:bookmarkEnd w:id="622"/>
      <w:bookmarkEnd w:id="623"/>
      <w:bookmarkEnd w:id="624"/>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5" w:name="_Toc320485590"/>
      <w:bookmarkStart w:id="626" w:name="_Toc323656700"/>
      <w:bookmarkStart w:id="627" w:name="_Toc324085438"/>
      <w:bookmarkStart w:id="628" w:name="_Toc383781090"/>
      <w:bookmarkStart w:id="629" w:name="_Toc54625225"/>
      <w:r w:rsidRPr="00D822A3">
        <w:rPr>
          <w:rStyle w:val="Italic"/>
          <w:i w:val="0"/>
          <w:lang w:val="en-GB"/>
        </w:rPr>
        <w:t>Pointer Arithmetic</w:t>
      </w:r>
      <w:bookmarkEnd w:id="625"/>
      <w:bookmarkEnd w:id="626"/>
      <w:bookmarkEnd w:id="627"/>
      <w:bookmarkEnd w:id="628"/>
      <w:bookmarkEnd w:id="629"/>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45F88" w:rsidRPr="003F7CF1" w:rsidRDefault="00945F8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45F88" w:rsidRPr="003F7CF1" w:rsidRDefault="00945F8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45F88" w:rsidRPr="003F7CF1" w:rsidRDefault="00945F8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45F88" w:rsidRPr="003F7CF1" w:rsidRDefault="00945F8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45F88" w:rsidRPr="003F7CF1" w:rsidRDefault="00945F8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45F88" w:rsidRPr="003F7CF1" w:rsidRDefault="00945F8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45F88" w:rsidRPr="003F7CF1" w:rsidRDefault="00945F8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45F88" w:rsidRPr="003F7CF1" w:rsidRDefault="00945F8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45F88" w:rsidRPr="003F7CF1" w:rsidRDefault="00945F8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45F88" w:rsidRPr="003F7CF1" w:rsidRDefault="00945F88"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45F88" w:rsidRPr="003F7CF1" w:rsidRDefault="00945F88"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45F88" w:rsidRPr="003F7CF1" w:rsidRDefault="00945F88"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45F88" w:rsidRPr="003F7CF1" w:rsidRDefault="00945F88"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45F88" w:rsidRPr="003F7CF1" w:rsidRDefault="00945F88"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45F88" w:rsidRPr="003F7CF1" w:rsidRDefault="00945F88"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45F88" w:rsidRPr="003F7CF1" w:rsidRDefault="00945F88"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45F88" w:rsidRPr="003F7CF1" w:rsidRDefault="00945F88"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45F88" w:rsidRPr="003F7CF1" w:rsidRDefault="00945F88"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45F88" w:rsidRPr="003F7CF1" w:rsidRDefault="00945F88"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1"/>
      <w:bookmarkStart w:id="631" w:name="_Toc323656701"/>
      <w:bookmarkStart w:id="632" w:name="_Toc324085439"/>
      <w:bookmarkStart w:id="633" w:name="_Toc383781091"/>
      <w:bookmarkStart w:id="634" w:name="_Toc54625226"/>
      <w:r w:rsidRPr="00D822A3">
        <w:rPr>
          <w:lang w:val="en-GB"/>
        </w:rPr>
        <w:t>Increment and decrement</w:t>
      </w:r>
      <w:bookmarkEnd w:id="630"/>
      <w:bookmarkEnd w:id="631"/>
      <w:bookmarkEnd w:id="632"/>
      <w:bookmarkEnd w:id="633"/>
      <w:bookmarkEnd w:id="634"/>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2"/>
      <w:bookmarkStart w:id="636" w:name="_Toc323656702"/>
      <w:bookmarkStart w:id="637" w:name="_Toc324085440"/>
      <w:bookmarkStart w:id="638" w:name="_Toc383781092"/>
      <w:bookmarkStart w:id="639" w:name="_Toc54625227"/>
      <w:r w:rsidRPr="00D822A3">
        <w:rPr>
          <w:lang w:val="en-GB"/>
        </w:rPr>
        <w:t>Relational Operators</w:t>
      </w:r>
      <w:bookmarkEnd w:id="635"/>
      <w:bookmarkEnd w:id="636"/>
      <w:bookmarkEnd w:id="637"/>
      <w:bookmarkEnd w:id="638"/>
      <w:bookmarkEnd w:id="639"/>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3"/>
      <w:bookmarkStart w:id="641" w:name="_Toc323656703"/>
      <w:bookmarkStart w:id="642" w:name="_Toc324085441"/>
      <w:bookmarkStart w:id="643" w:name="_Toc383781093"/>
      <w:bookmarkStart w:id="644" w:name="_Toc54625228"/>
      <w:r w:rsidRPr="00D822A3">
        <w:rPr>
          <w:lang w:val="en-GB"/>
        </w:rPr>
        <w:t>Logical Operators</w:t>
      </w:r>
      <w:bookmarkEnd w:id="640"/>
      <w:bookmarkEnd w:id="641"/>
      <w:bookmarkEnd w:id="642"/>
      <w:bookmarkEnd w:id="643"/>
      <w:bookmarkEnd w:id="644"/>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4"/>
      <w:bookmarkStart w:id="646" w:name="_Toc323656704"/>
      <w:bookmarkStart w:id="647" w:name="_Toc324085442"/>
      <w:bookmarkStart w:id="648" w:name="_Toc383781094"/>
      <w:bookmarkStart w:id="649" w:name="_Toc54625229"/>
      <w:r w:rsidRPr="00D822A3">
        <w:rPr>
          <w:lang w:val="en-GB"/>
        </w:rPr>
        <w:t>Bitwise Operators</w:t>
      </w:r>
      <w:bookmarkEnd w:id="645"/>
      <w:bookmarkEnd w:id="646"/>
      <w:bookmarkEnd w:id="647"/>
      <w:bookmarkEnd w:id="648"/>
      <w:bookmarkEnd w:id="649"/>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30591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30591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5"/>
      <w:bookmarkStart w:id="651" w:name="_Toc323656705"/>
      <w:bookmarkStart w:id="652" w:name="_Toc324085443"/>
      <w:bookmarkStart w:id="653" w:name="_Toc383781095"/>
      <w:bookmarkStart w:id="654" w:name="_Toc54625230"/>
      <w:r w:rsidRPr="00D822A3">
        <w:rPr>
          <w:lang w:val="en-GB"/>
        </w:rPr>
        <w:lastRenderedPageBreak/>
        <w:t>Assignment</w:t>
      </w:r>
      <w:bookmarkEnd w:id="650"/>
      <w:bookmarkEnd w:id="651"/>
      <w:bookmarkEnd w:id="652"/>
      <w:bookmarkEnd w:id="653"/>
      <w:bookmarkEnd w:id="654"/>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6"/>
      <w:bookmarkStart w:id="656" w:name="_Toc323656706"/>
      <w:bookmarkStart w:id="657" w:name="_Toc324085444"/>
      <w:bookmarkStart w:id="658" w:name="_Toc383781096"/>
      <w:bookmarkStart w:id="659" w:name="_Toc54625231"/>
      <w:r w:rsidRPr="00D822A3">
        <w:rPr>
          <w:lang w:val="en-GB"/>
        </w:rPr>
        <w:t>The Condition Operator</w:t>
      </w:r>
      <w:bookmarkEnd w:id="655"/>
      <w:bookmarkEnd w:id="656"/>
      <w:bookmarkEnd w:id="657"/>
      <w:bookmarkEnd w:id="658"/>
      <w:bookmarkEnd w:id="659"/>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7"/>
      <w:bookmarkStart w:id="661" w:name="_Toc323656707"/>
      <w:bookmarkStart w:id="662" w:name="_Toc324085445"/>
      <w:bookmarkStart w:id="663" w:name="_Toc383781097"/>
      <w:bookmarkStart w:id="664" w:name="_Toc54625232"/>
      <w:r w:rsidRPr="00D822A3">
        <w:rPr>
          <w:lang w:val="en-GB"/>
        </w:rPr>
        <w:t>Precedence and Associatively</w:t>
      </w:r>
      <w:bookmarkEnd w:id="660"/>
      <w:bookmarkEnd w:id="661"/>
      <w:bookmarkEnd w:id="662"/>
      <w:bookmarkEnd w:id="663"/>
      <w:bookmarkEnd w:id="664"/>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5" w:name="_Toc320485598"/>
      <w:bookmarkStart w:id="666" w:name="_Toc323656708"/>
      <w:bookmarkStart w:id="667" w:name="_Toc324085446"/>
      <w:bookmarkStart w:id="668" w:name="_Toc383781098"/>
      <w:bookmarkStart w:id="669" w:name="_Toc54625233"/>
      <w:r w:rsidRPr="00D822A3">
        <w:rPr>
          <w:lang w:val="en-GB"/>
        </w:rPr>
        <w:t>Statements</w:t>
      </w:r>
      <w:bookmarkEnd w:id="665"/>
      <w:bookmarkEnd w:id="666"/>
      <w:bookmarkEnd w:id="667"/>
      <w:bookmarkEnd w:id="668"/>
      <w:bookmarkEnd w:id="669"/>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599"/>
      <w:bookmarkStart w:id="671" w:name="_Toc323656709"/>
      <w:bookmarkStart w:id="672" w:name="_Toc324085447"/>
      <w:bookmarkStart w:id="673" w:name="_Toc383781099"/>
      <w:bookmarkStart w:id="674" w:name="_Toc54625234"/>
      <w:r w:rsidRPr="00D822A3">
        <w:rPr>
          <w:lang w:val="en-GB"/>
        </w:rPr>
        <w:t>Selection statements</w:t>
      </w:r>
      <w:bookmarkEnd w:id="670"/>
      <w:bookmarkEnd w:id="671"/>
      <w:bookmarkEnd w:id="672"/>
      <w:bookmarkEnd w:id="673"/>
      <w:bookmarkEnd w:id="674"/>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0"/>
      <w:bookmarkStart w:id="676" w:name="_Toc323656710"/>
      <w:bookmarkStart w:id="677" w:name="_Toc324085448"/>
      <w:bookmarkStart w:id="678" w:name="_Toc383781100"/>
      <w:bookmarkStart w:id="679" w:name="_Toc54625235"/>
      <w:r w:rsidRPr="00D822A3">
        <w:rPr>
          <w:lang w:val="en-GB"/>
        </w:rPr>
        <w:t>Iteration statements</w:t>
      </w:r>
      <w:bookmarkEnd w:id="675"/>
      <w:bookmarkEnd w:id="676"/>
      <w:bookmarkEnd w:id="677"/>
      <w:bookmarkEnd w:id="678"/>
      <w:bookmarkEnd w:id="679"/>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1"/>
      <w:bookmarkStart w:id="681" w:name="_Toc323656711"/>
      <w:bookmarkStart w:id="682" w:name="_Toc324085449"/>
      <w:bookmarkStart w:id="683" w:name="_Toc383781101"/>
      <w:bookmarkStart w:id="684" w:name="_Toc54625236"/>
      <w:r w:rsidRPr="00D822A3">
        <w:rPr>
          <w:lang w:val="en-GB"/>
        </w:rPr>
        <w:t>Jump statements</w:t>
      </w:r>
      <w:bookmarkEnd w:id="680"/>
      <w:bookmarkEnd w:id="681"/>
      <w:bookmarkEnd w:id="682"/>
      <w:bookmarkEnd w:id="683"/>
      <w:bookmarkEnd w:id="684"/>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2"/>
      <w:bookmarkStart w:id="686" w:name="_Toc323656712"/>
      <w:bookmarkStart w:id="687" w:name="_Toc324085450"/>
      <w:bookmarkStart w:id="688" w:name="_Toc383781102"/>
      <w:bookmarkStart w:id="689" w:name="_Toc54625237"/>
      <w:r w:rsidRPr="00D822A3">
        <w:rPr>
          <w:lang w:val="en-GB"/>
        </w:rPr>
        <w:t>Expression statements</w:t>
      </w:r>
      <w:bookmarkEnd w:id="685"/>
      <w:bookmarkEnd w:id="686"/>
      <w:bookmarkEnd w:id="687"/>
      <w:bookmarkEnd w:id="688"/>
      <w:bookmarkEnd w:id="689"/>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3656713"/>
      <w:bookmarkStart w:id="691" w:name="_Toc324085451"/>
      <w:bookmarkStart w:id="692" w:name="_Toc383781103"/>
      <w:bookmarkStart w:id="693" w:name="_Toc54625238"/>
      <w:r w:rsidRPr="00D822A3">
        <w:rPr>
          <w:lang w:val="en-GB"/>
        </w:rPr>
        <w:t>Volatile</w:t>
      </w:r>
      <w:bookmarkEnd w:id="690"/>
      <w:bookmarkEnd w:id="691"/>
      <w:bookmarkEnd w:id="692"/>
      <w:bookmarkEnd w:id="693"/>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5" w:author="Stefan Björnander" w:date="2012-05-06T21:16:00Z">
          <w:pPr>
            <w:pStyle w:val="CommandLine"/>
          </w:pPr>
        </w:pPrChange>
      </w:pPr>
    </w:p>
    <w:p w14:paraId="0D44E5CA" w14:textId="77777777" w:rsidR="00E80032" w:rsidRPr="00D822A3" w:rsidRDefault="00E80032">
      <w:pPr>
        <w:pStyle w:val="Code"/>
        <w:rPr>
          <w:lang w:val="en-GB"/>
        </w:rPr>
        <w:pPrChange w:id="696" w:author="Stefan Björnander" w:date="2012-05-06T21:16:00Z">
          <w:pPr>
            <w:pStyle w:val="CommandLine"/>
          </w:pPr>
        </w:pPrChange>
      </w:pPr>
      <w:r w:rsidRPr="00D822A3">
        <w:rPr>
          <w:rFonts w:eastAsia="Times New Roman"/>
          <w:noProof w:val="0"/>
          <w:color w:val="000000" w:themeColor="text1"/>
          <w:lang w:val="en-GB"/>
          <w:rPrChange w:id="697"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8"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0" w:name="_Toc320485603"/>
      <w:bookmarkStart w:id="701" w:name="_Toc323656714"/>
      <w:bookmarkStart w:id="702" w:name="_Toc324085452"/>
      <w:bookmarkStart w:id="703" w:name="_Toc383781104"/>
      <w:bookmarkStart w:id="704" w:name="_Toc54625239"/>
      <w:r w:rsidRPr="00D822A3">
        <w:rPr>
          <w:lang w:val="en-GB"/>
        </w:rPr>
        <w:t>Functions</w:t>
      </w:r>
      <w:bookmarkEnd w:id="700"/>
      <w:bookmarkEnd w:id="701"/>
      <w:bookmarkEnd w:id="702"/>
      <w:bookmarkEnd w:id="703"/>
      <w:bookmarkEnd w:id="704"/>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45F88" w:rsidRPr="003F7CF1" w:rsidRDefault="00945F8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45F88" w:rsidRPr="003F7CF1" w:rsidRDefault="00945F8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45F88" w:rsidRPr="003F7CF1" w:rsidRDefault="00945F8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45F88" w:rsidRPr="003F7CF1" w:rsidRDefault="00945F8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45F88" w:rsidRPr="003F7CF1" w:rsidRDefault="00945F88"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45F88" w:rsidRPr="003F7CF1" w:rsidRDefault="00945F8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45F88" w:rsidRPr="003F7CF1" w:rsidRDefault="00945F8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45F88" w:rsidRPr="003F7CF1" w:rsidRDefault="00945F8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45F88" w:rsidRPr="003F7CF1" w:rsidRDefault="00945F8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45F88" w:rsidRPr="003F7CF1" w:rsidRDefault="00945F88"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45F88" w:rsidRPr="003F7CF1" w:rsidRDefault="00945F88"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45F88" w:rsidRPr="003F7CF1" w:rsidRDefault="00945F8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5" w:name="_Toc320485604"/>
      <w:bookmarkStart w:id="706" w:name="_Toc323656715"/>
      <w:bookmarkStart w:id="707" w:name="_Toc324085453"/>
      <w:bookmarkStart w:id="708" w:name="_Toc383781105"/>
      <w:bookmarkStart w:id="709" w:name="_Toc54625240"/>
      <w:r w:rsidRPr="00D822A3">
        <w:rPr>
          <w:lang w:val="en-GB"/>
        </w:rPr>
        <w:lastRenderedPageBreak/>
        <w:t>Void Functions</w:t>
      </w:r>
      <w:bookmarkEnd w:id="705"/>
      <w:bookmarkEnd w:id="706"/>
      <w:bookmarkEnd w:id="707"/>
      <w:bookmarkEnd w:id="708"/>
      <w:bookmarkEnd w:id="709"/>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0" w:name="_Toc320485605"/>
      <w:bookmarkStart w:id="711" w:name="_Toc323656716"/>
      <w:bookmarkStart w:id="712" w:name="_Toc324085454"/>
      <w:bookmarkStart w:id="713" w:name="_Toc383781106"/>
      <w:bookmarkStart w:id="714" w:name="_Toc54625241"/>
      <w:r w:rsidRPr="00D822A3">
        <w:rPr>
          <w:lang w:val="en-GB"/>
        </w:rPr>
        <w:t>Local and global variables</w:t>
      </w:r>
      <w:bookmarkEnd w:id="710"/>
      <w:bookmarkEnd w:id="711"/>
      <w:bookmarkEnd w:id="712"/>
      <w:bookmarkEnd w:id="713"/>
      <w:bookmarkEnd w:id="714"/>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5" w:name="_Toc323656717"/>
      <w:bookmarkStart w:id="716" w:name="_Toc324085455"/>
      <w:bookmarkStart w:id="717" w:name="_Toc383781107"/>
      <w:bookmarkStart w:id="718" w:name="_Toc54625242"/>
      <w:r w:rsidRPr="00D822A3">
        <w:rPr>
          <w:lang w:val="en-GB"/>
        </w:rPr>
        <w:t>Inner Blocks with Local Variables</w:t>
      </w:r>
      <w:bookmarkEnd w:id="715"/>
      <w:bookmarkEnd w:id="716"/>
      <w:bookmarkEnd w:id="717"/>
      <w:bookmarkEnd w:id="718"/>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9"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0"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3" w:name="_Toc320485606"/>
      <w:bookmarkStart w:id="724" w:name="_Toc323656718"/>
      <w:bookmarkStart w:id="725" w:name="_Toc324085456"/>
      <w:bookmarkStart w:id="726" w:name="_Toc383781108"/>
      <w:bookmarkStart w:id="727" w:name="_Toc54625243"/>
      <w:r w:rsidRPr="00D822A3">
        <w:rPr>
          <w:lang w:val="en-GB"/>
        </w:rPr>
        <w:t>Call-by-Value and Call-by-Reference</w:t>
      </w:r>
      <w:bookmarkEnd w:id="723"/>
      <w:bookmarkEnd w:id="724"/>
      <w:bookmarkEnd w:id="725"/>
      <w:bookmarkEnd w:id="726"/>
      <w:bookmarkEnd w:id="727"/>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45F88" w:rsidRPr="003F7CF1" w:rsidRDefault="00945F8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45F88" w:rsidRPr="003F7CF1" w:rsidRDefault="00945F8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45F88" w:rsidRPr="003F7CF1" w:rsidRDefault="00945F8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45F88" w:rsidRPr="003F7CF1" w:rsidRDefault="00945F8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45F88" w:rsidRPr="003F7CF1" w:rsidRDefault="00945F8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45F88" w:rsidRPr="003F7CF1" w:rsidRDefault="00945F8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45F88" w:rsidRPr="003F7CF1" w:rsidRDefault="00945F8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45F88" w:rsidRPr="003F7CF1" w:rsidRDefault="00945F88"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45F88" w:rsidRPr="003F7CF1" w:rsidRDefault="00945F88"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45F88" w:rsidRPr="003F7CF1" w:rsidRDefault="00945F88"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45F88" w:rsidRPr="003F7CF1" w:rsidRDefault="00945F88"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45F88" w:rsidRPr="003F7CF1" w:rsidRDefault="00945F88"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45F88" w:rsidRPr="003F7CF1" w:rsidRDefault="00945F88"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45F88" w:rsidRPr="003F7CF1" w:rsidRDefault="00945F88"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45F88" w:rsidRPr="003F7CF1" w:rsidRDefault="00945F88"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45F88" w:rsidRPr="003F7CF1" w:rsidRDefault="00945F88"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45F88" w:rsidRPr="003F7CF1" w:rsidRDefault="00945F88"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45F88" w:rsidRPr="003F7CF1" w:rsidRDefault="00945F88"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45F88" w:rsidRPr="003F7CF1" w:rsidRDefault="00945F88"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45F88" w:rsidRPr="003F7CF1" w:rsidRDefault="00945F88"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45F88" w:rsidRPr="003F7CF1" w:rsidRDefault="00945F88"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45F88" w:rsidRPr="003F7CF1" w:rsidRDefault="00945F88"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45F88" w:rsidRPr="003F7CF1" w:rsidRDefault="00945F88"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45F88" w:rsidRPr="003F7CF1" w:rsidRDefault="00945F88"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45F88" w:rsidRPr="003F7CF1" w:rsidRDefault="00945F88"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45F88" w:rsidRPr="003F7CF1" w:rsidRDefault="00945F88"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45F88" w:rsidRPr="003F7CF1" w:rsidRDefault="00945F88"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45F88" w:rsidRPr="003F7CF1" w:rsidRDefault="00945F8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45F88" w:rsidRPr="003F7CF1" w:rsidRDefault="00945F8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45F88" w:rsidRPr="003F7CF1" w:rsidRDefault="00945F8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45F88" w:rsidRPr="003F7CF1" w:rsidRDefault="00945F8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45F88" w:rsidRPr="003F7CF1" w:rsidRDefault="00945F8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45F88" w:rsidRPr="003F7CF1" w:rsidRDefault="00945F8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45F88" w:rsidRPr="003F7CF1" w:rsidRDefault="00945F8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45F88" w:rsidRPr="003F7CF1" w:rsidRDefault="00945F8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45F88" w:rsidRPr="003F7CF1" w:rsidRDefault="00945F8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45F88" w:rsidRPr="003F7CF1" w:rsidRDefault="00945F8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45F88" w:rsidRPr="003F7CF1" w:rsidRDefault="00945F8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45F88" w:rsidRPr="003F7CF1" w:rsidRDefault="00945F8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45F88" w:rsidRPr="003F7CF1" w:rsidRDefault="00945F8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45F88" w:rsidRPr="003F7CF1" w:rsidRDefault="00945F8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45F88" w:rsidRPr="003F7CF1" w:rsidRDefault="00945F88"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45F88" w:rsidRPr="003F7CF1" w:rsidRDefault="00945F88"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45F88" w:rsidRPr="003F7CF1" w:rsidRDefault="00945F88"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45F88" w:rsidRPr="003F7CF1" w:rsidRDefault="00945F88"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45F88" w:rsidRPr="003F7CF1" w:rsidRDefault="00945F88"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45F88" w:rsidRPr="003F7CF1" w:rsidRDefault="00945F88"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45F88" w:rsidRPr="003F7CF1" w:rsidRDefault="00945F88"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45F88" w:rsidRPr="003F7CF1" w:rsidRDefault="00945F88"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45F88" w:rsidRPr="003F7CF1" w:rsidRDefault="00945F88"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45F88" w:rsidRPr="003F7CF1" w:rsidRDefault="00945F88"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45F88" w:rsidRPr="003F7CF1" w:rsidRDefault="00945F88"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45F88" w:rsidRPr="003F7CF1" w:rsidRDefault="00945F88"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45F88" w:rsidRPr="003F7CF1" w:rsidRDefault="00945F88"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45F88" w:rsidRPr="003F7CF1" w:rsidRDefault="00945F88"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45F88" w:rsidRPr="003F7CF1" w:rsidRDefault="00945F88"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45F88" w:rsidRPr="003F7CF1" w:rsidRDefault="00945F88"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45F88" w:rsidRPr="003F7CF1" w:rsidRDefault="00945F88"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45F88" w:rsidRPr="003F7CF1" w:rsidRDefault="00945F88"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45F88" w:rsidRPr="003F7CF1" w:rsidRDefault="00945F88"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45F88" w:rsidRPr="003F7CF1" w:rsidRDefault="00945F88"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45F88" w:rsidRPr="003F7CF1" w:rsidRDefault="00945F88"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45F88" w:rsidRPr="003F7CF1" w:rsidRDefault="00945F88"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45F88" w:rsidRPr="003F7CF1" w:rsidRDefault="00945F88"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45F88" w:rsidRPr="003F7CF1" w:rsidRDefault="00945F88"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45F88" w:rsidRPr="003F7CF1" w:rsidRDefault="00945F88"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45F88" w:rsidRPr="003F7CF1" w:rsidRDefault="00945F88"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45F88" w:rsidRPr="003F7CF1" w:rsidRDefault="00945F88"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8" w:name="_Toc320485607"/>
      <w:bookmarkStart w:id="729" w:name="_Toc323656719"/>
      <w:bookmarkStart w:id="730" w:name="_Toc324085457"/>
      <w:bookmarkStart w:id="731" w:name="_Toc383781109"/>
      <w:bookmarkStart w:id="732" w:name="_Toc54625244"/>
      <w:r w:rsidRPr="00D822A3">
        <w:rPr>
          <w:lang w:val="en-GB"/>
        </w:rPr>
        <w:t>Static, Extern, and Register Variables</w:t>
      </w:r>
      <w:bookmarkEnd w:id="728"/>
      <w:bookmarkEnd w:id="729"/>
      <w:bookmarkEnd w:id="730"/>
      <w:bookmarkEnd w:id="731"/>
      <w:bookmarkEnd w:id="732"/>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3" w:name="_Toc320485608"/>
      <w:bookmarkStart w:id="734" w:name="_Toc323656720"/>
      <w:bookmarkStart w:id="735" w:name="_Toc324085458"/>
      <w:bookmarkStart w:id="736" w:name="_Toc383781110"/>
      <w:bookmarkStart w:id="737" w:name="_Toc54625245"/>
      <w:r w:rsidRPr="00D822A3">
        <w:rPr>
          <w:lang w:val="en-GB"/>
        </w:rPr>
        <w:lastRenderedPageBreak/>
        <w:t>Recursion</w:t>
      </w:r>
      <w:bookmarkEnd w:id="733"/>
      <w:bookmarkEnd w:id="734"/>
      <w:bookmarkEnd w:id="735"/>
      <w:bookmarkEnd w:id="736"/>
      <w:bookmarkEnd w:id="737"/>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30591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8" w:name="_Toc320485609"/>
      <w:bookmarkStart w:id="739" w:name="_Toc323656721"/>
      <w:bookmarkStart w:id="740" w:name="_Toc324085459"/>
      <w:bookmarkStart w:id="741" w:name="_Toc383781111"/>
      <w:bookmarkStart w:id="742" w:name="_Toc54625246"/>
      <w:r w:rsidRPr="00D822A3">
        <w:rPr>
          <w:lang w:val="en-GB"/>
        </w:rPr>
        <w:t>Definition</w:t>
      </w:r>
      <w:r w:rsidR="00E80032" w:rsidRPr="00D822A3">
        <w:rPr>
          <w:lang w:val="en-GB"/>
        </w:rPr>
        <w:t xml:space="preserve"> and Declaration</w:t>
      </w:r>
      <w:bookmarkEnd w:id="738"/>
      <w:bookmarkEnd w:id="739"/>
      <w:bookmarkEnd w:id="740"/>
      <w:bookmarkEnd w:id="741"/>
      <w:bookmarkEnd w:id="742"/>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3DADC228"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846970">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30591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30591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3" w:name="_Toc320485610"/>
      <w:bookmarkStart w:id="744" w:name="_Toc323656722"/>
      <w:bookmarkStart w:id="745" w:name="_Toc324085460"/>
      <w:bookmarkStart w:id="746" w:name="_Toc383781112"/>
      <w:bookmarkStart w:id="747" w:name="_Toc54625247"/>
      <w:r w:rsidRPr="00D822A3">
        <w:rPr>
          <w:lang w:val="en-GB"/>
        </w:rPr>
        <w:t>Higher-Order Functions</w:t>
      </w:r>
      <w:bookmarkEnd w:id="743"/>
      <w:bookmarkEnd w:id="744"/>
      <w:bookmarkEnd w:id="745"/>
      <w:bookmarkEnd w:id="746"/>
      <w:bookmarkEnd w:id="747"/>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8" w:name="_Toc320485611"/>
      <w:bookmarkStart w:id="749" w:name="_Toc323656723"/>
      <w:bookmarkStart w:id="750" w:name="_Toc324085461"/>
      <w:bookmarkStart w:id="751" w:name="_Toc383781113"/>
      <w:bookmarkStart w:id="752" w:name="_Ref383865210"/>
      <w:bookmarkStart w:id="753" w:name="_Toc54625248"/>
      <w:r w:rsidRPr="00D822A3">
        <w:rPr>
          <w:lang w:val="en-GB"/>
        </w:rPr>
        <w:lastRenderedPageBreak/>
        <w:t>Structures and Linked Lists</w:t>
      </w:r>
      <w:bookmarkEnd w:id="748"/>
      <w:bookmarkEnd w:id="749"/>
      <w:bookmarkEnd w:id="750"/>
      <w:bookmarkEnd w:id="751"/>
      <w:bookmarkEnd w:id="752"/>
      <w:bookmarkEnd w:id="753"/>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45F88" w:rsidRPr="003F7CF1" w:rsidRDefault="00945F8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45F88" w:rsidRPr="003F7CF1" w:rsidRDefault="00945F8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45F88" w:rsidRPr="003F7CF1" w:rsidRDefault="00945F8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45F88" w:rsidRPr="003F7CF1" w:rsidRDefault="00945F8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45F88" w:rsidRPr="003F7CF1" w:rsidRDefault="00945F8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45F88" w:rsidRPr="003F7CF1" w:rsidRDefault="00945F8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45F88" w:rsidRPr="003F7CF1" w:rsidRDefault="00945F8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45F88" w:rsidRPr="003F7CF1" w:rsidRDefault="00945F8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45F88" w:rsidRPr="003F7CF1" w:rsidRDefault="00945F8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45F88" w:rsidRPr="003F7CF1" w:rsidRDefault="00945F8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45F88" w:rsidRPr="003F7CF1" w:rsidRDefault="00945F88"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45F88" w:rsidRPr="003F7CF1" w:rsidRDefault="00945F88"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45F88" w:rsidRPr="003F7CF1" w:rsidRDefault="00945F88"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45F88" w:rsidRPr="003F7CF1" w:rsidRDefault="00945F88"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45F88" w:rsidRPr="003F7CF1" w:rsidRDefault="00945F88"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45F88" w:rsidRPr="003F7CF1" w:rsidRDefault="00945F88"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45F88" w:rsidRPr="003F7CF1" w:rsidRDefault="00945F88"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45F88" w:rsidRPr="003F7CF1" w:rsidRDefault="00945F88"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45F88" w:rsidRPr="003F7CF1" w:rsidRDefault="00945F88"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45F88" w:rsidRPr="003F7CF1" w:rsidRDefault="00945F88"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45F88" w:rsidRPr="003F7CF1" w:rsidRDefault="00945F88"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45F88" w:rsidRPr="003F7CF1" w:rsidRDefault="00945F88"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45F88" w:rsidRPr="003F7CF1" w:rsidRDefault="00945F8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4" w:name="_Toc320485612"/>
      <w:bookmarkStart w:id="755" w:name="_Toc323656724"/>
      <w:bookmarkStart w:id="756" w:name="_Toc324085462"/>
      <w:bookmarkStart w:id="757" w:name="_Toc383781114"/>
      <w:bookmarkStart w:id="758" w:name="_Toc54625249"/>
      <w:r w:rsidRPr="00D822A3">
        <w:rPr>
          <w:lang w:val="en-GB"/>
        </w:rPr>
        <w:t>Stacks and Linked Lists</w:t>
      </w:r>
      <w:bookmarkEnd w:id="754"/>
      <w:bookmarkEnd w:id="755"/>
      <w:bookmarkEnd w:id="756"/>
      <w:bookmarkEnd w:id="757"/>
      <w:bookmarkEnd w:id="758"/>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45F88" w:rsidRPr="003F7CF1" w:rsidRDefault="00945F8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45F88" w:rsidRPr="003F7CF1" w:rsidRDefault="00945F8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45F88" w:rsidRPr="003F7CF1" w:rsidRDefault="00945F8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45F88" w:rsidRPr="003F7CF1" w:rsidRDefault="00945F88" w:rsidP="00E80032">
                              <w:pPr>
                                <w:pStyle w:val="SourceCodeBoxText"/>
                                <w:rPr>
                                  <w:sz w:val="19"/>
                                  <w:szCs w:val="19"/>
                                  <w:lang w:val="en-US"/>
                                </w:rPr>
                              </w:pPr>
                              <w:r w:rsidRPr="003F7CF1">
                                <w:rPr>
                                  <w:sz w:val="19"/>
                                  <w:szCs w:val="19"/>
                                  <w:lang w:val="en-US"/>
                                </w:rPr>
                                <w:t>push 1</w:t>
                              </w:r>
                            </w:p>
                            <w:p w14:paraId="3C159322" w14:textId="77777777" w:rsidR="00945F88" w:rsidRPr="003F7CF1" w:rsidRDefault="00945F88" w:rsidP="00E80032">
                              <w:pPr>
                                <w:pStyle w:val="SourceCodeBoxText"/>
                                <w:rPr>
                                  <w:sz w:val="19"/>
                                  <w:szCs w:val="19"/>
                                  <w:lang w:val="en-US"/>
                                </w:rPr>
                              </w:pPr>
                              <w:r w:rsidRPr="003F7CF1">
                                <w:rPr>
                                  <w:sz w:val="19"/>
                                  <w:szCs w:val="19"/>
                                  <w:lang w:val="en-US"/>
                                </w:rPr>
                                <w:t>push 2</w:t>
                              </w:r>
                            </w:p>
                            <w:p w14:paraId="22BA48C9" w14:textId="77777777" w:rsidR="00945F88" w:rsidRPr="003F7CF1" w:rsidRDefault="00945F88" w:rsidP="00E80032">
                              <w:pPr>
                                <w:pStyle w:val="SourceCodeBoxText"/>
                                <w:rPr>
                                  <w:sz w:val="19"/>
                                  <w:szCs w:val="19"/>
                                  <w:lang w:val="en-US"/>
                                </w:rPr>
                              </w:pPr>
                              <w:r w:rsidRPr="003F7CF1">
                                <w:rPr>
                                  <w:sz w:val="19"/>
                                  <w:szCs w:val="19"/>
                                  <w:lang w:val="en-US"/>
                                </w:rPr>
                                <w:t>push 3</w:t>
                              </w:r>
                            </w:p>
                            <w:p w14:paraId="5F86FACB"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45F88" w:rsidRPr="003F7CF1" w:rsidRDefault="00945F88"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45F88" w:rsidRPr="003F7CF1" w:rsidRDefault="00945F88"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45F88" w:rsidRPr="003F7CF1" w:rsidRDefault="00945F88"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45F88" w:rsidRPr="003F7CF1" w:rsidRDefault="00945F88" w:rsidP="00E80032">
                        <w:pPr>
                          <w:pStyle w:val="SourceCodeBoxText"/>
                          <w:rPr>
                            <w:sz w:val="19"/>
                            <w:szCs w:val="19"/>
                            <w:lang w:val="en-US"/>
                          </w:rPr>
                        </w:pPr>
                        <w:r w:rsidRPr="003F7CF1">
                          <w:rPr>
                            <w:sz w:val="19"/>
                            <w:szCs w:val="19"/>
                            <w:lang w:val="en-US"/>
                          </w:rPr>
                          <w:t>push 1</w:t>
                        </w:r>
                      </w:p>
                      <w:p w14:paraId="3C159322" w14:textId="77777777" w:rsidR="00945F88" w:rsidRPr="003F7CF1" w:rsidRDefault="00945F88" w:rsidP="00E80032">
                        <w:pPr>
                          <w:pStyle w:val="SourceCodeBoxText"/>
                          <w:rPr>
                            <w:sz w:val="19"/>
                            <w:szCs w:val="19"/>
                            <w:lang w:val="en-US"/>
                          </w:rPr>
                        </w:pPr>
                        <w:r w:rsidRPr="003F7CF1">
                          <w:rPr>
                            <w:sz w:val="19"/>
                            <w:szCs w:val="19"/>
                            <w:lang w:val="en-US"/>
                          </w:rPr>
                          <w:t>push 2</w:t>
                        </w:r>
                      </w:p>
                      <w:p w14:paraId="22BA48C9" w14:textId="77777777" w:rsidR="00945F88" w:rsidRPr="003F7CF1" w:rsidRDefault="00945F88" w:rsidP="00E80032">
                        <w:pPr>
                          <w:pStyle w:val="SourceCodeBoxText"/>
                          <w:rPr>
                            <w:sz w:val="19"/>
                            <w:szCs w:val="19"/>
                            <w:lang w:val="en-US"/>
                          </w:rPr>
                        </w:pPr>
                        <w:r w:rsidRPr="003F7CF1">
                          <w:rPr>
                            <w:sz w:val="19"/>
                            <w:szCs w:val="19"/>
                            <w:lang w:val="en-US"/>
                          </w:rPr>
                          <w:t>push 3</w:t>
                        </w:r>
                      </w:p>
                      <w:p w14:paraId="5F86FACB" w14:textId="77777777" w:rsidR="00945F88" w:rsidRPr="003F7CF1" w:rsidRDefault="00945F88"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45F88" w:rsidRPr="003F7CF1" w:rsidRDefault="00945F8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45F88" w:rsidRPr="003F7CF1" w:rsidRDefault="00945F8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45F88" w:rsidRPr="003F7CF1" w:rsidRDefault="00945F8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45F88" w:rsidRPr="003F7CF1" w:rsidRDefault="00945F8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45F88" w:rsidRPr="003F7CF1" w:rsidRDefault="00945F8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45F88" w:rsidRPr="003F7CF1" w:rsidRDefault="00945F8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45F88" w:rsidRPr="003F7CF1" w:rsidRDefault="00945F8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45F88" w:rsidRPr="003F7CF1" w:rsidRDefault="00945F88"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45F88" w:rsidRPr="003F7CF1" w:rsidRDefault="00945F88"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45F88" w:rsidRPr="003F7CF1" w:rsidRDefault="00945F88"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45F88" w:rsidRPr="003F7CF1" w:rsidRDefault="00945F88"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45F88" w:rsidRPr="003F7CF1" w:rsidRDefault="00945F88"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45F88" w:rsidRPr="003F7CF1" w:rsidRDefault="00945F88"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45F88" w:rsidRPr="003F7CF1" w:rsidRDefault="00945F88"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45F88" w:rsidRPr="003F7CF1" w:rsidRDefault="00945F88"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45F88" w:rsidRPr="003F7CF1" w:rsidRDefault="00945F88"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45F88" w:rsidRPr="003F7CF1" w:rsidRDefault="00945F88"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45F88" w:rsidRPr="003F7CF1" w:rsidRDefault="00945F88"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45F88" w:rsidRPr="003F7CF1" w:rsidRDefault="00945F88"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45F88" w:rsidRPr="003F7CF1" w:rsidRDefault="00945F8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D831C87"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45F88" w:rsidRPr="003F7CF1" w:rsidRDefault="00945F88" w:rsidP="00E80032">
                              <w:pPr>
                                <w:pStyle w:val="SourceCodeBoxText"/>
                                <w:rPr>
                                  <w:sz w:val="19"/>
                                  <w:szCs w:val="19"/>
                                  <w:lang w:val="en-US"/>
                                </w:rPr>
                              </w:pPr>
                              <w:r w:rsidRPr="003F7CF1">
                                <w:rPr>
                                  <w:sz w:val="19"/>
                                  <w:szCs w:val="19"/>
                                  <w:lang w:val="en-US"/>
                                </w:rPr>
                                <w:t>3</w:t>
                              </w:r>
                            </w:p>
                            <w:p w14:paraId="40F6D3AC" w14:textId="77777777" w:rsidR="00945F88" w:rsidRPr="003F7CF1" w:rsidRDefault="00945F8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45F88" w:rsidRPr="003F7CF1" w:rsidRDefault="00945F8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45F88" w:rsidRPr="003F7CF1" w:rsidRDefault="00945F8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45F88" w:rsidRPr="003F7CF1" w:rsidRDefault="00945F8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45F88" w:rsidRPr="003F7CF1" w:rsidRDefault="00945F8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45F88" w:rsidRPr="003F7CF1" w:rsidRDefault="00945F8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45F88" w:rsidRPr="003F7CF1" w:rsidRDefault="00945F8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45F88" w:rsidRPr="003F7CF1" w:rsidRDefault="00945F88" w:rsidP="00E80032">
                        <w:pPr>
                          <w:pStyle w:val="SourceCodeBoxText"/>
                          <w:rPr>
                            <w:sz w:val="19"/>
                            <w:szCs w:val="19"/>
                            <w:lang w:val="en-US"/>
                          </w:rPr>
                        </w:pPr>
                        <w:r w:rsidRPr="003F7CF1">
                          <w:rPr>
                            <w:sz w:val="19"/>
                            <w:szCs w:val="19"/>
                            <w:lang w:val="en-US"/>
                          </w:rPr>
                          <w:t>3</w:t>
                        </w:r>
                      </w:p>
                      <w:p w14:paraId="40F6D3AC" w14:textId="77777777" w:rsidR="00945F88" w:rsidRPr="003F7CF1" w:rsidRDefault="00945F88"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45F88" w:rsidRPr="003F7CF1" w:rsidRDefault="00945F88"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45F88" w:rsidRPr="003F7CF1" w:rsidRDefault="00945F88"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45F88" w:rsidRPr="003F7CF1" w:rsidRDefault="00945F88"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45F88" w:rsidRPr="003F7CF1" w:rsidRDefault="00945F88"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45F88" w:rsidRPr="003F7CF1" w:rsidRDefault="00945F88"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45F88" w:rsidRPr="003F7CF1" w:rsidRDefault="00945F88"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45F88" w:rsidRPr="003F7CF1" w:rsidRDefault="00945F88"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45F88" w:rsidRPr="003F7CF1" w:rsidRDefault="00945F88"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45F88" w:rsidRPr="003F7CF1" w:rsidRDefault="00945F88"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45F88" w:rsidRPr="003F7CF1" w:rsidRDefault="00945F88"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45F88" w:rsidRPr="003F7CF1" w:rsidRDefault="00945F8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9" w:name="_Toc320485613"/>
      <w:bookmarkStart w:id="760" w:name="_Toc323656725"/>
      <w:bookmarkStart w:id="761" w:name="_Toc324085463"/>
      <w:bookmarkStart w:id="762" w:name="_Toc383781115"/>
      <w:bookmarkStart w:id="763" w:name="_Toc54625250"/>
      <w:r w:rsidRPr="00D822A3">
        <w:rPr>
          <w:lang w:val="en-GB"/>
        </w:rPr>
        <w:t>Unions</w:t>
      </w:r>
      <w:bookmarkEnd w:id="759"/>
      <w:bookmarkEnd w:id="760"/>
      <w:bookmarkEnd w:id="761"/>
      <w:bookmarkEnd w:id="762"/>
      <w:bookmarkEnd w:id="763"/>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4" w:name="_Toc320485614"/>
      <w:bookmarkStart w:id="765" w:name="_Toc323656726"/>
      <w:bookmarkStart w:id="766" w:name="_Toc324085464"/>
      <w:bookmarkStart w:id="767" w:name="_Toc383781116"/>
      <w:bookmarkStart w:id="768" w:name="_Toc54625251"/>
      <w:r w:rsidRPr="00D822A3">
        <w:rPr>
          <w:lang w:val="en-GB"/>
        </w:rPr>
        <w:t>Bitfields</w:t>
      </w:r>
      <w:bookmarkEnd w:id="764"/>
      <w:bookmarkEnd w:id="765"/>
      <w:bookmarkEnd w:id="766"/>
      <w:bookmarkEnd w:id="767"/>
      <w:bookmarkEnd w:id="768"/>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9"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0" w:name="_Toc320485616"/>
      <w:bookmarkStart w:id="771" w:name="_Toc323656727"/>
      <w:bookmarkStart w:id="772" w:name="_Toc324085465"/>
      <w:bookmarkStart w:id="773" w:name="_Toc383781117"/>
      <w:bookmarkStart w:id="774" w:name="_Toc54625252"/>
      <w:r w:rsidRPr="00D822A3">
        <w:rPr>
          <w:lang w:val="en-GB"/>
        </w:rPr>
        <w:t>Structures with function pointers</w:t>
      </w:r>
      <w:bookmarkEnd w:id="770"/>
      <w:bookmarkEnd w:id="771"/>
      <w:bookmarkEnd w:id="772"/>
      <w:bookmarkEnd w:id="773"/>
      <w:bookmarkEnd w:id="774"/>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5" w:name="_Toc320485619"/>
      <w:bookmarkStart w:id="776" w:name="_Toc323656728"/>
      <w:bookmarkStart w:id="777" w:name="_Toc324085466"/>
      <w:bookmarkStart w:id="778" w:name="_Toc383781118"/>
      <w:bookmarkStart w:id="779" w:name="_Ref383781494"/>
      <w:bookmarkStart w:id="780" w:name="_Ref383865235"/>
      <w:bookmarkStart w:id="781" w:name="_Ref383865434"/>
      <w:bookmarkStart w:id="782" w:name="_Ref383866090"/>
      <w:bookmarkStart w:id="783" w:name="_Toc54625253"/>
      <w:r w:rsidRPr="00D822A3">
        <w:rPr>
          <w:lang w:val="en-GB"/>
        </w:rPr>
        <w:t xml:space="preserve">The </w:t>
      </w:r>
      <w:proofErr w:type="spellStart"/>
      <w:r w:rsidRPr="00D822A3">
        <w:rPr>
          <w:lang w:val="en-GB"/>
        </w:rPr>
        <w:t>Preprocessor</w:t>
      </w:r>
      <w:bookmarkEnd w:id="775"/>
      <w:bookmarkEnd w:id="776"/>
      <w:bookmarkEnd w:id="777"/>
      <w:bookmarkEnd w:id="778"/>
      <w:bookmarkEnd w:id="779"/>
      <w:bookmarkEnd w:id="780"/>
      <w:bookmarkEnd w:id="781"/>
      <w:bookmarkEnd w:id="782"/>
      <w:bookmarkEnd w:id="783"/>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4608067A"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4" w:name="_Toc320485618"/>
      <w:bookmarkStart w:id="785" w:name="_Toc323656729"/>
      <w:bookmarkStart w:id="786" w:name="_Toc324085467"/>
      <w:bookmarkStart w:id="787" w:name="_Toc383781119"/>
      <w:bookmarkStart w:id="788" w:name="_Toc54625254"/>
      <w:bookmarkStart w:id="789" w:name="_Toc320485621"/>
      <w:r w:rsidRPr="00D822A3">
        <w:rPr>
          <w:lang w:val="en-GB"/>
        </w:rPr>
        <w:t>The Standard Library</w:t>
      </w:r>
      <w:bookmarkEnd w:id="784"/>
      <w:bookmarkEnd w:id="785"/>
      <w:bookmarkEnd w:id="786"/>
      <w:bookmarkEnd w:id="787"/>
      <w:bookmarkEnd w:id="788"/>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0" w:name="_Toc323656730"/>
      <w:bookmarkStart w:id="791" w:name="_Toc324085468"/>
      <w:bookmarkStart w:id="792" w:name="_Toc383781120"/>
      <w:bookmarkStart w:id="793" w:name="_Toc54625255"/>
      <w:r w:rsidRPr="00D822A3">
        <w:rPr>
          <w:lang w:val="en-GB"/>
        </w:rPr>
        <w:t>File Management</w:t>
      </w:r>
      <w:bookmarkEnd w:id="790"/>
      <w:bookmarkEnd w:id="791"/>
      <w:bookmarkEnd w:id="792"/>
      <w:bookmarkEnd w:id="793"/>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4" w:name="_Toc323656731"/>
      <w:bookmarkStart w:id="795" w:name="_Toc324085469"/>
      <w:bookmarkStart w:id="796" w:name="_Toc383781121"/>
      <w:bookmarkStart w:id="797" w:name="_Toc54625256"/>
      <w:r w:rsidRPr="00D822A3">
        <w:rPr>
          <w:lang w:val="en-GB"/>
        </w:rPr>
        <w:t>Program Parameters</w:t>
      </w:r>
      <w:bookmarkEnd w:id="794"/>
      <w:bookmarkEnd w:id="795"/>
      <w:bookmarkEnd w:id="796"/>
      <w:bookmarkEnd w:id="797"/>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8" w:name="_Toc323656732"/>
      <w:bookmarkStart w:id="799" w:name="_Toc324085470"/>
      <w:bookmarkStart w:id="800" w:name="_Toc383781122"/>
      <w:bookmarkStart w:id="801" w:name="_Toc54625257"/>
      <w:r w:rsidRPr="00D822A3">
        <w:rPr>
          <w:lang w:val="en-GB"/>
        </w:rPr>
        <w:t>Environment Functions</w:t>
      </w:r>
      <w:bookmarkEnd w:id="798"/>
      <w:bookmarkEnd w:id="799"/>
      <w:bookmarkEnd w:id="800"/>
      <w:bookmarkEnd w:id="801"/>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2"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void</w:t>
      </w:r>
      <w:r w:rsidRPr="00D822A3">
        <w:rPr>
          <w:lang w:val="en-GB"/>
        </w:rPr>
        <w:t xml:space="preserve"> ExitFunction(</w:t>
      </w:r>
      <w:r w:rsidRPr="00D822A3">
        <w:rPr>
          <w:color w:val="000000" w:themeColor="text1"/>
          <w:lang w:val="en-GB"/>
          <w:rPrChange w:id="804"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6" w:name="_Toc323656733"/>
      <w:bookmarkStart w:id="807" w:name="_Toc324085471"/>
      <w:bookmarkStart w:id="808" w:name="_Toc383781123"/>
      <w:bookmarkStart w:id="809" w:name="_Ref383865473"/>
      <w:bookmarkStart w:id="810" w:name="_Ref383865556"/>
      <w:bookmarkStart w:id="811" w:name="_Toc54625258"/>
      <w:r w:rsidRPr="00D822A3">
        <w:rPr>
          <w:lang w:val="en-GB"/>
        </w:rPr>
        <w:t>Searching and Sorting</w:t>
      </w:r>
      <w:bookmarkEnd w:id="806"/>
      <w:bookmarkEnd w:id="807"/>
      <w:bookmarkEnd w:id="808"/>
      <w:bookmarkEnd w:id="809"/>
      <w:bookmarkEnd w:id="810"/>
      <w:bookmarkEnd w:id="811"/>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2"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4" w:author="Stefan Björnander" w:date="2012-05-06T21:51:00Z">
            <w:rPr>
              <w:color w:val="0000FF"/>
            </w:rPr>
          </w:rPrChange>
        </w:rPr>
        <w:t>const</w:t>
      </w:r>
      <w:r w:rsidRPr="00D822A3">
        <w:rPr>
          <w:lang w:val="en-GB"/>
        </w:rPr>
        <w:t xml:space="preserve"> </w:t>
      </w:r>
      <w:r w:rsidRPr="00D822A3">
        <w:rPr>
          <w:color w:val="000000" w:themeColor="text1"/>
          <w:lang w:val="en-GB"/>
          <w:rPrChange w:id="815" w:author="Stefan Björnander" w:date="2012-05-06T21:51:00Z">
            <w:rPr>
              <w:color w:val="0000FF"/>
            </w:rPr>
          </w:rPrChange>
        </w:rPr>
        <w:t>int</w:t>
      </w:r>
      <w:r w:rsidRPr="00D822A3">
        <w:rPr>
          <w:lang w:val="en-GB"/>
        </w:rPr>
        <w:t xml:space="preserve">* intPtr1, </w:t>
      </w:r>
      <w:r w:rsidRPr="00D822A3">
        <w:rPr>
          <w:color w:val="000000" w:themeColor="text1"/>
          <w:lang w:val="en-GB"/>
          <w:rPrChange w:id="816" w:author="Stefan Björnander" w:date="2012-05-06T21:51:00Z">
            <w:rPr>
              <w:color w:val="0000FF"/>
            </w:rPr>
          </w:rPrChange>
        </w:rPr>
        <w:t>const</w:t>
      </w:r>
      <w:r w:rsidRPr="00D822A3">
        <w:rPr>
          <w:lang w:val="en-GB"/>
        </w:rPr>
        <w:t xml:space="preserve"> </w:t>
      </w:r>
      <w:r w:rsidRPr="00D822A3">
        <w:rPr>
          <w:color w:val="000000" w:themeColor="text1"/>
          <w:lang w:val="en-GB"/>
          <w:rPrChange w:id="817"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0"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1"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2"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5"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6" w:name="_Toc323656734"/>
      <w:bookmarkStart w:id="827" w:name="_Toc324085472"/>
      <w:bookmarkStart w:id="828" w:name="_Toc383781124"/>
      <w:bookmarkStart w:id="829" w:name="_Toc54625259"/>
      <w:r w:rsidRPr="00D822A3">
        <w:rPr>
          <w:lang w:val="en-GB"/>
        </w:rPr>
        <w:t xml:space="preserve">Functions with </w:t>
      </w:r>
      <w:bookmarkStart w:id="830" w:name="_Toc320485620"/>
      <w:r w:rsidRPr="00D822A3">
        <w:rPr>
          <w:lang w:val="en-GB"/>
        </w:rPr>
        <w:t>Variable Number of Parameters</w:t>
      </w:r>
      <w:bookmarkEnd w:id="826"/>
      <w:bookmarkEnd w:id="827"/>
      <w:bookmarkEnd w:id="828"/>
      <w:bookmarkEnd w:id="830"/>
      <w:bookmarkEnd w:id="829"/>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1" w:name="_Toc323656735"/>
      <w:bookmarkStart w:id="832" w:name="_Toc324085473"/>
      <w:bookmarkStart w:id="833" w:name="_Toc383781125"/>
      <w:bookmarkStart w:id="834" w:name="_Toc54625260"/>
      <w:r w:rsidRPr="00D822A3">
        <w:rPr>
          <w:lang w:val="en-GB"/>
        </w:rPr>
        <w:t>String Management</w:t>
      </w:r>
      <w:bookmarkEnd w:id="831"/>
      <w:bookmarkEnd w:id="832"/>
      <w:bookmarkEnd w:id="833"/>
      <w:bookmarkEnd w:id="834"/>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5"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6"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7" w:author="Stefan Björnander" w:date="2012-05-06T21:51:00Z">
            <w:rPr>
              <w:color w:val="0000FF"/>
            </w:rPr>
          </w:rPrChange>
        </w:rPr>
        <w:t>int</w:t>
      </w:r>
      <w:r w:rsidRPr="00D822A3">
        <w:rPr>
          <w:lang w:val="en-GB"/>
        </w:rPr>
        <w:t xml:space="preserve"> LastIndexOf(</w:t>
      </w:r>
      <w:r w:rsidRPr="00D822A3">
        <w:rPr>
          <w:color w:val="000000" w:themeColor="text1"/>
          <w:lang w:val="en-GB"/>
          <w:rPrChange w:id="838" w:author="Stefan Björnander" w:date="2012-05-06T21:51:00Z">
            <w:rPr>
              <w:color w:val="0000FF"/>
            </w:rPr>
          </w:rPrChange>
        </w:rPr>
        <w:t>char</w:t>
      </w:r>
      <w:r w:rsidRPr="00D822A3">
        <w:rPr>
          <w:lang w:val="en-GB"/>
        </w:rPr>
        <w:t xml:space="preserve">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0" w:author="Stefan Björnander" w:date="2012-05-06T21:51:00Z">
            <w:rPr>
              <w:color w:val="A31515"/>
            </w:rPr>
          </w:rPrChange>
        </w:rPr>
        <w:t>"Hello"</w:t>
      </w:r>
      <w:r w:rsidRPr="00D822A3">
        <w:rPr>
          <w:lang w:val="en-GB"/>
        </w:rPr>
        <w:t xml:space="preserve">, s2[] = </w:t>
      </w:r>
      <w:r w:rsidRPr="00D822A3">
        <w:rPr>
          <w:color w:val="000000" w:themeColor="text1"/>
          <w:lang w:val="en-GB"/>
          <w:rPrChange w:id="841"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2"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3"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4"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if</w:t>
      </w:r>
      <w:r w:rsidRPr="00D822A3">
        <w:rPr>
          <w:lang w:val="en-GB"/>
        </w:rPr>
        <w:t xml:space="preserve"> (sscanf(s2, </w:t>
      </w:r>
      <w:r w:rsidRPr="00D822A3">
        <w:rPr>
          <w:color w:val="000000" w:themeColor="text1"/>
          <w:lang w:val="en-GB"/>
          <w:rPrChange w:id="846"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7"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8" w:name="_Toc323656736"/>
      <w:bookmarkStart w:id="849" w:name="_Toc324085474"/>
      <w:bookmarkStart w:id="850" w:name="_Toc383781126"/>
      <w:bookmarkStart w:id="851" w:name="_Toc54625261"/>
      <w:r w:rsidRPr="00D822A3">
        <w:rPr>
          <w:lang w:val="en-GB"/>
        </w:rPr>
        <w:t>Memory Management</w:t>
      </w:r>
      <w:bookmarkEnd w:id="848"/>
      <w:bookmarkEnd w:id="849"/>
      <w:bookmarkEnd w:id="850"/>
      <w:bookmarkEnd w:id="851"/>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2"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4" w:name="_Toc323656737"/>
      <w:bookmarkStart w:id="855" w:name="_Toc324085475"/>
      <w:bookmarkStart w:id="856" w:name="_Toc383781127"/>
      <w:bookmarkStart w:id="857" w:name="_Toc54625262"/>
      <w:r w:rsidRPr="00D822A3">
        <w:rPr>
          <w:lang w:val="en-GB"/>
        </w:rPr>
        <w:t>Mathematical Functions</w:t>
      </w:r>
      <w:bookmarkEnd w:id="854"/>
      <w:bookmarkEnd w:id="855"/>
      <w:bookmarkEnd w:id="856"/>
      <w:bookmarkEnd w:id="857"/>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8" w:name="_Toc320485615"/>
      <w:bookmarkStart w:id="859" w:name="_Toc323656738"/>
      <w:bookmarkStart w:id="860" w:name="_Toc324085476"/>
      <w:bookmarkStart w:id="861" w:name="_Toc383781128"/>
      <w:bookmarkStart w:id="862" w:name="_Toc54625263"/>
      <w:r w:rsidRPr="00D822A3">
        <w:rPr>
          <w:lang w:val="en-GB"/>
        </w:rPr>
        <w:t>Long Jumps</w:t>
      </w:r>
      <w:bookmarkEnd w:id="858"/>
      <w:bookmarkEnd w:id="859"/>
      <w:bookmarkEnd w:id="860"/>
      <w:bookmarkEnd w:id="861"/>
      <w:bookmarkEnd w:id="862"/>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3" w:name="_Toc323656739"/>
      <w:bookmarkStart w:id="864" w:name="_Toc324085477"/>
      <w:bookmarkStart w:id="865" w:name="_Toc383781129"/>
      <w:bookmarkStart w:id="866" w:name="_Toc54625264"/>
      <w:r w:rsidRPr="00D822A3">
        <w:rPr>
          <w:lang w:val="en-GB"/>
        </w:rPr>
        <w:t>Time</w:t>
      </w:r>
      <w:bookmarkEnd w:id="863"/>
      <w:bookmarkEnd w:id="864"/>
      <w:bookmarkEnd w:id="865"/>
      <w:bookmarkEnd w:id="866"/>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7" w:author="Stefan Björnander" w:date="2012-05-06T21:51:00Z">
            <w:rPr>
              <w:color w:val="A31515"/>
            </w:rPr>
          </w:rPrChange>
        </w:rPr>
        <w:t>"Feb"</w:t>
      </w:r>
      <w:r w:rsidRPr="00D822A3">
        <w:rPr>
          <w:lang w:val="en-GB"/>
        </w:rPr>
        <w:t xml:space="preserve">, </w:t>
      </w:r>
      <w:r w:rsidRPr="00D822A3">
        <w:rPr>
          <w:color w:val="000000" w:themeColor="text1"/>
          <w:lang w:val="en-GB"/>
          <w:rPrChange w:id="868" w:author="Stefan Björnander" w:date="2012-05-06T21:51:00Z">
            <w:rPr>
              <w:color w:val="A31515"/>
            </w:rPr>
          </w:rPrChange>
        </w:rPr>
        <w:t>"Mar"</w:t>
      </w:r>
      <w:r w:rsidRPr="00D822A3">
        <w:rPr>
          <w:lang w:val="en-GB"/>
        </w:rPr>
        <w:t xml:space="preserve">, </w:t>
      </w:r>
      <w:r w:rsidRPr="00D822A3">
        <w:rPr>
          <w:color w:val="000000" w:themeColor="text1"/>
          <w:lang w:val="en-GB"/>
          <w:rPrChange w:id="869"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0" w:author="Stefan Björnander" w:date="2012-05-06T21:51:00Z">
            <w:rPr>
              <w:color w:val="A31515"/>
            </w:rPr>
          </w:rPrChange>
        </w:rPr>
        <w:t>"Jun"</w:t>
      </w:r>
      <w:r w:rsidRPr="00D822A3">
        <w:rPr>
          <w:lang w:val="en-GB"/>
        </w:rPr>
        <w:t xml:space="preserve">, </w:t>
      </w:r>
      <w:r w:rsidRPr="00D822A3">
        <w:rPr>
          <w:color w:val="000000" w:themeColor="text1"/>
          <w:lang w:val="en-GB"/>
          <w:rPrChange w:id="871" w:author="Stefan Björnander" w:date="2012-05-06T21:51:00Z">
            <w:rPr>
              <w:color w:val="A31515"/>
            </w:rPr>
          </w:rPrChange>
        </w:rPr>
        <w:t>"Jul"</w:t>
      </w:r>
      <w:r w:rsidRPr="00D822A3">
        <w:rPr>
          <w:lang w:val="en-GB"/>
        </w:rPr>
        <w:t xml:space="preserve">, </w:t>
      </w:r>
      <w:r w:rsidRPr="00D822A3">
        <w:rPr>
          <w:color w:val="000000" w:themeColor="text1"/>
          <w:lang w:val="en-GB"/>
          <w:rPrChange w:id="872"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3" w:author="Stefan Björnander" w:date="2012-05-06T21:51:00Z">
            <w:rPr>
              <w:color w:val="A31515"/>
            </w:rPr>
          </w:rPrChange>
        </w:rPr>
        <w:t>"Oct"</w:t>
      </w:r>
      <w:r w:rsidRPr="00D822A3">
        <w:rPr>
          <w:lang w:val="en-GB"/>
        </w:rPr>
        <w:t xml:space="preserve">, </w:t>
      </w:r>
      <w:r w:rsidRPr="00D822A3">
        <w:rPr>
          <w:color w:val="000000" w:themeColor="text1"/>
          <w:lang w:val="en-GB"/>
          <w:rPrChange w:id="874" w:author="Stefan Björnander" w:date="2012-05-06T21:51:00Z">
            <w:rPr>
              <w:color w:val="A31515"/>
            </w:rPr>
          </w:rPrChange>
        </w:rPr>
        <w:t>"Nov"</w:t>
      </w:r>
      <w:r w:rsidRPr="00D822A3">
        <w:rPr>
          <w:lang w:val="en-GB"/>
        </w:rPr>
        <w:t>,</w:t>
      </w:r>
      <w:r w:rsidRPr="00D822A3">
        <w:rPr>
          <w:color w:val="000000" w:themeColor="text1"/>
          <w:lang w:val="en-GB"/>
          <w:rPrChange w:id="875"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6" w:author="Stefan Björnander" w:date="2012-05-06T21:51:00Z">
            <w:rPr>
              <w:color w:val="A31515"/>
            </w:rPr>
          </w:rPrChange>
        </w:rPr>
        <w:t>"Mon"</w:t>
      </w:r>
      <w:r w:rsidRPr="00D822A3">
        <w:rPr>
          <w:lang w:val="en-GB"/>
        </w:rPr>
        <w:t xml:space="preserve">, </w:t>
      </w:r>
      <w:r w:rsidRPr="00D822A3">
        <w:rPr>
          <w:color w:val="000000" w:themeColor="text1"/>
          <w:lang w:val="en-GB"/>
          <w:rPrChange w:id="877" w:author="Stefan Björnander" w:date="2012-05-06T21:51:00Z">
            <w:rPr>
              <w:color w:val="A31515"/>
            </w:rPr>
          </w:rPrChange>
        </w:rPr>
        <w:t>"Tue"</w:t>
      </w:r>
      <w:r w:rsidRPr="00D822A3">
        <w:rPr>
          <w:lang w:val="en-GB"/>
        </w:rPr>
        <w:t xml:space="preserve">, </w:t>
      </w:r>
      <w:r w:rsidRPr="00D822A3">
        <w:rPr>
          <w:color w:val="000000" w:themeColor="text1"/>
          <w:lang w:val="en-GB"/>
          <w:rPrChange w:id="878"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9" w:author="Stefan Björnander" w:date="2012-05-06T21:51:00Z">
            <w:rPr>
              <w:color w:val="A31515"/>
            </w:rPr>
          </w:rPrChange>
        </w:rPr>
        <w:t>"Fri"</w:t>
      </w:r>
      <w:r w:rsidRPr="00D822A3">
        <w:rPr>
          <w:lang w:val="en-GB"/>
        </w:rPr>
        <w:t xml:space="preserve">, </w:t>
      </w:r>
      <w:r w:rsidRPr="00D822A3">
        <w:rPr>
          <w:color w:val="000000" w:themeColor="text1"/>
          <w:lang w:val="en-GB"/>
          <w:rPrChange w:id="880"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1"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4" w:name="_Toc323656740"/>
      <w:bookmarkStart w:id="885" w:name="_Toc324085478"/>
      <w:bookmarkStart w:id="886" w:name="_Toc383781130"/>
      <w:bookmarkStart w:id="887" w:name="_Toc54625265"/>
      <w:r w:rsidRPr="00D822A3">
        <w:rPr>
          <w:lang w:val="en-GB"/>
        </w:rPr>
        <w:t>Random Numbers</w:t>
      </w:r>
      <w:bookmarkEnd w:id="884"/>
      <w:bookmarkEnd w:id="885"/>
      <w:bookmarkEnd w:id="886"/>
      <w:bookmarkEnd w:id="887"/>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0"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1" w:name="_Toc323656741"/>
      <w:bookmarkStart w:id="892" w:name="_Toc324085479"/>
      <w:bookmarkStart w:id="893" w:name="_Toc383781131"/>
      <w:bookmarkStart w:id="894" w:name="_Toc54625266"/>
      <w:r w:rsidRPr="00D822A3">
        <w:rPr>
          <w:lang w:val="en-GB"/>
        </w:rPr>
        <w:t>Limits of Integral and Floating Types</w:t>
      </w:r>
      <w:bookmarkEnd w:id="891"/>
      <w:bookmarkEnd w:id="892"/>
      <w:bookmarkEnd w:id="893"/>
      <w:bookmarkEnd w:id="894"/>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5" w:name="_Toc323656742"/>
      <w:bookmarkStart w:id="896" w:name="_Toc324085480"/>
      <w:bookmarkStart w:id="897" w:name="_Toc383781132"/>
      <w:bookmarkStart w:id="898" w:name="_Toc54625267"/>
      <w:r w:rsidRPr="00D822A3">
        <w:rPr>
          <w:lang w:val="en-GB"/>
        </w:rPr>
        <w:t>Character Functions</w:t>
      </w:r>
      <w:bookmarkEnd w:id="895"/>
      <w:bookmarkEnd w:id="896"/>
      <w:bookmarkEnd w:id="897"/>
      <w:bookmarkEnd w:id="898"/>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9"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0"/>
            <w:commentRangeStart w:id="901"/>
            <w:proofErr w:type="spellStart"/>
            <w:r w:rsidRPr="00D822A3">
              <w:rPr>
                <w:b/>
                <w:sz w:val="21"/>
                <w:szCs w:val="21"/>
                <w:lang w:val="en-GB"/>
              </w:rPr>
              <w:t>Isalnum</w:t>
            </w:r>
            <w:commentRangeEnd w:id="900"/>
            <w:proofErr w:type="spellEnd"/>
            <w:r w:rsidR="00166455" w:rsidRPr="00D822A3">
              <w:rPr>
                <w:rStyle w:val="Kommentarsreferens"/>
                <w:rFonts w:eastAsia="Times New Roman" w:cs="Times New Roman"/>
                <w:lang w:val="en-GB"/>
              </w:rPr>
              <w:commentReference w:id="900"/>
            </w:r>
            <w:commentRangeEnd w:id="901"/>
            <w:r w:rsidR="00166455" w:rsidRPr="00D822A3">
              <w:rPr>
                <w:rStyle w:val="Kommentarsreferens"/>
                <w:rFonts w:eastAsia="Times New Roman" w:cs="Times New Roman"/>
                <w:lang w:val="en-GB"/>
              </w:rPr>
              <w:commentReference w:id="901"/>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2" w:name="_Toc323656743"/>
      <w:bookmarkStart w:id="903" w:name="_Toc324085481"/>
      <w:bookmarkStart w:id="904" w:name="_Toc383781133"/>
      <w:bookmarkStart w:id="905" w:name="_Toc54625268"/>
      <w:r w:rsidRPr="00D822A3">
        <w:rPr>
          <w:lang w:val="en-GB"/>
        </w:rPr>
        <w:t>Further Reading</w:t>
      </w:r>
      <w:bookmarkEnd w:id="789"/>
      <w:bookmarkEnd w:id="902"/>
      <w:bookmarkEnd w:id="903"/>
      <w:bookmarkEnd w:id="904"/>
      <w:bookmarkEnd w:id="905"/>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6" w:name="_Toc54625269"/>
      <w:r w:rsidRPr="00D822A3">
        <w:rPr>
          <w:lang w:val="en-GB"/>
        </w:rPr>
        <w:lastRenderedPageBreak/>
        <w:t>Foreword</w:t>
      </w:r>
      <w:bookmarkEnd w:id="906"/>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45F88" w:rsidRDefault="00945F88" w:rsidP="005F7461">
                              <w:pPr>
                                <w:spacing w:before="60" w:after="0"/>
                                <w:jc w:val="center"/>
                                <w:rPr>
                                  <w:lang w:val="sv-SE"/>
                                </w:rPr>
                              </w:pPr>
                              <w:r>
                                <w:rPr>
                                  <w:lang w:val="sv-SE"/>
                                </w:rPr>
                                <w:t>Preprocessor</w:t>
                              </w:r>
                            </w:p>
                            <w:p w14:paraId="04F32221" w14:textId="77777777" w:rsidR="00945F88" w:rsidRPr="00C7380D" w:rsidRDefault="00945F8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45F88" w:rsidRPr="008541FD" w:rsidRDefault="00945F88" w:rsidP="005F7461">
                              <w:pPr>
                                <w:spacing w:before="60" w:after="0"/>
                                <w:jc w:val="center"/>
                              </w:pPr>
                              <w:r w:rsidRPr="008541FD">
                                <w:t>Source</w:t>
                              </w:r>
                              <w:r>
                                <w:t xml:space="preserve"> </w:t>
                              </w:r>
                              <w:r w:rsidRPr="008541FD">
                                <w:t>Code</w:t>
                              </w:r>
                            </w:p>
                            <w:p w14:paraId="4FCEAC5C" w14:textId="77777777" w:rsidR="00945F88" w:rsidRDefault="00945F8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45F88" w:rsidRDefault="00945F8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45F88" w:rsidRDefault="00945F88" w:rsidP="005F7461">
                              <w:pPr>
                                <w:pStyle w:val="Normalwebb"/>
                                <w:spacing w:before="60" w:line="256" w:lineRule="auto"/>
                                <w:jc w:val="center"/>
                              </w:pPr>
                              <w:r>
                                <w:rPr>
                                  <w:rFonts w:eastAsia="Calibri"/>
                                  <w:sz w:val="22"/>
                                  <w:szCs w:val="22"/>
                                  <w:lang w:val="en-US"/>
                                </w:rPr>
                                <w:t>Processed Code</w:t>
                              </w:r>
                            </w:p>
                            <w:p w14:paraId="14142DBC" w14:textId="77777777" w:rsidR="00945F88" w:rsidRDefault="00945F8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45F88" w:rsidRDefault="00945F8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45F88" w:rsidRDefault="00945F88" w:rsidP="005F7461">
                              <w:pPr>
                                <w:pStyle w:val="Normalwebb"/>
                                <w:spacing w:before="60" w:line="254" w:lineRule="auto"/>
                                <w:jc w:val="center"/>
                              </w:pPr>
                              <w:r>
                                <w:rPr>
                                  <w:rFonts w:eastAsia="Calibri"/>
                                  <w:sz w:val="22"/>
                                  <w:szCs w:val="22"/>
                                  <w:lang w:val="en-US"/>
                                </w:rPr>
                                <w:t>Syntax Tree</w:t>
                              </w:r>
                            </w:p>
                            <w:p w14:paraId="070DB26E" w14:textId="77777777" w:rsidR="00945F88" w:rsidRDefault="00945F8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45F88" w:rsidRDefault="00945F8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45F88" w:rsidRDefault="00945F88" w:rsidP="005F7461">
                              <w:pPr>
                                <w:pStyle w:val="Normalwebb"/>
                                <w:spacing w:before="60" w:line="252" w:lineRule="auto"/>
                                <w:jc w:val="center"/>
                              </w:pPr>
                              <w:r>
                                <w:rPr>
                                  <w:rFonts w:eastAsia="Calibri"/>
                                  <w:sz w:val="22"/>
                                  <w:szCs w:val="22"/>
                                  <w:lang w:val="en-US"/>
                                </w:rPr>
                                <w:t>Optimized Syntax Tree</w:t>
                              </w:r>
                            </w:p>
                            <w:p w14:paraId="3315953C" w14:textId="77777777" w:rsidR="00945F88" w:rsidRDefault="00945F8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45F88" w:rsidRDefault="00945F8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45F88" w:rsidRDefault="00945F88" w:rsidP="005F7461">
                              <w:pPr>
                                <w:pStyle w:val="Normalwebb"/>
                                <w:spacing w:before="60" w:line="252" w:lineRule="auto"/>
                                <w:jc w:val="center"/>
                              </w:pPr>
                              <w:r>
                                <w:rPr>
                                  <w:rFonts w:eastAsia="Calibri"/>
                                  <w:sz w:val="22"/>
                                  <w:szCs w:val="22"/>
                                  <w:lang w:val="en-US"/>
                                </w:rPr>
                                <w:t>Middle Code List</w:t>
                              </w:r>
                            </w:p>
                            <w:p w14:paraId="321C1BE9" w14:textId="77777777" w:rsidR="00945F88" w:rsidRDefault="00945F8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45F88" w:rsidRDefault="00945F88" w:rsidP="005F7461">
                              <w:pPr>
                                <w:pStyle w:val="Normalwebb"/>
                                <w:spacing w:before="60" w:line="252" w:lineRule="auto"/>
                                <w:jc w:val="center"/>
                              </w:pPr>
                              <w:r>
                                <w:rPr>
                                  <w:rFonts w:eastAsia="Calibri"/>
                                  <w:sz w:val="22"/>
                                  <w:szCs w:val="22"/>
                                  <w:lang w:val="en-US"/>
                                </w:rPr>
                                <w:t>Optimized Middle Code List</w:t>
                              </w:r>
                            </w:p>
                            <w:p w14:paraId="4CF9CB98" w14:textId="77777777" w:rsidR="00945F88" w:rsidRDefault="00945F8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45F88" w:rsidRDefault="00945F8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45F88" w:rsidRDefault="00945F8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45F88" w:rsidRDefault="00945F88" w:rsidP="005F7461">
                        <w:pPr>
                          <w:spacing w:before="60" w:after="0"/>
                          <w:jc w:val="center"/>
                          <w:rPr>
                            <w:lang w:val="sv-SE"/>
                          </w:rPr>
                        </w:pPr>
                        <w:r>
                          <w:rPr>
                            <w:lang w:val="sv-SE"/>
                          </w:rPr>
                          <w:t>Preprocessor</w:t>
                        </w:r>
                      </w:p>
                      <w:p w14:paraId="04F32221" w14:textId="77777777" w:rsidR="00945F88" w:rsidRPr="00C7380D" w:rsidRDefault="00945F88"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45F88" w:rsidRPr="008541FD" w:rsidRDefault="00945F88" w:rsidP="005F7461">
                        <w:pPr>
                          <w:spacing w:before="60" w:after="0"/>
                          <w:jc w:val="center"/>
                        </w:pPr>
                        <w:r w:rsidRPr="008541FD">
                          <w:t>Source</w:t>
                        </w:r>
                        <w:r>
                          <w:t xml:space="preserve"> </w:t>
                        </w:r>
                        <w:r w:rsidRPr="008541FD">
                          <w:t>Code</w:t>
                        </w:r>
                      </w:p>
                      <w:p w14:paraId="4FCEAC5C" w14:textId="77777777" w:rsidR="00945F88" w:rsidRDefault="00945F88"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45F88" w:rsidRDefault="00945F88"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45F88" w:rsidRDefault="00945F88" w:rsidP="005F7461">
                        <w:pPr>
                          <w:pStyle w:val="Normalwebb"/>
                          <w:spacing w:before="60" w:line="256" w:lineRule="auto"/>
                          <w:jc w:val="center"/>
                        </w:pPr>
                        <w:r>
                          <w:rPr>
                            <w:rFonts w:eastAsia="Calibri"/>
                            <w:sz w:val="22"/>
                            <w:szCs w:val="22"/>
                            <w:lang w:val="en-US"/>
                          </w:rPr>
                          <w:t>Processed Code</w:t>
                        </w:r>
                      </w:p>
                      <w:p w14:paraId="14142DBC" w14:textId="77777777" w:rsidR="00945F88" w:rsidRDefault="00945F88"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45F88" w:rsidRDefault="00945F88"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45F88" w:rsidRDefault="00945F88" w:rsidP="005F7461">
                        <w:pPr>
                          <w:pStyle w:val="Normalwebb"/>
                          <w:spacing w:before="60" w:line="254" w:lineRule="auto"/>
                          <w:jc w:val="center"/>
                        </w:pPr>
                        <w:r>
                          <w:rPr>
                            <w:rFonts w:eastAsia="Calibri"/>
                            <w:sz w:val="22"/>
                            <w:szCs w:val="22"/>
                            <w:lang w:val="en-US"/>
                          </w:rPr>
                          <w:t>Syntax Tree</w:t>
                        </w:r>
                      </w:p>
                      <w:p w14:paraId="070DB26E" w14:textId="77777777" w:rsidR="00945F88" w:rsidRDefault="00945F88"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45F88" w:rsidRDefault="00945F88"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45F88" w:rsidRDefault="00945F88" w:rsidP="005F7461">
                        <w:pPr>
                          <w:pStyle w:val="Normalwebb"/>
                          <w:spacing w:before="60" w:line="252" w:lineRule="auto"/>
                          <w:jc w:val="center"/>
                        </w:pPr>
                        <w:r>
                          <w:rPr>
                            <w:rFonts w:eastAsia="Calibri"/>
                            <w:sz w:val="22"/>
                            <w:szCs w:val="22"/>
                            <w:lang w:val="en-US"/>
                          </w:rPr>
                          <w:t>Optimized Syntax Tree</w:t>
                        </w:r>
                      </w:p>
                      <w:p w14:paraId="3315953C" w14:textId="77777777" w:rsidR="00945F88" w:rsidRDefault="00945F88"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45F88" w:rsidRDefault="00945F88"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45F88" w:rsidRDefault="00945F88" w:rsidP="005F7461">
                        <w:pPr>
                          <w:pStyle w:val="Normalwebb"/>
                          <w:spacing w:before="60" w:line="252" w:lineRule="auto"/>
                          <w:jc w:val="center"/>
                        </w:pPr>
                        <w:r>
                          <w:rPr>
                            <w:rFonts w:eastAsia="Calibri"/>
                            <w:sz w:val="22"/>
                            <w:szCs w:val="22"/>
                            <w:lang w:val="en-US"/>
                          </w:rPr>
                          <w:t>Middle Code List</w:t>
                        </w:r>
                      </w:p>
                      <w:p w14:paraId="321C1BE9" w14:textId="77777777" w:rsidR="00945F88" w:rsidRDefault="00945F88"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45F88" w:rsidRDefault="00945F88" w:rsidP="005F7461">
                        <w:pPr>
                          <w:pStyle w:val="Normalwebb"/>
                          <w:spacing w:before="60" w:line="252" w:lineRule="auto"/>
                          <w:jc w:val="center"/>
                        </w:pPr>
                        <w:r>
                          <w:rPr>
                            <w:rFonts w:eastAsia="Calibri"/>
                            <w:sz w:val="22"/>
                            <w:szCs w:val="22"/>
                            <w:lang w:val="en-US"/>
                          </w:rPr>
                          <w:t>Optimized Middle Code List</w:t>
                        </w:r>
                      </w:p>
                      <w:p w14:paraId="4CF9CB98" w14:textId="77777777" w:rsidR="00945F88" w:rsidRDefault="00945F88"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45F88" w:rsidRDefault="00945F88"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45F88" w:rsidRDefault="00945F88"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45F88" w:rsidRDefault="00945F88" w:rsidP="006F14D0">
                              <w:pPr>
                                <w:spacing w:before="60" w:after="0"/>
                                <w:jc w:val="center"/>
                                <w:rPr>
                                  <w:lang w:val="sv-SE"/>
                                </w:rPr>
                              </w:pPr>
                              <w:r>
                                <w:rPr>
                                  <w:lang w:val="sv-SE"/>
                                </w:rPr>
                                <w:t>Preprocessor</w:t>
                              </w:r>
                            </w:p>
                            <w:p w14:paraId="2CD90E0F" w14:textId="77777777" w:rsidR="00945F88" w:rsidRPr="00C7380D" w:rsidRDefault="00945F8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45F88" w:rsidRPr="008541FD" w:rsidRDefault="00945F88" w:rsidP="006F14D0">
                              <w:pPr>
                                <w:spacing w:before="60" w:after="0"/>
                                <w:jc w:val="center"/>
                              </w:pPr>
                              <w:r w:rsidRPr="008541FD">
                                <w:t>Source</w:t>
                              </w:r>
                              <w:r>
                                <w:t xml:space="preserve"> </w:t>
                              </w:r>
                              <w:r w:rsidRPr="008541FD">
                                <w:t>Code</w:t>
                              </w:r>
                            </w:p>
                            <w:p w14:paraId="1314F231" w14:textId="77777777" w:rsidR="00945F88" w:rsidRDefault="00945F8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45F88" w:rsidRDefault="00945F8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45F88" w:rsidRDefault="00945F88" w:rsidP="006F14D0">
                              <w:pPr>
                                <w:pStyle w:val="Normalwebb"/>
                                <w:spacing w:before="60" w:line="256" w:lineRule="auto"/>
                                <w:jc w:val="center"/>
                              </w:pPr>
                              <w:r>
                                <w:rPr>
                                  <w:rFonts w:eastAsia="Calibri"/>
                                  <w:sz w:val="22"/>
                                  <w:szCs w:val="22"/>
                                  <w:lang w:val="en-US"/>
                                </w:rPr>
                                <w:t>Processed Code</w:t>
                              </w:r>
                            </w:p>
                            <w:p w14:paraId="705B7689" w14:textId="77777777" w:rsidR="00945F88" w:rsidRDefault="00945F8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45F88" w:rsidRDefault="00945F8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45F88" w:rsidRDefault="00945F88" w:rsidP="006F14D0">
                              <w:pPr>
                                <w:pStyle w:val="Normalwebb"/>
                                <w:spacing w:before="60" w:line="254" w:lineRule="auto"/>
                                <w:jc w:val="center"/>
                              </w:pPr>
                              <w:r>
                                <w:rPr>
                                  <w:rFonts w:eastAsia="Calibri"/>
                                  <w:sz w:val="22"/>
                                  <w:szCs w:val="22"/>
                                  <w:lang w:val="en-US"/>
                                </w:rPr>
                                <w:t>Syntax Tree</w:t>
                              </w:r>
                            </w:p>
                            <w:p w14:paraId="20988EE2" w14:textId="77777777" w:rsidR="00945F88" w:rsidRDefault="00945F8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45F88" w:rsidRDefault="00945F8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45F88" w:rsidRDefault="00945F88" w:rsidP="006F14D0">
                              <w:pPr>
                                <w:pStyle w:val="Normalwebb"/>
                                <w:spacing w:before="60" w:line="252" w:lineRule="auto"/>
                                <w:jc w:val="center"/>
                              </w:pPr>
                              <w:r>
                                <w:rPr>
                                  <w:rFonts w:eastAsia="Calibri"/>
                                  <w:sz w:val="22"/>
                                  <w:szCs w:val="22"/>
                                  <w:lang w:val="en-US"/>
                                </w:rPr>
                                <w:t>Optimized Syntax Tree</w:t>
                              </w:r>
                            </w:p>
                            <w:p w14:paraId="35223DB0" w14:textId="77777777" w:rsidR="00945F88" w:rsidRDefault="00945F8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45F88" w:rsidRDefault="00945F8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45F88" w:rsidRDefault="00945F88" w:rsidP="006F14D0">
                              <w:pPr>
                                <w:pStyle w:val="Normalwebb"/>
                                <w:spacing w:before="60" w:line="252" w:lineRule="auto"/>
                                <w:jc w:val="center"/>
                              </w:pPr>
                              <w:r>
                                <w:rPr>
                                  <w:rFonts w:eastAsia="Calibri"/>
                                  <w:sz w:val="22"/>
                                  <w:szCs w:val="22"/>
                                  <w:lang w:val="en-US"/>
                                </w:rPr>
                                <w:t>Middle Code List</w:t>
                              </w:r>
                            </w:p>
                            <w:p w14:paraId="5410A942" w14:textId="77777777" w:rsidR="00945F88" w:rsidRDefault="00945F8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45F88" w:rsidRDefault="00945F88" w:rsidP="006F14D0">
                              <w:pPr>
                                <w:pStyle w:val="Normalwebb"/>
                                <w:spacing w:before="60" w:line="252" w:lineRule="auto"/>
                                <w:jc w:val="center"/>
                              </w:pPr>
                              <w:r>
                                <w:rPr>
                                  <w:rFonts w:eastAsia="Calibri"/>
                                  <w:sz w:val="22"/>
                                  <w:szCs w:val="22"/>
                                  <w:lang w:val="en-US"/>
                                </w:rPr>
                                <w:t>Optimized Middle Code List</w:t>
                              </w:r>
                            </w:p>
                            <w:p w14:paraId="36F7A1DE" w14:textId="77777777" w:rsidR="00945F88" w:rsidRDefault="00945F8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45F88" w:rsidRDefault="00945F8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45F88" w:rsidRDefault="00945F8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45F88" w:rsidRDefault="00945F88" w:rsidP="006F14D0">
                        <w:pPr>
                          <w:spacing w:before="60" w:after="0"/>
                          <w:jc w:val="center"/>
                          <w:rPr>
                            <w:lang w:val="sv-SE"/>
                          </w:rPr>
                        </w:pPr>
                        <w:r>
                          <w:rPr>
                            <w:lang w:val="sv-SE"/>
                          </w:rPr>
                          <w:t>Preprocessor</w:t>
                        </w:r>
                      </w:p>
                      <w:p w14:paraId="2CD90E0F" w14:textId="77777777" w:rsidR="00945F88" w:rsidRPr="00C7380D" w:rsidRDefault="00945F88"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45F88" w:rsidRPr="008541FD" w:rsidRDefault="00945F88" w:rsidP="006F14D0">
                        <w:pPr>
                          <w:spacing w:before="60" w:after="0"/>
                          <w:jc w:val="center"/>
                        </w:pPr>
                        <w:r w:rsidRPr="008541FD">
                          <w:t>Source</w:t>
                        </w:r>
                        <w:r>
                          <w:t xml:space="preserve"> </w:t>
                        </w:r>
                        <w:r w:rsidRPr="008541FD">
                          <w:t>Code</w:t>
                        </w:r>
                      </w:p>
                      <w:p w14:paraId="1314F231" w14:textId="77777777" w:rsidR="00945F88" w:rsidRDefault="00945F88"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45F88" w:rsidRDefault="00945F88"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45F88" w:rsidRDefault="00945F88" w:rsidP="006F14D0">
                        <w:pPr>
                          <w:pStyle w:val="Normalwebb"/>
                          <w:spacing w:before="60" w:line="256" w:lineRule="auto"/>
                          <w:jc w:val="center"/>
                        </w:pPr>
                        <w:r>
                          <w:rPr>
                            <w:rFonts w:eastAsia="Calibri"/>
                            <w:sz w:val="22"/>
                            <w:szCs w:val="22"/>
                            <w:lang w:val="en-US"/>
                          </w:rPr>
                          <w:t>Processed Code</w:t>
                        </w:r>
                      </w:p>
                      <w:p w14:paraId="705B7689" w14:textId="77777777" w:rsidR="00945F88" w:rsidRDefault="00945F88"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45F88" w:rsidRDefault="00945F88"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45F88" w:rsidRDefault="00945F88" w:rsidP="006F14D0">
                        <w:pPr>
                          <w:pStyle w:val="Normalwebb"/>
                          <w:spacing w:before="60" w:line="254" w:lineRule="auto"/>
                          <w:jc w:val="center"/>
                        </w:pPr>
                        <w:r>
                          <w:rPr>
                            <w:rFonts w:eastAsia="Calibri"/>
                            <w:sz w:val="22"/>
                            <w:szCs w:val="22"/>
                            <w:lang w:val="en-US"/>
                          </w:rPr>
                          <w:t>Syntax Tree</w:t>
                        </w:r>
                      </w:p>
                      <w:p w14:paraId="20988EE2" w14:textId="77777777" w:rsidR="00945F88" w:rsidRDefault="00945F88"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45F88" w:rsidRDefault="00945F88"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45F88" w:rsidRDefault="00945F88" w:rsidP="006F14D0">
                        <w:pPr>
                          <w:pStyle w:val="Normalwebb"/>
                          <w:spacing w:before="60" w:line="252" w:lineRule="auto"/>
                          <w:jc w:val="center"/>
                        </w:pPr>
                        <w:r>
                          <w:rPr>
                            <w:rFonts w:eastAsia="Calibri"/>
                            <w:sz w:val="22"/>
                            <w:szCs w:val="22"/>
                            <w:lang w:val="en-US"/>
                          </w:rPr>
                          <w:t>Optimized Syntax Tree</w:t>
                        </w:r>
                      </w:p>
                      <w:p w14:paraId="35223DB0" w14:textId="77777777" w:rsidR="00945F88" w:rsidRDefault="00945F88"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45F88" w:rsidRDefault="00945F88"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45F88" w:rsidRDefault="00945F88" w:rsidP="006F14D0">
                        <w:pPr>
                          <w:pStyle w:val="Normalwebb"/>
                          <w:spacing w:before="60" w:line="252" w:lineRule="auto"/>
                          <w:jc w:val="center"/>
                        </w:pPr>
                        <w:r>
                          <w:rPr>
                            <w:rFonts w:eastAsia="Calibri"/>
                            <w:sz w:val="22"/>
                            <w:szCs w:val="22"/>
                            <w:lang w:val="en-US"/>
                          </w:rPr>
                          <w:t>Middle Code List</w:t>
                        </w:r>
                      </w:p>
                      <w:p w14:paraId="5410A942" w14:textId="77777777" w:rsidR="00945F88" w:rsidRDefault="00945F88"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45F88" w:rsidRDefault="00945F88" w:rsidP="006F14D0">
                        <w:pPr>
                          <w:pStyle w:val="Normalwebb"/>
                          <w:spacing w:before="60" w:line="252" w:lineRule="auto"/>
                          <w:jc w:val="center"/>
                        </w:pPr>
                        <w:r>
                          <w:rPr>
                            <w:rFonts w:eastAsia="Calibri"/>
                            <w:sz w:val="22"/>
                            <w:szCs w:val="22"/>
                            <w:lang w:val="en-US"/>
                          </w:rPr>
                          <w:t>Optimized Middle Code List</w:t>
                        </w:r>
                      </w:p>
                      <w:p w14:paraId="36F7A1DE" w14:textId="77777777" w:rsidR="00945F88" w:rsidRDefault="00945F88"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45F88" w:rsidRDefault="00945F88"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45F88" w:rsidRDefault="00945F88"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0" w:author="Stefan Bjornander" w:date="2015-05-23T17:42:00Z" w:initials="SB">
    <w:p w14:paraId="7086E310" w14:textId="77777777" w:rsidR="00945F88" w:rsidRDefault="00945F88">
      <w:pPr>
        <w:pStyle w:val="Kommentarer"/>
      </w:pPr>
      <w:r>
        <w:rPr>
          <w:rStyle w:val="Kommentarsreferens"/>
        </w:rPr>
        <w:annotationRef/>
      </w:r>
    </w:p>
    <w:p w14:paraId="01C1DAD9" w14:textId="77777777" w:rsidR="00945F88" w:rsidRDefault="00945F8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1" w:author="Stefan Bjornander" w:date="2015-05-23T17:42:00Z" w:initials="SB">
    <w:p w14:paraId="04F55807" w14:textId="77777777" w:rsidR="00945F88" w:rsidRDefault="00945F88">
      <w:pPr>
        <w:pStyle w:val="Kommentarer"/>
      </w:pPr>
      <w:r>
        <w:rPr>
          <w:rStyle w:val="Kommentarsreferens"/>
        </w:rPr>
        <w:annotationRef/>
      </w:r>
    </w:p>
    <w:p w14:paraId="533EC9EE" w14:textId="77777777" w:rsidR="00945F88" w:rsidRDefault="00945F8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45F88" w:rsidRDefault="00945F88" w:rsidP="006C7309">
      <w:pPr>
        <w:spacing w:line="240" w:lineRule="auto"/>
      </w:pPr>
      <w:r>
        <w:separator/>
      </w:r>
    </w:p>
  </w:endnote>
  <w:endnote w:type="continuationSeparator" w:id="0">
    <w:p w14:paraId="0DD18C9D" w14:textId="77777777" w:rsidR="00945F88" w:rsidRDefault="00945F8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45F88" w:rsidRDefault="00945F88" w:rsidP="006C7309">
      <w:pPr>
        <w:spacing w:line="240" w:lineRule="auto"/>
      </w:pPr>
      <w:r>
        <w:separator/>
      </w:r>
    </w:p>
  </w:footnote>
  <w:footnote w:type="continuationSeparator" w:id="0">
    <w:p w14:paraId="0BA3DA21" w14:textId="77777777" w:rsidR="00945F88" w:rsidRDefault="00945F88" w:rsidP="006C7309">
      <w:pPr>
        <w:spacing w:line="240" w:lineRule="auto"/>
      </w:pPr>
      <w:r>
        <w:continuationSeparator/>
      </w:r>
    </w:p>
  </w:footnote>
  <w:footnote w:id="1">
    <w:p w14:paraId="2574BD6E" w14:textId="77777777" w:rsidR="00945F88" w:rsidRPr="00725EAE" w:rsidRDefault="00945F8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945F88" w:rsidRPr="00B4576D" w:rsidRDefault="00945F8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945F88" w:rsidRPr="00080A22" w:rsidRDefault="00945F8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2CA01E8" w:rsidR="00945F88" w:rsidRDefault="00945F8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945F88" w:rsidRDefault="00945F88" w:rsidP="00E80032">
      <w:pPr>
        <w:pStyle w:val="Code"/>
      </w:pPr>
      <w:r>
        <w:t>#define BOOL int</w:t>
      </w:r>
    </w:p>
    <w:p w14:paraId="5A8A6026" w14:textId="77777777" w:rsidR="00945F88" w:rsidRDefault="00945F88" w:rsidP="00E80032">
      <w:pPr>
        <w:pStyle w:val="Code"/>
      </w:pPr>
      <w:r>
        <w:t>#define TRUE 1</w:t>
      </w:r>
    </w:p>
    <w:p w14:paraId="09976B6C" w14:textId="77777777" w:rsidR="00945F88" w:rsidRPr="00BF232B" w:rsidRDefault="00945F88" w:rsidP="00E80032">
      <w:pPr>
        <w:pStyle w:val="Code"/>
      </w:pPr>
      <w:r>
        <w:t>#define FALSE 0</w:t>
      </w:r>
    </w:p>
  </w:footnote>
  <w:footnote w:id="5">
    <w:p w14:paraId="1100CB01" w14:textId="77777777" w:rsidR="00945F88" w:rsidRDefault="00945F8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945F88" w:rsidRDefault="00945F88" w:rsidP="00E80032">
      <w:r>
        <w:rPr>
          <w:rStyle w:val="Fotnotsreferens"/>
        </w:rPr>
        <w:footnoteRef/>
      </w:r>
      <w:r>
        <w:t xml:space="preserve"> Depending of the compiler and its warning level settings.</w:t>
      </w:r>
    </w:p>
  </w:footnote>
  <w:footnote w:id="7">
    <w:p w14:paraId="3D554D37" w14:textId="77777777" w:rsidR="00945F88" w:rsidRPr="004679D4" w:rsidRDefault="00945F8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945F88" w:rsidRPr="00C03AB7" w:rsidRDefault="00945F8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945F88" w:rsidRPr="000C5114" w:rsidRDefault="00945F8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945F88" w:rsidRPr="002343ED" w:rsidRDefault="00945F8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945F88" w:rsidRDefault="00945F88" w:rsidP="00E80032">
      <w:r>
        <w:rPr>
          <w:rStyle w:val="Fotnotsreferens"/>
        </w:rPr>
        <w:footnoteRef/>
      </w:r>
      <w:r>
        <w:t xml:space="preserve"> However, we have no knowledge about the actual address; it may be 10,000 or anything else.</w:t>
      </w:r>
    </w:p>
  </w:footnote>
  <w:footnote w:id="12">
    <w:p w14:paraId="575EFDCD" w14:textId="77777777" w:rsidR="00945F88" w:rsidRPr="009B0162" w:rsidRDefault="00945F88"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945F88" w:rsidRDefault="00945F8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945F88" w:rsidRDefault="00945F8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945F88" w:rsidRPr="00E554CC" w:rsidRDefault="00945F8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945F88" w:rsidRPr="00391B01" w:rsidRDefault="00945F8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945F88" w:rsidRDefault="00945F8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945F88" w:rsidRDefault="00945F8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945F88" w:rsidRDefault="00945F88" w:rsidP="00E80032">
      <w:r>
        <w:rPr>
          <w:rStyle w:val="Fotnotsreferens"/>
        </w:rPr>
        <w:footnoteRef/>
      </w:r>
      <w:r>
        <w:t xml:space="preserve"> There is no rational explanation, just accept it.</w:t>
      </w:r>
    </w:p>
  </w:footnote>
  <w:footnote w:id="20">
    <w:p w14:paraId="0B9FD0C4" w14:textId="77777777" w:rsidR="00945F88" w:rsidRDefault="00945F8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945F88" w:rsidRPr="00EF01A1" w:rsidRDefault="00945F8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945F88" w:rsidRPr="008655EC" w:rsidRDefault="00945F8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472</Pages>
  <Words>146225</Words>
  <Characters>774993</Characters>
  <Application>Microsoft Office Word</Application>
  <DocSecurity>0</DocSecurity>
  <Lines>6458</Lines>
  <Paragraphs>1838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cp:revision>
  <cp:lastPrinted>2017-05-07T13:41:00Z</cp:lastPrinted>
  <dcterms:created xsi:type="dcterms:W3CDTF">2020-10-27T11:06:00Z</dcterms:created>
  <dcterms:modified xsi:type="dcterms:W3CDTF">2020-10-27T11:11:00Z</dcterms:modified>
</cp:coreProperties>
</file>