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DF2A42">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DF2A42">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7FA3924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Label and Goto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DF2A42">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DF2A42">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DF2A42">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DF2A42">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DF2A42">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DF2A42">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DF2A42">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DF2A42">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67BC91F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Goto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2C52BE9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Next-Double Goto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548DC97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DD6D68" w:rsidRPr="00903DBA">
              <w:rPr>
                <w:rStyle w:val="Hyperlnk"/>
                <w:noProof/>
              </w:rPr>
              <w:t>Goto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DF2A42">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01D7C9F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Return, Exit, and Goto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DF2A42">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DF2A42">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DF2A42">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DF2A42">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DF2A42">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DF2A42">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DF2A42">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DF2A42">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DF2A42">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DF2A42">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DF2A42">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DF2A42">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382F96">
      <w:pPr>
        <w:pStyle w:val="Liststycke"/>
        <w:numPr>
          <w:ilvl w:val="0"/>
          <w:numId w:val="166"/>
        </w:numPr>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382F96">
      <w:pPr>
        <w:pStyle w:val="Liststycke"/>
        <w:numPr>
          <w:ilvl w:val="0"/>
          <w:numId w:val="166"/>
        </w:numPr>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205DE" w:rsidRPr="00D2146B" w:rsidRDefault="005205D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205DE" w:rsidRPr="00D2146B" w:rsidRDefault="005205D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205DE" w:rsidRDefault="005205D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205DE" w:rsidRDefault="005205DE" w:rsidP="00942B30">
                              <w:pPr>
                                <w:spacing w:before="60" w:line="256" w:lineRule="auto"/>
                                <w:jc w:val="center"/>
                                <w:rPr>
                                  <w:sz w:val="24"/>
                                  <w:szCs w:val="24"/>
                                </w:rPr>
                              </w:pPr>
                              <w:r>
                                <w:rPr>
                                  <w:rFonts w:eastAsia="Calibri"/>
                                  <w:color w:val="000000"/>
                                  <w:sz w:val="18"/>
                                  <w:szCs w:val="18"/>
                                </w:rPr>
                                <w:t>Parser</w:t>
                              </w:r>
                            </w:p>
                            <w:p w14:paraId="1ABFD117" w14:textId="77777777" w:rsidR="005205DE" w:rsidRDefault="005205D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205DE" w:rsidRDefault="005205DE" w:rsidP="003727AB">
                              <w:pPr>
                                <w:spacing w:before="60" w:line="254" w:lineRule="auto"/>
                                <w:jc w:val="center"/>
                                <w:rPr>
                                  <w:sz w:val="24"/>
                                  <w:szCs w:val="24"/>
                                </w:rPr>
                              </w:pPr>
                              <w:r>
                                <w:rPr>
                                  <w:rFonts w:eastAsia="Calibri"/>
                                  <w:color w:val="000000"/>
                                  <w:sz w:val="18"/>
                                  <w:szCs w:val="18"/>
                                </w:rPr>
                                <w:t>Scanner</w:t>
                              </w:r>
                            </w:p>
                            <w:p w14:paraId="03FD0412" w14:textId="77777777" w:rsidR="005205DE" w:rsidRDefault="005205D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205DE" w:rsidRDefault="005205D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05DE" w:rsidRDefault="005205DE" w:rsidP="003567A1">
                              <w:pPr>
                                <w:spacing w:before="0" w:line="252" w:lineRule="auto"/>
                                <w:jc w:val="center"/>
                                <w:rPr>
                                  <w:sz w:val="24"/>
                                  <w:szCs w:val="24"/>
                                </w:rPr>
                              </w:pPr>
                            </w:p>
                            <w:p w14:paraId="217B84F7" w14:textId="77777777" w:rsidR="005205DE" w:rsidRDefault="005205D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205DE" w:rsidRDefault="005205D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205DE" w:rsidRPr="00EF6288" w:rsidRDefault="005205D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205DE" w:rsidRDefault="005205D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05DE" w:rsidRDefault="005205D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205DE" w:rsidRDefault="005205D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205DE" w:rsidRPr="00E962F6" w:rsidRDefault="005205D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205DE" w:rsidRDefault="005205D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205DE" w:rsidRDefault="005205D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205DE" w:rsidRDefault="005205D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205DE" w:rsidRDefault="005205D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205DE" w:rsidRDefault="005205D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205DE" w:rsidRPr="00D2146B" w:rsidRDefault="005205D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205DE" w:rsidRPr="00D2146B" w:rsidRDefault="005205D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205DE" w:rsidRDefault="005205D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205DE" w:rsidRDefault="005205DE" w:rsidP="00942B30">
                        <w:pPr>
                          <w:spacing w:before="60" w:line="256" w:lineRule="auto"/>
                          <w:jc w:val="center"/>
                          <w:rPr>
                            <w:sz w:val="24"/>
                            <w:szCs w:val="24"/>
                          </w:rPr>
                        </w:pPr>
                        <w:r>
                          <w:rPr>
                            <w:rFonts w:eastAsia="Calibri"/>
                            <w:color w:val="000000"/>
                            <w:sz w:val="18"/>
                            <w:szCs w:val="18"/>
                          </w:rPr>
                          <w:t>Parser</w:t>
                        </w:r>
                      </w:p>
                      <w:p w14:paraId="1ABFD117" w14:textId="77777777" w:rsidR="005205DE" w:rsidRDefault="005205D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205DE" w:rsidRDefault="005205DE" w:rsidP="003727AB">
                        <w:pPr>
                          <w:spacing w:before="60" w:line="254" w:lineRule="auto"/>
                          <w:jc w:val="center"/>
                          <w:rPr>
                            <w:sz w:val="24"/>
                            <w:szCs w:val="24"/>
                          </w:rPr>
                        </w:pPr>
                        <w:r>
                          <w:rPr>
                            <w:rFonts w:eastAsia="Calibri"/>
                            <w:color w:val="000000"/>
                            <w:sz w:val="18"/>
                            <w:szCs w:val="18"/>
                          </w:rPr>
                          <w:t>Scanner</w:t>
                        </w:r>
                      </w:p>
                      <w:p w14:paraId="03FD0412" w14:textId="77777777" w:rsidR="005205DE" w:rsidRDefault="005205D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205DE" w:rsidRDefault="005205D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05DE" w:rsidRDefault="005205DE" w:rsidP="003567A1">
                        <w:pPr>
                          <w:spacing w:before="0" w:line="252" w:lineRule="auto"/>
                          <w:jc w:val="center"/>
                          <w:rPr>
                            <w:sz w:val="24"/>
                            <w:szCs w:val="24"/>
                          </w:rPr>
                        </w:pPr>
                      </w:p>
                      <w:p w14:paraId="217B84F7" w14:textId="77777777" w:rsidR="005205DE" w:rsidRDefault="005205D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205DE" w:rsidRDefault="005205D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205DE" w:rsidRPr="00EF6288" w:rsidRDefault="005205D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205DE" w:rsidRDefault="005205D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05DE" w:rsidRDefault="005205D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205DE" w:rsidRDefault="005205D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205DE" w:rsidRPr="00E962F6" w:rsidRDefault="005205D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205DE" w:rsidRDefault="005205D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205DE" w:rsidRDefault="005205D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205DE" w:rsidRDefault="005205D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205DE" w:rsidRDefault="005205D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205DE" w:rsidRDefault="005205D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205DE" w:rsidRPr="00D2146B" w:rsidRDefault="005205D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205DE" w:rsidRPr="00D2146B" w:rsidRDefault="005205D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205DE" w:rsidRDefault="005205D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205DE" w:rsidRDefault="005205DE" w:rsidP="00541B67">
                              <w:pPr>
                                <w:spacing w:before="60" w:line="256" w:lineRule="auto"/>
                                <w:jc w:val="center"/>
                                <w:rPr>
                                  <w:sz w:val="24"/>
                                  <w:szCs w:val="24"/>
                                </w:rPr>
                              </w:pPr>
                              <w:r>
                                <w:rPr>
                                  <w:rFonts w:eastAsia="Calibri"/>
                                  <w:color w:val="000000"/>
                                  <w:sz w:val="18"/>
                                  <w:szCs w:val="18"/>
                                </w:rPr>
                                <w:t>Parser</w:t>
                              </w:r>
                            </w:p>
                            <w:p w14:paraId="738A4637" w14:textId="77777777" w:rsidR="005205DE" w:rsidRDefault="005205D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205DE" w:rsidRDefault="005205DE" w:rsidP="00541B67">
                              <w:pPr>
                                <w:spacing w:before="60" w:line="254" w:lineRule="auto"/>
                                <w:jc w:val="center"/>
                                <w:rPr>
                                  <w:sz w:val="24"/>
                                  <w:szCs w:val="24"/>
                                </w:rPr>
                              </w:pPr>
                              <w:r>
                                <w:rPr>
                                  <w:rFonts w:eastAsia="Calibri"/>
                                  <w:color w:val="000000"/>
                                  <w:sz w:val="18"/>
                                  <w:szCs w:val="18"/>
                                </w:rPr>
                                <w:t>Scanner</w:t>
                              </w:r>
                            </w:p>
                            <w:p w14:paraId="1FC59E41" w14:textId="77777777" w:rsidR="005205DE" w:rsidRDefault="005205D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205DE" w:rsidRDefault="005205D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05DE" w:rsidRDefault="005205DE" w:rsidP="00541B67">
                              <w:pPr>
                                <w:spacing w:before="0" w:line="252" w:lineRule="auto"/>
                                <w:jc w:val="center"/>
                                <w:rPr>
                                  <w:sz w:val="24"/>
                                  <w:szCs w:val="24"/>
                                </w:rPr>
                              </w:pPr>
                            </w:p>
                            <w:p w14:paraId="1164C4DA" w14:textId="77777777" w:rsidR="005205DE" w:rsidRDefault="005205D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205DE" w:rsidRDefault="005205D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205DE" w:rsidRPr="00EF6288" w:rsidRDefault="005205D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205DE" w:rsidRDefault="005205D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05DE" w:rsidRDefault="005205D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205DE" w:rsidRDefault="005205D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205DE" w:rsidRPr="00E962F6" w:rsidRDefault="005205D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205DE" w:rsidRDefault="005205D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205DE" w:rsidRDefault="005205D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205DE" w:rsidRDefault="005205D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205DE" w:rsidRDefault="005205D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205DE" w:rsidRDefault="005205D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205DE" w:rsidRPr="00D2146B" w:rsidRDefault="005205D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205DE" w:rsidRPr="00D2146B" w:rsidRDefault="005205D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205DE" w:rsidRDefault="005205D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205DE" w:rsidRDefault="005205DE" w:rsidP="00541B67">
                        <w:pPr>
                          <w:spacing w:before="60" w:line="256" w:lineRule="auto"/>
                          <w:jc w:val="center"/>
                          <w:rPr>
                            <w:sz w:val="24"/>
                            <w:szCs w:val="24"/>
                          </w:rPr>
                        </w:pPr>
                        <w:r>
                          <w:rPr>
                            <w:rFonts w:eastAsia="Calibri"/>
                            <w:color w:val="000000"/>
                            <w:sz w:val="18"/>
                            <w:szCs w:val="18"/>
                          </w:rPr>
                          <w:t>Parser</w:t>
                        </w:r>
                      </w:p>
                      <w:p w14:paraId="738A4637" w14:textId="77777777" w:rsidR="005205DE" w:rsidRDefault="005205D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205DE" w:rsidRDefault="005205DE" w:rsidP="00541B67">
                        <w:pPr>
                          <w:spacing w:before="60" w:line="254" w:lineRule="auto"/>
                          <w:jc w:val="center"/>
                          <w:rPr>
                            <w:sz w:val="24"/>
                            <w:szCs w:val="24"/>
                          </w:rPr>
                        </w:pPr>
                        <w:r>
                          <w:rPr>
                            <w:rFonts w:eastAsia="Calibri"/>
                            <w:color w:val="000000"/>
                            <w:sz w:val="18"/>
                            <w:szCs w:val="18"/>
                          </w:rPr>
                          <w:t>Scanner</w:t>
                        </w:r>
                      </w:p>
                      <w:p w14:paraId="1FC59E41" w14:textId="77777777" w:rsidR="005205DE" w:rsidRDefault="005205D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205DE" w:rsidRDefault="005205D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05DE" w:rsidRDefault="005205DE" w:rsidP="00541B67">
                        <w:pPr>
                          <w:spacing w:before="0" w:line="252" w:lineRule="auto"/>
                          <w:jc w:val="center"/>
                          <w:rPr>
                            <w:sz w:val="24"/>
                            <w:szCs w:val="24"/>
                          </w:rPr>
                        </w:pPr>
                      </w:p>
                      <w:p w14:paraId="1164C4DA" w14:textId="77777777" w:rsidR="005205DE" w:rsidRDefault="005205D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205DE" w:rsidRDefault="005205D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205DE" w:rsidRPr="00EF6288" w:rsidRDefault="005205D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205DE" w:rsidRDefault="005205D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05DE" w:rsidRDefault="005205D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205DE" w:rsidRDefault="005205D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205DE" w:rsidRPr="00E962F6" w:rsidRDefault="005205D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205DE" w:rsidRDefault="005205D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205DE" w:rsidRDefault="005205D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205DE" w:rsidRDefault="005205D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205DE" w:rsidRDefault="005205D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205DE" w:rsidRDefault="005205D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B2097E">
      <w:pPr>
        <w:pStyle w:val="Liststycke"/>
        <w:numPr>
          <w:ilvl w:val="0"/>
          <w:numId w:val="165"/>
        </w:numPr>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B2097E">
      <w:pPr>
        <w:pStyle w:val="Liststycke"/>
        <w:numPr>
          <w:ilvl w:val="0"/>
          <w:numId w:val="165"/>
        </w:numPr>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B2097E">
      <w:pPr>
        <w:pStyle w:val="Liststycke"/>
        <w:numPr>
          <w:ilvl w:val="0"/>
          <w:numId w:val="165"/>
        </w:numPr>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w:t>
      </w:r>
      <w:r w:rsidR="001F62D0" w:rsidRPr="00903DBA">
        <w:rPr>
          <w:highlight w:val="white"/>
        </w:rPr>
        <w:lastRenderedPageBreak/>
        <w:t xml:space="preserve">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lastRenderedPageBreak/>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lastRenderedPageBreak/>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lastRenderedPageBreak/>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E40B78">
      <w:pPr>
        <w:pStyle w:val="Liststycke"/>
        <w:numPr>
          <w:ilvl w:val="0"/>
          <w:numId w:val="88"/>
        </w:numPr>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E40B78">
      <w:pPr>
        <w:pStyle w:val="Liststycke"/>
        <w:numPr>
          <w:ilvl w:val="0"/>
          <w:numId w:val="88"/>
        </w:numPr>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E40B78">
      <w:pPr>
        <w:pStyle w:val="Liststycke"/>
        <w:numPr>
          <w:ilvl w:val="0"/>
          <w:numId w:val="88"/>
        </w:numPr>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E40B78">
      <w:pPr>
        <w:pStyle w:val="Liststycke"/>
        <w:numPr>
          <w:ilvl w:val="0"/>
          <w:numId w:val="88"/>
        </w:numPr>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lastRenderedPageBreak/>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lastRenderedPageBreak/>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lastRenderedPageBreak/>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lastRenderedPageBreak/>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lastRenderedPageBreak/>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lastRenderedPageBreak/>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lastRenderedPageBreak/>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r w:rsidRPr="00903DBA">
        <w:lastRenderedPageBreak/>
        <w:t>Parsing</w:t>
      </w:r>
      <w:bookmarkEnd w:id="26"/>
      <w:bookmarkEnd w:id="27"/>
      <w:bookmarkEnd w:id="28"/>
      <w:bookmarkEnd w:id="29"/>
    </w:p>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0"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p w14:paraId="65D70A34" w14:textId="77777777" w:rsidR="00A7579B" w:rsidRPr="00E00AF6" w:rsidRDefault="00A7579B" w:rsidP="00A7579B">
      <w:pPr>
        <w:pStyle w:val="Code"/>
        <w:rPr>
          <w:highlight w:val="white"/>
        </w:rPr>
      </w:pPr>
      <w:r w:rsidRPr="00E00AF6">
        <w:rPr>
          <w:highlight w:val="white"/>
        </w:rPr>
        <w:t>namespace CCompiler {</w:t>
      </w:r>
    </w:p>
    <w:p w14:paraId="05AF533F" w14:textId="77777777" w:rsidR="00A7579B" w:rsidRDefault="00A7579B" w:rsidP="00A7579B">
      <w:pPr>
        <w:pStyle w:val="Code"/>
        <w:rPr>
          <w:highlight w:val="white"/>
        </w:rPr>
      </w:pPr>
      <w:r w:rsidRPr="00E00AF6">
        <w:rPr>
          <w:highlight w:val="white"/>
        </w:rPr>
        <w:t xml:space="preserve">  public enum MiddleOperator</w:t>
      </w:r>
    </w:p>
    <w:p w14:paraId="32195002" w14:textId="77777777" w:rsidR="00A7579B" w:rsidRPr="00E00AF6" w:rsidRDefault="00A7579B" w:rsidP="00A7579B">
      <w:pPr>
        <w:pStyle w:val="Code"/>
        <w:rPr>
          <w:highlight w:val="white"/>
        </w:rPr>
      </w:pPr>
      <w:r>
        <w:rPr>
          <w:highlight w:val="white"/>
        </w:rPr>
        <w:t xml:space="preserve">  </w:t>
      </w:r>
      <w:r w:rsidRPr="00E00AF6">
        <w:rPr>
          <w:highlight w:val="white"/>
        </w:rPr>
        <w:t xml:space="preserve"> {Goto, AssignRegister, Compare,</w:t>
      </w:r>
    </w:p>
    <w:p w14:paraId="101F3871" w14:textId="77777777" w:rsidR="00A7579B" w:rsidRPr="00E00AF6" w:rsidRDefault="00A7579B" w:rsidP="00A7579B">
      <w:pPr>
        <w:pStyle w:val="Code"/>
        <w:rPr>
          <w:highlight w:val="white"/>
        </w:rPr>
      </w:pPr>
      <w:r w:rsidRPr="00E00AF6">
        <w:rPr>
          <w:highlight w:val="white"/>
        </w:rPr>
        <w:t xml:space="preserve">    InspectFlagbyte, InspectRegister, SysCall,</w:t>
      </w:r>
    </w:p>
    <w:p w14:paraId="18C5071E" w14:textId="77777777" w:rsidR="00A7579B" w:rsidRPr="00E00AF6" w:rsidRDefault="00A7579B" w:rsidP="00A7579B">
      <w:pPr>
        <w:pStyle w:val="Code"/>
        <w:rPr>
          <w:highlight w:val="white"/>
        </w:rPr>
      </w:pPr>
      <w:r w:rsidRPr="00E00AF6">
        <w:rPr>
          <w:highlight w:val="white"/>
        </w:rPr>
        <w:t xml:space="preserve">    JumpRegister, Interrupt, Expression, Declaration,</w:t>
      </w:r>
    </w:p>
    <w:p w14:paraId="59AEC8FD" w14:textId="77777777" w:rsidR="00A7579B" w:rsidRPr="00E00AF6" w:rsidRDefault="00A7579B" w:rsidP="00A7579B">
      <w:pPr>
        <w:pStyle w:val="Code"/>
        <w:rPr>
          <w:highlight w:val="white"/>
        </w:rPr>
      </w:pPr>
      <w:r w:rsidRPr="00E00AF6">
        <w:rPr>
          <w:highlight w:val="white"/>
        </w:rPr>
        <w:t xml:space="preserve">    PushZero, PushOne, PushFloat, PopFloat, TopFloat,</w:t>
      </w:r>
    </w:p>
    <w:p w14:paraId="21616981" w14:textId="77777777" w:rsidR="00A7579B" w:rsidRPr="00E00AF6" w:rsidRDefault="00A7579B" w:rsidP="00A7579B">
      <w:pPr>
        <w:pStyle w:val="Code"/>
        <w:rPr>
          <w:highlight w:val="white"/>
        </w:rPr>
      </w:pPr>
      <w:r w:rsidRPr="00E00AF6">
        <w:rPr>
          <w:highlight w:val="white"/>
        </w:rPr>
        <w:t xml:space="preserve">    PopEmpty, Comma, AssignInitSize, Assign, LogicalOr, LogicalAnd,</w:t>
      </w:r>
    </w:p>
    <w:p w14:paraId="31193A4E" w14:textId="77777777" w:rsidR="00A7579B" w:rsidRPr="00E00AF6" w:rsidRDefault="00A7579B" w:rsidP="00A7579B">
      <w:pPr>
        <w:pStyle w:val="Code"/>
        <w:rPr>
          <w:highlight w:val="white"/>
        </w:rPr>
      </w:pPr>
      <w:r w:rsidRPr="00E00AF6">
        <w:rPr>
          <w:highlight w:val="white"/>
        </w:rPr>
        <w:t xml:space="preserve">    BitwiseOr, BitwiseXOr, BitwiseAnd,</w:t>
      </w:r>
    </w:p>
    <w:p w14:paraId="2FDE7DE8" w14:textId="77777777" w:rsidR="00A7579B" w:rsidRPr="00E00AF6" w:rsidRDefault="00A7579B" w:rsidP="00A7579B">
      <w:pPr>
        <w:pStyle w:val="Code"/>
        <w:rPr>
          <w:highlight w:val="white"/>
        </w:rPr>
      </w:pPr>
      <w:r w:rsidRPr="00E00AF6">
        <w:rPr>
          <w:highlight w:val="white"/>
        </w:rPr>
        <w:t xml:space="preserve">    Equal, NotEqual, SignedLessThan,</w:t>
      </w:r>
    </w:p>
    <w:p w14:paraId="0590F045" w14:textId="77777777" w:rsidR="00A7579B" w:rsidRPr="00E00AF6" w:rsidRDefault="00A7579B" w:rsidP="00A7579B">
      <w:pPr>
        <w:pStyle w:val="Code"/>
        <w:rPr>
          <w:highlight w:val="white"/>
        </w:rPr>
      </w:pPr>
      <w:r w:rsidRPr="00E00AF6">
        <w:rPr>
          <w:highlight w:val="white"/>
        </w:rPr>
        <w:t xml:space="preserve">    SignedLessThanEqual, SignedGreaterThan,</w:t>
      </w:r>
    </w:p>
    <w:p w14:paraId="245E4961" w14:textId="77777777" w:rsidR="00A7579B" w:rsidRPr="00E00AF6" w:rsidRDefault="00A7579B" w:rsidP="00A7579B">
      <w:pPr>
        <w:pStyle w:val="Code"/>
        <w:rPr>
          <w:highlight w:val="white"/>
        </w:rPr>
      </w:pPr>
      <w:r w:rsidRPr="00E00AF6">
        <w:rPr>
          <w:highlight w:val="white"/>
        </w:rPr>
        <w:t xml:space="preserve">    SignedGreaterThanEqual, UnsignedLessThan,</w:t>
      </w:r>
    </w:p>
    <w:p w14:paraId="5031DE90" w14:textId="77777777" w:rsidR="00A7579B" w:rsidRPr="00E00AF6" w:rsidRDefault="00A7579B" w:rsidP="00A7579B">
      <w:pPr>
        <w:pStyle w:val="Code"/>
        <w:rPr>
          <w:highlight w:val="white"/>
        </w:rPr>
      </w:pPr>
      <w:r w:rsidRPr="00E00AF6">
        <w:rPr>
          <w:highlight w:val="white"/>
        </w:rPr>
        <w:t xml:space="preserve">    UnsignedLessThanEqual, UnsignedGreaterThan,</w:t>
      </w:r>
    </w:p>
    <w:p w14:paraId="2434095D" w14:textId="77777777" w:rsidR="00A7579B" w:rsidRPr="00E00AF6" w:rsidRDefault="00A7579B" w:rsidP="00A7579B">
      <w:pPr>
        <w:pStyle w:val="Code"/>
        <w:rPr>
          <w:highlight w:val="white"/>
        </w:rPr>
      </w:pPr>
      <w:r w:rsidRPr="00E00AF6">
        <w:rPr>
          <w:highlight w:val="white"/>
        </w:rPr>
        <w:t xml:space="preserve">    UnsignedGreaterThanEqual, ShiftLeft,</w:t>
      </w:r>
    </w:p>
    <w:p w14:paraId="7B580076" w14:textId="77777777" w:rsidR="00A7579B" w:rsidRPr="00E00AF6" w:rsidRDefault="00A7579B" w:rsidP="00A7579B">
      <w:pPr>
        <w:pStyle w:val="Code"/>
        <w:rPr>
          <w:highlight w:val="white"/>
        </w:rPr>
      </w:pPr>
      <w:r w:rsidRPr="00E00AF6">
        <w:rPr>
          <w:highlight w:val="white"/>
        </w:rPr>
        <w:t xml:space="preserve">    ShiftRight, BinaryAdd, BinarySubtract,</w:t>
      </w:r>
    </w:p>
    <w:p w14:paraId="7A169A3C" w14:textId="77777777" w:rsidR="00A7579B" w:rsidRPr="00E00AF6" w:rsidRDefault="00A7579B" w:rsidP="00A7579B">
      <w:pPr>
        <w:pStyle w:val="Code"/>
        <w:rPr>
          <w:highlight w:val="white"/>
        </w:rPr>
      </w:pPr>
      <w:r w:rsidRPr="00E00AF6">
        <w:rPr>
          <w:highlight w:val="white"/>
        </w:rPr>
        <w:t xml:space="preserve">    SignedMultiply, SignedDivide, SignedModulo,</w:t>
      </w:r>
    </w:p>
    <w:p w14:paraId="5027FB3D" w14:textId="77777777" w:rsidR="00A7579B" w:rsidRPr="00E00AF6" w:rsidRDefault="00A7579B" w:rsidP="00A7579B">
      <w:pPr>
        <w:pStyle w:val="Code"/>
        <w:rPr>
          <w:highlight w:val="white"/>
        </w:rPr>
      </w:pPr>
      <w:r w:rsidRPr="00E00AF6">
        <w:rPr>
          <w:highlight w:val="white"/>
        </w:rPr>
        <w:t xml:space="preserve">    UnsignedMultiply, UnsignedDivide, UnsignedModulo,</w:t>
      </w:r>
    </w:p>
    <w:p w14:paraId="28DE2E5A" w14:textId="77777777" w:rsidR="00A7579B" w:rsidRPr="00E00AF6" w:rsidRDefault="00A7579B" w:rsidP="00A7579B">
      <w:pPr>
        <w:pStyle w:val="Code"/>
        <w:rPr>
          <w:highlight w:val="white"/>
        </w:rPr>
      </w:pPr>
      <w:r w:rsidRPr="00E00AF6">
        <w:rPr>
          <w:highlight w:val="white"/>
        </w:rPr>
        <w:t xml:space="preserve">    UnaryAdd, UnarySubtract, Carry, NotCarry,</w:t>
      </w:r>
    </w:p>
    <w:p w14:paraId="6EA4E857" w14:textId="77777777" w:rsidR="00A7579B" w:rsidRPr="00E00AF6" w:rsidRDefault="00A7579B" w:rsidP="00A7579B">
      <w:pPr>
        <w:pStyle w:val="Code"/>
        <w:rPr>
          <w:highlight w:val="white"/>
        </w:rPr>
      </w:pPr>
      <w:r w:rsidRPr="00E00AF6">
        <w:rPr>
          <w:highlight w:val="white"/>
        </w:rPr>
        <w:t xml:space="preserve">    LogicalNot, BitwiseNot, Address, Dereference,</w:t>
      </w:r>
    </w:p>
    <w:p w14:paraId="477253E8" w14:textId="77777777" w:rsidR="00A7579B" w:rsidRPr="00E00AF6" w:rsidRDefault="00A7579B" w:rsidP="00A7579B">
      <w:pPr>
        <w:pStyle w:val="Code"/>
        <w:rPr>
          <w:highlight w:val="white"/>
        </w:rPr>
      </w:pPr>
      <w:r w:rsidRPr="00E00AF6">
        <w:rPr>
          <w:highlight w:val="white"/>
        </w:rPr>
        <w:t xml:space="preserve">    Call, PostCall, DecreaseStack,</w:t>
      </w:r>
    </w:p>
    <w:p w14:paraId="0809C054" w14:textId="77777777" w:rsidR="00A7579B" w:rsidRPr="00E00AF6" w:rsidRDefault="00A7579B" w:rsidP="00A7579B">
      <w:pPr>
        <w:pStyle w:val="Code"/>
        <w:rPr>
          <w:highlight w:val="white"/>
        </w:rPr>
      </w:pPr>
      <w:r w:rsidRPr="00E00AF6">
        <w:rPr>
          <w:highlight w:val="white"/>
        </w:rPr>
        <w:t xml:space="preserve">    ParameterInitSize, Parameter, Empty, SetReturnValue,</w:t>
      </w:r>
    </w:p>
    <w:p w14:paraId="79241035" w14:textId="77777777" w:rsidR="00A7579B" w:rsidRPr="00E00AF6" w:rsidRDefault="00A7579B" w:rsidP="00A7579B">
      <w:pPr>
        <w:pStyle w:val="Code"/>
        <w:rPr>
          <w:highlight w:val="white"/>
        </w:rPr>
      </w:pPr>
      <w:r w:rsidRPr="00E00AF6">
        <w:rPr>
          <w:highlight w:val="white"/>
        </w:rPr>
        <w:t xml:space="preserve">    Return, Exit, Increment, Decrement, PreCall,</w:t>
      </w:r>
    </w:p>
    <w:p w14:paraId="778EBC35" w14:textId="77777777" w:rsidR="00A7579B" w:rsidRPr="00E00AF6" w:rsidRDefault="00A7579B" w:rsidP="00A7579B">
      <w:pPr>
        <w:pStyle w:val="Code"/>
        <w:rPr>
          <w:highlight w:val="white"/>
        </w:rPr>
      </w:pPr>
      <w:r w:rsidRPr="00E00AF6">
        <w:rPr>
          <w:highlight w:val="white"/>
        </w:rPr>
        <w:t xml:space="preserve">    FunctionEnd, Conditional, GetReturnValue,</w:t>
      </w:r>
    </w:p>
    <w:p w14:paraId="39D7404E" w14:textId="77777777" w:rsidR="00A7579B" w:rsidRPr="00E00AF6" w:rsidRDefault="00A7579B" w:rsidP="00A7579B">
      <w:pPr>
        <w:pStyle w:val="Code"/>
        <w:rPr>
          <w:highlight w:val="white"/>
        </w:rPr>
      </w:pPr>
      <w:r w:rsidRPr="00E00AF6">
        <w:rPr>
          <w:highlight w:val="white"/>
        </w:rPr>
        <w:t xml:space="preserve">    IntegralToIntegral, IntegralToFloating, FloatingToIntegral,</w:t>
      </w:r>
    </w:p>
    <w:p w14:paraId="11CABE57" w14:textId="77777777" w:rsidR="00A7579B" w:rsidRPr="00E00AF6" w:rsidRDefault="00A7579B" w:rsidP="00A7579B">
      <w:pPr>
        <w:pStyle w:val="Code"/>
        <w:rPr>
          <w:highlight w:val="white"/>
        </w:rPr>
      </w:pPr>
      <w:r w:rsidRPr="00E00AF6">
        <w:rPr>
          <w:highlight w:val="white"/>
        </w:rPr>
        <w:t xml:space="preserve">    ArrayToPointer, FunctionToPointer, StringToPointer,</w:t>
      </w:r>
    </w:p>
    <w:p w14:paraId="29F4C674" w14:textId="77777777" w:rsidR="00A7579B" w:rsidRPr="00E00AF6" w:rsidRDefault="00A7579B" w:rsidP="00A7579B">
      <w:pPr>
        <w:pStyle w:val="Code"/>
        <w:rPr>
          <w:highlight w:val="white"/>
        </w:rPr>
      </w:pPr>
      <w:r w:rsidRPr="00E00AF6">
        <w:rPr>
          <w:highlight w:val="white"/>
        </w:rPr>
        <w:t xml:space="preserve">    ValueOffset, AddressOffset, Case, CaseEnd, StackTop,</w:t>
      </w:r>
    </w:p>
    <w:p w14:paraId="2E6E287C" w14:textId="77777777" w:rsidR="00A7579B" w:rsidRPr="00E00AF6" w:rsidRDefault="00A7579B" w:rsidP="00A7579B">
      <w:pPr>
        <w:pStyle w:val="Code"/>
        <w:rPr>
          <w:highlight w:val="white"/>
        </w:rPr>
      </w:pPr>
      <w:r w:rsidRPr="00E00AF6">
        <w:rPr>
          <w:highlight w:val="white"/>
        </w:rPr>
        <w:t xml:space="preserve">    Index, Dot, Arrow, Variable, Value, Initializer, InitializerZero};</w:t>
      </w:r>
    </w:p>
    <w:p w14:paraId="5313D671" w14:textId="77777777" w:rsidR="00A7579B" w:rsidRPr="00E00AF6" w:rsidRDefault="00A7579B" w:rsidP="00A7579B">
      <w:pPr>
        <w:pStyle w:val="Code"/>
      </w:pPr>
      <w:r w:rsidRPr="00E00AF6">
        <w:rPr>
          <w:highlight w:val="white"/>
        </w:rPr>
        <w:t>}</w:t>
      </w:r>
    </w:p>
    <w:p w14:paraId="3B168C23" w14:textId="77777777" w:rsidR="00A7579B" w:rsidRPr="00903DBA" w:rsidRDefault="00A7579B" w:rsidP="00A7579B">
      <w:pPr>
        <w:pStyle w:val="Rubrik2"/>
      </w:pPr>
      <w:r w:rsidRPr="00903DBA">
        <w:t>The MiddleCode Class</w:t>
      </w:r>
      <w:bookmarkEnd w:id="30"/>
    </w:p>
    <w:p w14:paraId="6B0AE172" w14:textId="77777777" w:rsidR="00A7579B" w:rsidRPr="00903DBA" w:rsidRDefault="00A7579B" w:rsidP="00A7579B">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1B77BE3D" w14:textId="77777777" w:rsidR="00A7579B" w:rsidRPr="00903DBA" w:rsidRDefault="00A7579B" w:rsidP="00A7579B">
      <w:pPr>
        <w:pStyle w:val="CodeHeader"/>
      </w:pPr>
      <w:r w:rsidRPr="00903DBA">
        <w:t>MiddleCode.cs</w:t>
      </w:r>
    </w:p>
    <w:p w14:paraId="5BC9EC52" w14:textId="77777777" w:rsidR="00A7579B" w:rsidRPr="00903DBA" w:rsidRDefault="00A7579B" w:rsidP="00A7579B">
      <w:pPr>
        <w:pStyle w:val="Code"/>
        <w:rPr>
          <w:highlight w:val="white"/>
        </w:rPr>
      </w:pPr>
      <w:r w:rsidRPr="00903DBA">
        <w:rPr>
          <w:highlight w:val="white"/>
        </w:rPr>
        <w:t>using System;</w:t>
      </w:r>
    </w:p>
    <w:p w14:paraId="6C7BEE89" w14:textId="77777777" w:rsidR="00A7579B" w:rsidRPr="00903DBA" w:rsidRDefault="00A7579B" w:rsidP="00A7579B">
      <w:pPr>
        <w:pStyle w:val="Code"/>
        <w:rPr>
          <w:highlight w:val="white"/>
        </w:rPr>
      </w:pPr>
      <w:r w:rsidRPr="00903DBA">
        <w:rPr>
          <w:highlight w:val="white"/>
        </w:rPr>
        <w:t>using System.Text;</w:t>
      </w:r>
    </w:p>
    <w:p w14:paraId="697AFB6C" w14:textId="77777777" w:rsidR="00A7579B" w:rsidRPr="00903DBA" w:rsidRDefault="00A7579B" w:rsidP="00A7579B">
      <w:pPr>
        <w:pStyle w:val="Code"/>
        <w:rPr>
          <w:highlight w:val="white"/>
        </w:rPr>
      </w:pPr>
      <w:r w:rsidRPr="00903DBA">
        <w:rPr>
          <w:highlight w:val="white"/>
        </w:rPr>
        <w:t>using System.Collections.Generic;</w:t>
      </w:r>
    </w:p>
    <w:p w14:paraId="2E0C4F9A"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295699F8" w14:textId="77777777" w:rsidR="00A7579B" w:rsidRPr="00903DBA" w:rsidRDefault="00A7579B" w:rsidP="00A7579B">
      <w:pPr>
        <w:pStyle w:val="Code"/>
        <w:rPr>
          <w:highlight w:val="white"/>
        </w:rPr>
      </w:pPr>
      <w:r w:rsidRPr="00903DBA">
        <w:rPr>
          <w:highlight w:val="white"/>
        </w:rPr>
        <w:t>namespace CCompiler {</w:t>
      </w:r>
    </w:p>
    <w:p w14:paraId="7A5D7C75" w14:textId="77777777" w:rsidR="00A7579B" w:rsidRPr="00903DBA" w:rsidRDefault="00A7579B" w:rsidP="00A7579B">
      <w:pPr>
        <w:pStyle w:val="Code"/>
        <w:rPr>
          <w:highlight w:val="white"/>
        </w:rPr>
      </w:pPr>
      <w:r w:rsidRPr="00903DBA">
        <w:rPr>
          <w:highlight w:val="white"/>
        </w:rPr>
        <w:lastRenderedPageBreak/>
        <w:t xml:space="preserve">  public class MiddleCode {</w:t>
      </w:r>
    </w:p>
    <w:p w14:paraId="6F7C8BA3" w14:textId="77777777" w:rsidR="00A7579B" w:rsidRPr="00903DBA" w:rsidRDefault="00A7579B" w:rsidP="00A7579B">
      <w:pPr>
        <w:pStyle w:val="Code"/>
        <w:rPr>
          <w:highlight w:val="white"/>
        </w:rPr>
      </w:pPr>
      <w:r w:rsidRPr="00903DBA">
        <w:rPr>
          <w:highlight w:val="white"/>
        </w:rPr>
        <w:t xml:space="preserve">    private MiddleOperator m_middleOperator;</w:t>
      </w:r>
    </w:p>
    <w:p w14:paraId="1805E53A" w14:textId="77777777" w:rsidR="00A7579B" w:rsidRPr="00903DBA" w:rsidRDefault="00A7579B" w:rsidP="00A7579B">
      <w:pPr>
        <w:pStyle w:val="Code"/>
        <w:rPr>
          <w:highlight w:val="white"/>
        </w:rPr>
      </w:pPr>
      <w:r w:rsidRPr="00903DBA">
        <w:rPr>
          <w:highlight w:val="white"/>
        </w:rPr>
        <w:t xml:space="preserve">    private object[] m_operandArray = new object[3];</w:t>
      </w:r>
    </w:p>
    <w:p w14:paraId="3537A309" w14:textId="77777777" w:rsidR="00A7579B" w:rsidRPr="00903DBA" w:rsidRDefault="00A7579B" w:rsidP="00A7579B">
      <w:pPr>
        <w:pStyle w:val="Code"/>
        <w:rPr>
          <w:highlight w:val="white"/>
        </w:rPr>
      </w:pPr>
    </w:p>
    <w:p w14:paraId="32765641" w14:textId="77777777" w:rsidR="00A7579B" w:rsidRPr="00903DBA" w:rsidRDefault="00A7579B" w:rsidP="00A7579B">
      <w:pPr>
        <w:pStyle w:val="Code"/>
        <w:rPr>
          <w:highlight w:val="white"/>
        </w:rPr>
      </w:pPr>
      <w:r w:rsidRPr="00903DBA">
        <w:rPr>
          <w:highlight w:val="white"/>
        </w:rPr>
        <w:t xml:space="preserve">    public MiddleCode(MiddleOperator middleOp, object operand0 = null,</w:t>
      </w:r>
    </w:p>
    <w:p w14:paraId="00D7C81F" w14:textId="77777777" w:rsidR="00A7579B" w:rsidRPr="00903DBA" w:rsidRDefault="00A7579B" w:rsidP="00A7579B">
      <w:pPr>
        <w:pStyle w:val="Code"/>
        <w:rPr>
          <w:highlight w:val="white"/>
        </w:rPr>
      </w:pPr>
      <w:r w:rsidRPr="00903DBA">
        <w:rPr>
          <w:highlight w:val="white"/>
        </w:rPr>
        <w:t xml:space="preserve">                      object operand1 = null, object operand2 = null) {</w:t>
      </w:r>
    </w:p>
    <w:p w14:paraId="7124EBD4" w14:textId="77777777" w:rsidR="00A7579B" w:rsidRPr="00903DBA" w:rsidRDefault="00A7579B" w:rsidP="00A7579B">
      <w:pPr>
        <w:pStyle w:val="Code"/>
        <w:rPr>
          <w:highlight w:val="white"/>
        </w:rPr>
      </w:pPr>
      <w:r w:rsidRPr="00903DBA">
        <w:rPr>
          <w:highlight w:val="white"/>
        </w:rPr>
        <w:t xml:space="preserve">      m_middleOperator = middleOp;</w:t>
      </w:r>
    </w:p>
    <w:p w14:paraId="3078286B" w14:textId="77777777" w:rsidR="00A7579B" w:rsidRPr="00903DBA" w:rsidRDefault="00A7579B" w:rsidP="00A7579B">
      <w:pPr>
        <w:pStyle w:val="Code"/>
        <w:rPr>
          <w:highlight w:val="white"/>
        </w:rPr>
      </w:pPr>
      <w:r w:rsidRPr="00903DBA">
        <w:rPr>
          <w:highlight w:val="white"/>
        </w:rPr>
        <w:t xml:space="preserve">      m_operandArray[0] = operand0;</w:t>
      </w:r>
    </w:p>
    <w:p w14:paraId="0CB34E64" w14:textId="77777777" w:rsidR="00A7579B" w:rsidRPr="00903DBA" w:rsidRDefault="00A7579B" w:rsidP="00A7579B">
      <w:pPr>
        <w:pStyle w:val="Code"/>
        <w:rPr>
          <w:highlight w:val="white"/>
        </w:rPr>
      </w:pPr>
      <w:r w:rsidRPr="00903DBA">
        <w:rPr>
          <w:highlight w:val="white"/>
        </w:rPr>
        <w:t xml:space="preserve">      m_operandArray[1] = operand1;</w:t>
      </w:r>
    </w:p>
    <w:p w14:paraId="55D30AAC" w14:textId="77777777" w:rsidR="00A7579B" w:rsidRPr="00903DBA" w:rsidRDefault="00A7579B" w:rsidP="00A7579B">
      <w:pPr>
        <w:pStyle w:val="Code"/>
        <w:rPr>
          <w:highlight w:val="white"/>
        </w:rPr>
      </w:pPr>
      <w:r w:rsidRPr="00903DBA">
        <w:rPr>
          <w:highlight w:val="white"/>
        </w:rPr>
        <w:t xml:space="preserve">      m_operandArray[2] = operand2;</w:t>
      </w:r>
    </w:p>
    <w:p w14:paraId="1C4D591B" w14:textId="77777777" w:rsidR="00A7579B" w:rsidRPr="00903DBA" w:rsidRDefault="00A7579B" w:rsidP="00A7579B">
      <w:pPr>
        <w:pStyle w:val="Code"/>
        <w:rPr>
          <w:highlight w:val="white"/>
        </w:rPr>
      </w:pPr>
      <w:r w:rsidRPr="00903DBA">
        <w:rPr>
          <w:highlight w:val="white"/>
        </w:rPr>
        <w:t xml:space="preserve">    }</w:t>
      </w:r>
    </w:p>
    <w:p w14:paraId="5E601482" w14:textId="77777777" w:rsidR="00A7579B" w:rsidRPr="00903DBA" w:rsidRDefault="00A7579B" w:rsidP="00A7579B">
      <w:pPr>
        <w:pStyle w:val="Code"/>
        <w:rPr>
          <w:highlight w:val="white"/>
        </w:rPr>
      </w:pPr>
    </w:p>
    <w:p w14:paraId="26FFA5CE" w14:textId="77777777" w:rsidR="00A7579B" w:rsidRPr="00903DBA" w:rsidRDefault="00A7579B" w:rsidP="00A7579B">
      <w:pPr>
        <w:pStyle w:val="Code"/>
        <w:rPr>
          <w:highlight w:val="white"/>
        </w:rPr>
      </w:pPr>
      <w:r w:rsidRPr="00903DBA">
        <w:rPr>
          <w:highlight w:val="white"/>
        </w:rPr>
        <w:t xml:space="preserve">    public MiddleOperator Operator {</w:t>
      </w:r>
    </w:p>
    <w:p w14:paraId="38889CDD" w14:textId="77777777" w:rsidR="00A7579B" w:rsidRPr="00903DBA" w:rsidRDefault="00A7579B" w:rsidP="00A7579B">
      <w:pPr>
        <w:pStyle w:val="Code"/>
        <w:rPr>
          <w:highlight w:val="white"/>
        </w:rPr>
      </w:pPr>
      <w:r w:rsidRPr="00903DBA">
        <w:rPr>
          <w:highlight w:val="white"/>
        </w:rPr>
        <w:t xml:space="preserve">      get { return m_middleOperator; }</w:t>
      </w:r>
    </w:p>
    <w:p w14:paraId="6BF699A2" w14:textId="77777777" w:rsidR="00A7579B" w:rsidRPr="00903DBA" w:rsidRDefault="00A7579B" w:rsidP="00A7579B">
      <w:pPr>
        <w:pStyle w:val="Code"/>
        <w:rPr>
          <w:highlight w:val="white"/>
        </w:rPr>
      </w:pPr>
      <w:r w:rsidRPr="00903DBA">
        <w:rPr>
          <w:highlight w:val="white"/>
        </w:rPr>
        <w:t xml:space="preserve">      set { m_middleOperator = value; }</w:t>
      </w:r>
    </w:p>
    <w:p w14:paraId="6E70C366" w14:textId="77777777" w:rsidR="00A7579B" w:rsidRPr="00903DBA" w:rsidRDefault="00A7579B" w:rsidP="00A7579B">
      <w:pPr>
        <w:pStyle w:val="Code"/>
        <w:rPr>
          <w:highlight w:val="white"/>
        </w:rPr>
      </w:pPr>
      <w:r w:rsidRPr="00903DBA">
        <w:rPr>
          <w:highlight w:val="white"/>
        </w:rPr>
        <w:t xml:space="preserve">    }</w:t>
      </w:r>
    </w:p>
    <w:p w14:paraId="77052174" w14:textId="77777777" w:rsidR="00A7579B" w:rsidRPr="00903DBA" w:rsidRDefault="00A7579B" w:rsidP="00A7579B">
      <w:pPr>
        <w:pStyle w:val="Code"/>
        <w:rPr>
          <w:highlight w:val="white"/>
        </w:rPr>
      </w:pPr>
    </w:p>
    <w:p w14:paraId="1AE153A8" w14:textId="77777777" w:rsidR="00A7579B" w:rsidRPr="00903DBA" w:rsidRDefault="00A7579B" w:rsidP="00A7579B">
      <w:pPr>
        <w:pStyle w:val="Code"/>
        <w:rPr>
          <w:highlight w:val="white"/>
        </w:rPr>
      </w:pPr>
      <w:r w:rsidRPr="00903DBA">
        <w:rPr>
          <w:highlight w:val="white"/>
        </w:rPr>
        <w:t xml:space="preserve">    public object this[int index] {</w:t>
      </w:r>
    </w:p>
    <w:p w14:paraId="515318E4" w14:textId="77777777" w:rsidR="00A7579B" w:rsidRPr="00903DBA" w:rsidRDefault="00A7579B" w:rsidP="00A7579B">
      <w:pPr>
        <w:pStyle w:val="Code"/>
        <w:rPr>
          <w:highlight w:val="white"/>
        </w:rPr>
      </w:pPr>
      <w:r w:rsidRPr="00903DBA">
        <w:rPr>
          <w:highlight w:val="white"/>
        </w:rPr>
        <w:t xml:space="preserve">      get { return m_operandArray[index]; }</w:t>
      </w:r>
    </w:p>
    <w:p w14:paraId="7BEEB9E4" w14:textId="77777777" w:rsidR="00A7579B" w:rsidRPr="00903DBA" w:rsidRDefault="00A7579B" w:rsidP="00A7579B">
      <w:pPr>
        <w:pStyle w:val="Code"/>
        <w:rPr>
          <w:highlight w:val="white"/>
        </w:rPr>
      </w:pPr>
      <w:r w:rsidRPr="00903DBA">
        <w:rPr>
          <w:highlight w:val="white"/>
        </w:rPr>
        <w:t xml:space="preserve">      set { m_operandArray[index] = value;  }</w:t>
      </w:r>
    </w:p>
    <w:p w14:paraId="105E6295" w14:textId="77777777" w:rsidR="00A7579B" w:rsidRPr="00903DBA" w:rsidRDefault="00A7579B" w:rsidP="00A7579B">
      <w:pPr>
        <w:pStyle w:val="Code"/>
        <w:rPr>
          <w:highlight w:val="white"/>
        </w:rPr>
      </w:pPr>
      <w:r w:rsidRPr="00903DBA">
        <w:rPr>
          <w:highlight w:val="white"/>
        </w:rPr>
        <w:t xml:space="preserve">    }</w:t>
      </w:r>
    </w:p>
    <w:p w14:paraId="0FF8A042" w14:textId="77777777" w:rsidR="00A7579B" w:rsidRPr="00903DBA" w:rsidRDefault="00A7579B" w:rsidP="00A7579B">
      <w:pPr>
        <w:pStyle w:val="Code"/>
        <w:rPr>
          <w:highlight w:val="white"/>
        </w:rPr>
      </w:pPr>
    </w:p>
    <w:p w14:paraId="5028CB4F" w14:textId="77777777" w:rsidR="00A7579B" w:rsidRPr="00903DBA" w:rsidRDefault="00A7579B" w:rsidP="00A7579B">
      <w:pPr>
        <w:pStyle w:val="Code"/>
        <w:rPr>
          <w:highlight w:val="white"/>
        </w:rPr>
      </w:pPr>
      <w:r w:rsidRPr="00903DBA">
        <w:rPr>
          <w:highlight w:val="white"/>
        </w:rPr>
        <w:t xml:space="preserve">    public void Clear() {</w:t>
      </w:r>
    </w:p>
    <w:p w14:paraId="480C6C8A" w14:textId="77777777" w:rsidR="00A7579B" w:rsidRPr="00903DBA" w:rsidRDefault="00A7579B" w:rsidP="00A7579B">
      <w:pPr>
        <w:pStyle w:val="Code"/>
        <w:rPr>
          <w:highlight w:val="white"/>
        </w:rPr>
      </w:pPr>
      <w:r w:rsidRPr="00903DBA">
        <w:rPr>
          <w:highlight w:val="white"/>
        </w:rPr>
        <w:t xml:space="preserve">      m_middleOperator = MiddleOperator.Empty;</w:t>
      </w:r>
    </w:p>
    <w:p w14:paraId="1FACD7FB" w14:textId="77777777" w:rsidR="00A7579B" w:rsidRPr="00903DBA" w:rsidRDefault="00A7579B" w:rsidP="00A7579B">
      <w:pPr>
        <w:pStyle w:val="Code"/>
        <w:rPr>
          <w:highlight w:val="white"/>
        </w:rPr>
      </w:pPr>
      <w:r w:rsidRPr="00903DBA">
        <w:rPr>
          <w:highlight w:val="white"/>
        </w:rPr>
        <w:t xml:space="preserve">      m_operandArray[0] = null;</w:t>
      </w:r>
    </w:p>
    <w:p w14:paraId="44E67699" w14:textId="77777777" w:rsidR="00A7579B" w:rsidRPr="00903DBA" w:rsidRDefault="00A7579B" w:rsidP="00A7579B">
      <w:pPr>
        <w:pStyle w:val="Code"/>
        <w:rPr>
          <w:highlight w:val="white"/>
        </w:rPr>
      </w:pPr>
      <w:r w:rsidRPr="00903DBA">
        <w:rPr>
          <w:highlight w:val="white"/>
        </w:rPr>
        <w:t xml:space="preserve">      m_operandArray[1] = null;</w:t>
      </w:r>
    </w:p>
    <w:p w14:paraId="5860B12F" w14:textId="77777777" w:rsidR="00A7579B" w:rsidRPr="00903DBA" w:rsidRDefault="00A7579B" w:rsidP="00A7579B">
      <w:pPr>
        <w:pStyle w:val="Code"/>
        <w:rPr>
          <w:highlight w:val="white"/>
        </w:rPr>
      </w:pPr>
      <w:r w:rsidRPr="00903DBA">
        <w:rPr>
          <w:highlight w:val="white"/>
        </w:rPr>
        <w:t xml:space="preserve">      m_operandArray[2] = null;</w:t>
      </w:r>
    </w:p>
    <w:p w14:paraId="107A3D9B" w14:textId="77777777" w:rsidR="00A7579B" w:rsidRPr="00903DBA" w:rsidRDefault="00A7579B" w:rsidP="00A7579B">
      <w:pPr>
        <w:pStyle w:val="Code"/>
        <w:rPr>
          <w:highlight w:val="white"/>
        </w:rPr>
      </w:pPr>
      <w:r w:rsidRPr="00903DBA">
        <w:rPr>
          <w:highlight w:val="white"/>
        </w:rPr>
        <w:t xml:space="preserve">    }</w:t>
      </w:r>
    </w:p>
    <w:p w14:paraId="3C9A1B81"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7F1E068A" w14:textId="77777777" w:rsidR="00A7579B" w:rsidRPr="00903DBA" w:rsidRDefault="00A7579B" w:rsidP="00A7579B">
      <w:pPr>
        <w:pStyle w:val="Code"/>
        <w:rPr>
          <w:highlight w:val="white"/>
        </w:rPr>
      </w:pPr>
      <w:r w:rsidRPr="00903DBA">
        <w:rPr>
          <w:highlight w:val="white"/>
        </w:rPr>
        <w:t xml:space="preserve">    public bool IsGoto() {</w:t>
      </w:r>
    </w:p>
    <w:p w14:paraId="3DEDE4CD" w14:textId="77777777" w:rsidR="00A7579B" w:rsidRPr="00903DBA" w:rsidRDefault="00A7579B" w:rsidP="00A7579B">
      <w:pPr>
        <w:pStyle w:val="Code"/>
        <w:rPr>
          <w:highlight w:val="white"/>
        </w:rPr>
      </w:pPr>
      <w:r w:rsidRPr="00903DBA">
        <w:rPr>
          <w:highlight w:val="white"/>
        </w:rPr>
        <w:t xml:space="preserve">      return (m_middleOperator == MiddleOperator.Goto);</w:t>
      </w:r>
    </w:p>
    <w:p w14:paraId="6A6F724C" w14:textId="77777777" w:rsidR="00A7579B" w:rsidRPr="00903DBA" w:rsidRDefault="00A7579B" w:rsidP="00A7579B">
      <w:pPr>
        <w:pStyle w:val="Code"/>
        <w:rPr>
          <w:highlight w:val="white"/>
        </w:rPr>
      </w:pPr>
      <w:r w:rsidRPr="00903DBA">
        <w:rPr>
          <w:highlight w:val="white"/>
        </w:rPr>
        <w:t xml:space="preserve">    }</w:t>
      </w:r>
    </w:p>
    <w:p w14:paraId="5080C80B" w14:textId="77777777" w:rsidR="00A7579B" w:rsidRPr="00903DBA" w:rsidRDefault="00A7579B" w:rsidP="00A7579B">
      <w:pPr>
        <w:pStyle w:val="Code"/>
        <w:rPr>
          <w:highlight w:val="white"/>
        </w:rPr>
      </w:pPr>
    </w:p>
    <w:p w14:paraId="77872030" w14:textId="77777777" w:rsidR="00A7579B" w:rsidRPr="00903DBA" w:rsidRDefault="00A7579B" w:rsidP="00A7579B">
      <w:pPr>
        <w:pStyle w:val="Code"/>
        <w:rPr>
          <w:highlight w:val="white"/>
        </w:rPr>
      </w:pPr>
      <w:r w:rsidRPr="00903DBA">
        <w:rPr>
          <w:highlight w:val="white"/>
        </w:rPr>
        <w:t xml:space="preserve">    public bool IsCarry() {</w:t>
      </w:r>
    </w:p>
    <w:p w14:paraId="15EADB9C" w14:textId="77777777" w:rsidR="00A7579B" w:rsidRPr="00903DBA" w:rsidRDefault="00A7579B" w:rsidP="00A7579B">
      <w:pPr>
        <w:pStyle w:val="Code"/>
        <w:rPr>
          <w:highlight w:val="white"/>
        </w:rPr>
      </w:pPr>
      <w:r w:rsidRPr="00903DBA">
        <w:rPr>
          <w:highlight w:val="white"/>
        </w:rPr>
        <w:t xml:space="preserve">      return (m_middleOperator == MiddleOperator.Carry) ||</w:t>
      </w:r>
    </w:p>
    <w:p w14:paraId="6DF7A10C" w14:textId="77777777" w:rsidR="00A7579B" w:rsidRPr="00903DBA" w:rsidRDefault="00A7579B" w:rsidP="00A7579B">
      <w:pPr>
        <w:pStyle w:val="Code"/>
        <w:rPr>
          <w:highlight w:val="white"/>
        </w:rPr>
      </w:pPr>
      <w:r w:rsidRPr="00903DBA">
        <w:rPr>
          <w:highlight w:val="white"/>
        </w:rPr>
        <w:t xml:space="preserve">             (m_middleOperator == MiddleOperator.NotCarry);</w:t>
      </w:r>
    </w:p>
    <w:p w14:paraId="4FEA3E19" w14:textId="77777777" w:rsidR="00A7579B" w:rsidRPr="00903DBA" w:rsidRDefault="00A7579B" w:rsidP="00A7579B">
      <w:pPr>
        <w:pStyle w:val="Code"/>
        <w:rPr>
          <w:highlight w:val="white"/>
        </w:rPr>
      </w:pPr>
      <w:r w:rsidRPr="00903DBA">
        <w:rPr>
          <w:highlight w:val="white"/>
        </w:rPr>
        <w:t xml:space="preserve">    }</w:t>
      </w:r>
    </w:p>
    <w:p w14:paraId="685D1EEB" w14:textId="77777777" w:rsidR="00A7579B" w:rsidRPr="00903DBA" w:rsidRDefault="00A7579B" w:rsidP="00A7579B">
      <w:pPr>
        <w:pStyle w:val="Code"/>
        <w:rPr>
          <w:highlight w:val="white"/>
        </w:rPr>
      </w:pPr>
    </w:p>
    <w:p w14:paraId="57781568" w14:textId="77777777" w:rsidR="00A7579B" w:rsidRPr="00903DBA" w:rsidRDefault="00A7579B" w:rsidP="00A7579B">
      <w:pPr>
        <w:pStyle w:val="Code"/>
        <w:rPr>
          <w:highlight w:val="white"/>
        </w:rPr>
      </w:pPr>
      <w:r w:rsidRPr="00903DBA">
        <w:rPr>
          <w:highlight w:val="white"/>
        </w:rPr>
        <w:t xml:space="preserve">    public bool IsRelation() {</w:t>
      </w:r>
    </w:p>
    <w:p w14:paraId="34DA102C" w14:textId="77777777" w:rsidR="00A7579B" w:rsidRPr="00903DBA" w:rsidRDefault="00A7579B" w:rsidP="00A7579B">
      <w:pPr>
        <w:pStyle w:val="Code"/>
        <w:rPr>
          <w:highlight w:val="white"/>
        </w:rPr>
      </w:pPr>
      <w:r w:rsidRPr="00903DBA">
        <w:rPr>
          <w:highlight w:val="white"/>
        </w:rPr>
        <w:t xml:space="preserve">      switch (m_middleOperator) {</w:t>
      </w:r>
    </w:p>
    <w:p w14:paraId="2CAB3636" w14:textId="77777777" w:rsidR="00A7579B" w:rsidRPr="00903DBA" w:rsidRDefault="00A7579B" w:rsidP="00A7579B">
      <w:pPr>
        <w:pStyle w:val="Code"/>
        <w:rPr>
          <w:highlight w:val="white"/>
        </w:rPr>
      </w:pPr>
      <w:r w:rsidRPr="00903DBA">
        <w:rPr>
          <w:highlight w:val="white"/>
        </w:rPr>
        <w:t xml:space="preserve">        case MiddleOperator.Case:</w:t>
      </w:r>
    </w:p>
    <w:p w14:paraId="3F4B815F" w14:textId="77777777" w:rsidR="00A7579B" w:rsidRPr="00903DBA" w:rsidRDefault="00A7579B" w:rsidP="00A7579B">
      <w:pPr>
        <w:pStyle w:val="Code"/>
        <w:rPr>
          <w:highlight w:val="white"/>
        </w:rPr>
      </w:pPr>
      <w:r w:rsidRPr="00903DBA">
        <w:rPr>
          <w:highlight w:val="white"/>
        </w:rPr>
        <w:t xml:space="preserve">        case MiddleOperator.Equal:</w:t>
      </w:r>
    </w:p>
    <w:p w14:paraId="4EAEE57D" w14:textId="77777777" w:rsidR="00A7579B" w:rsidRPr="00903DBA" w:rsidRDefault="00A7579B" w:rsidP="00A7579B">
      <w:pPr>
        <w:pStyle w:val="Code"/>
        <w:rPr>
          <w:highlight w:val="white"/>
        </w:rPr>
      </w:pPr>
      <w:r w:rsidRPr="00903DBA">
        <w:rPr>
          <w:highlight w:val="white"/>
        </w:rPr>
        <w:t xml:space="preserve">        case MiddleOperator.NotEqual:</w:t>
      </w:r>
    </w:p>
    <w:p w14:paraId="26A6CD4B" w14:textId="77777777" w:rsidR="00A7579B" w:rsidRPr="00903DBA" w:rsidRDefault="00A7579B" w:rsidP="00A7579B">
      <w:pPr>
        <w:pStyle w:val="Code"/>
        <w:rPr>
          <w:highlight w:val="white"/>
        </w:rPr>
      </w:pPr>
      <w:r w:rsidRPr="00903DBA">
        <w:rPr>
          <w:highlight w:val="white"/>
        </w:rPr>
        <w:t xml:space="preserve">        case MiddleOperator.SignedLessThan:</w:t>
      </w:r>
    </w:p>
    <w:p w14:paraId="681E8AC3" w14:textId="77777777" w:rsidR="00A7579B" w:rsidRPr="00903DBA" w:rsidRDefault="00A7579B" w:rsidP="00A7579B">
      <w:pPr>
        <w:pStyle w:val="Code"/>
        <w:rPr>
          <w:highlight w:val="white"/>
        </w:rPr>
      </w:pPr>
      <w:r w:rsidRPr="00903DBA">
        <w:rPr>
          <w:highlight w:val="white"/>
        </w:rPr>
        <w:t xml:space="preserve">        case MiddleOperator.SignedLessThanEqual:</w:t>
      </w:r>
    </w:p>
    <w:p w14:paraId="76BE56D8" w14:textId="77777777" w:rsidR="00A7579B" w:rsidRPr="00903DBA" w:rsidRDefault="00A7579B" w:rsidP="00A7579B">
      <w:pPr>
        <w:pStyle w:val="Code"/>
        <w:rPr>
          <w:highlight w:val="white"/>
        </w:rPr>
      </w:pPr>
      <w:r w:rsidRPr="00903DBA">
        <w:rPr>
          <w:highlight w:val="white"/>
        </w:rPr>
        <w:t xml:space="preserve">        case MiddleOperator.SignedGreaterThan:</w:t>
      </w:r>
    </w:p>
    <w:p w14:paraId="7F168DE8" w14:textId="77777777" w:rsidR="00A7579B" w:rsidRPr="00903DBA" w:rsidRDefault="00A7579B" w:rsidP="00A7579B">
      <w:pPr>
        <w:pStyle w:val="Code"/>
        <w:rPr>
          <w:highlight w:val="white"/>
        </w:rPr>
      </w:pPr>
      <w:r w:rsidRPr="00903DBA">
        <w:rPr>
          <w:highlight w:val="white"/>
        </w:rPr>
        <w:t xml:space="preserve">        case MiddleOperator.SignedGreaterThanEqual:</w:t>
      </w:r>
    </w:p>
    <w:p w14:paraId="1F4EFDC9" w14:textId="77777777" w:rsidR="00A7579B" w:rsidRPr="00903DBA" w:rsidRDefault="00A7579B" w:rsidP="00A7579B">
      <w:pPr>
        <w:pStyle w:val="Code"/>
        <w:rPr>
          <w:highlight w:val="white"/>
        </w:rPr>
      </w:pPr>
      <w:r w:rsidRPr="00903DBA">
        <w:rPr>
          <w:highlight w:val="white"/>
        </w:rPr>
        <w:t xml:space="preserve">        case MiddleOperator.UnsignedLessThan:</w:t>
      </w:r>
    </w:p>
    <w:p w14:paraId="346ACF47" w14:textId="77777777" w:rsidR="00A7579B" w:rsidRPr="00903DBA" w:rsidRDefault="00A7579B" w:rsidP="00A7579B">
      <w:pPr>
        <w:pStyle w:val="Code"/>
        <w:rPr>
          <w:highlight w:val="white"/>
        </w:rPr>
      </w:pPr>
      <w:r w:rsidRPr="00903DBA">
        <w:rPr>
          <w:highlight w:val="white"/>
        </w:rPr>
        <w:t xml:space="preserve">        case MiddleOperator.UnsignedLessThanEqual:</w:t>
      </w:r>
    </w:p>
    <w:p w14:paraId="009EA6AC" w14:textId="77777777" w:rsidR="00A7579B" w:rsidRPr="00903DBA" w:rsidRDefault="00A7579B" w:rsidP="00A7579B">
      <w:pPr>
        <w:pStyle w:val="Code"/>
        <w:rPr>
          <w:highlight w:val="white"/>
        </w:rPr>
      </w:pPr>
      <w:r w:rsidRPr="00903DBA">
        <w:rPr>
          <w:highlight w:val="white"/>
        </w:rPr>
        <w:t xml:space="preserve">        case MiddleOperator.UnsignedGreaterThan:</w:t>
      </w:r>
    </w:p>
    <w:p w14:paraId="616CB9B9" w14:textId="77777777" w:rsidR="00A7579B" w:rsidRPr="00903DBA" w:rsidRDefault="00A7579B" w:rsidP="00A7579B">
      <w:pPr>
        <w:pStyle w:val="Code"/>
        <w:rPr>
          <w:highlight w:val="white"/>
        </w:rPr>
      </w:pPr>
      <w:r w:rsidRPr="00903DBA">
        <w:rPr>
          <w:highlight w:val="white"/>
        </w:rPr>
        <w:t xml:space="preserve">        case MiddleOperator.UnsignedGreaterThanEqual:</w:t>
      </w:r>
    </w:p>
    <w:p w14:paraId="231DD29D" w14:textId="77777777" w:rsidR="00A7579B" w:rsidRPr="00903DBA" w:rsidRDefault="00A7579B" w:rsidP="00A7579B">
      <w:pPr>
        <w:pStyle w:val="Code"/>
        <w:rPr>
          <w:highlight w:val="white"/>
        </w:rPr>
      </w:pPr>
      <w:r w:rsidRPr="00903DBA">
        <w:rPr>
          <w:highlight w:val="white"/>
        </w:rPr>
        <w:t xml:space="preserve">          return true;</w:t>
      </w:r>
    </w:p>
    <w:p w14:paraId="4A259F43" w14:textId="77777777" w:rsidR="00A7579B" w:rsidRPr="00903DBA" w:rsidRDefault="00A7579B" w:rsidP="00A7579B">
      <w:pPr>
        <w:pStyle w:val="Code"/>
        <w:rPr>
          <w:highlight w:val="white"/>
        </w:rPr>
      </w:pPr>
      <w:r w:rsidRPr="00903DBA">
        <w:rPr>
          <w:highlight w:val="white"/>
        </w:rPr>
        <w:t xml:space="preserve">        </w:t>
      </w:r>
    </w:p>
    <w:p w14:paraId="205B9918" w14:textId="77777777" w:rsidR="00A7579B" w:rsidRPr="00903DBA" w:rsidRDefault="00A7579B" w:rsidP="00A7579B">
      <w:pPr>
        <w:pStyle w:val="Code"/>
        <w:rPr>
          <w:highlight w:val="white"/>
        </w:rPr>
      </w:pPr>
      <w:r w:rsidRPr="00903DBA">
        <w:rPr>
          <w:highlight w:val="white"/>
        </w:rPr>
        <w:t xml:space="preserve">        default:</w:t>
      </w:r>
    </w:p>
    <w:p w14:paraId="750CF9B1" w14:textId="77777777" w:rsidR="00A7579B" w:rsidRPr="00903DBA" w:rsidRDefault="00A7579B" w:rsidP="00A7579B">
      <w:pPr>
        <w:pStyle w:val="Code"/>
        <w:rPr>
          <w:highlight w:val="white"/>
        </w:rPr>
      </w:pPr>
      <w:r w:rsidRPr="00903DBA">
        <w:rPr>
          <w:highlight w:val="white"/>
        </w:rPr>
        <w:t xml:space="preserve">          return false;</w:t>
      </w:r>
    </w:p>
    <w:p w14:paraId="0DD4028D" w14:textId="77777777" w:rsidR="00A7579B" w:rsidRPr="00903DBA" w:rsidRDefault="00A7579B" w:rsidP="00A7579B">
      <w:pPr>
        <w:pStyle w:val="Code"/>
        <w:rPr>
          <w:highlight w:val="white"/>
        </w:rPr>
      </w:pPr>
      <w:r w:rsidRPr="00903DBA">
        <w:rPr>
          <w:highlight w:val="white"/>
        </w:rPr>
        <w:lastRenderedPageBreak/>
        <w:t xml:space="preserve">      }</w:t>
      </w:r>
    </w:p>
    <w:p w14:paraId="19728975" w14:textId="77777777" w:rsidR="00A7579B" w:rsidRPr="00903DBA" w:rsidRDefault="00A7579B" w:rsidP="00A7579B">
      <w:pPr>
        <w:pStyle w:val="Code"/>
        <w:rPr>
          <w:highlight w:val="white"/>
        </w:rPr>
      </w:pPr>
      <w:r w:rsidRPr="00903DBA">
        <w:rPr>
          <w:highlight w:val="white"/>
        </w:rPr>
        <w:t xml:space="preserve">    }</w:t>
      </w:r>
    </w:p>
    <w:p w14:paraId="5A1003C0" w14:textId="77777777" w:rsidR="00A7579B" w:rsidRPr="00903DBA" w:rsidRDefault="00A7579B" w:rsidP="00A7579B">
      <w:pPr>
        <w:pStyle w:val="Code"/>
        <w:rPr>
          <w:highlight w:val="white"/>
        </w:rPr>
      </w:pPr>
    </w:p>
    <w:p w14:paraId="336CCA12" w14:textId="77777777" w:rsidR="00A7579B" w:rsidRPr="00903DBA" w:rsidRDefault="00A7579B" w:rsidP="00A7579B">
      <w:pPr>
        <w:pStyle w:val="Code"/>
        <w:rPr>
          <w:highlight w:val="white"/>
        </w:rPr>
      </w:pPr>
      <w:r w:rsidRPr="00903DBA">
        <w:rPr>
          <w:highlight w:val="white"/>
        </w:rPr>
        <w:t xml:space="preserve">    public bool IsRelationCarryOrGoto() {</w:t>
      </w:r>
    </w:p>
    <w:p w14:paraId="6F90EEE6" w14:textId="77777777" w:rsidR="00A7579B" w:rsidRPr="00903DBA" w:rsidRDefault="00A7579B" w:rsidP="00A7579B">
      <w:pPr>
        <w:pStyle w:val="Code"/>
        <w:rPr>
          <w:highlight w:val="white"/>
        </w:rPr>
      </w:pPr>
      <w:r w:rsidRPr="00903DBA">
        <w:rPr>
          <w:highlight w:val="white"/>
        </w:rPr>
        <w:t xml:space="preserve">      return IsRelation() || IsCarry() || IsGoto();</w:t>
      </w:r>
    </w:p>
    <w:p w14:paraId="2629F002" w14:textId="77777777" w:rsidR="00A7579B" w:rsidRPr="00903DBA" w:rsidRDefault="00A7579B" w:rsidP="00A7579B">
      <w:pPr>
        <w:pStyle w:val="Code"/>
        <w:rPr>
          <w:highlight w:val="white"/>
        </w:rPr>
      </w:pPr>
      <w:r w:rsidRPr="00903DBA">
        <w:rPr>
          <w:highlight w:val="white"/>
        </w:rPr>
        <w:t xml:space="preserve">    }</w:t>
      </w:r>
    </w:p>
    <w:p w14:paraId="31E93958"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5B49BCC9" w14:textId="77777777" w:rsidR="00A7579B" w:rsidRPr="00903DBA" w:rsidRDefault="00A7579B" w:rsidP="00A7579B">
      <w:pPr>
        <w:pStyle w:val="Code"/>
        <w:rPr>
          <w:highlight w:val="white"/>
        </w:rPr>
      </w:pPr>
      <w:r w:rsidRPr="00903DBA">
        <w:rPr>
          <w:highlight w:val="white"/>
        </w:rPr>
        <w:t xml:space="preserve">    public bool IsBinary() {</w:t>
      </w:r>
    </w:p>
    <w:p w14:paraId="36DC405D" w14:textId="77777777" w:rsidR="00A7579B" w:rsidRPr="00903DBA" w:rsidRDefault="00A7579B" w:rsidP="00A7579B">
      <w:pPr>
        <w:pStyle w:val="Code"/>
        <w:rPr>
          <w:highlight w:val="white"/>
        </w:rPr>
      </w:pPr>
      <w:r w:rsidRPr="00903DBA">
        <w:rPr>
          <w:highlight w:val="white"/>
        </w:rPr>
        <w:t xml:space="preserve">      switch (m_middleOperator) {</w:t>
      </w:r>
    </w:p>
    <w:p w14:paraId="3A9E055B" w14:textId="77777777" w:rsidR="00A7579B" w:rsidRPr="00903DBA" w:rsidRDefault="00A7579B" w:rsidP="00A7579B">
      <w:pPr>
        <w:pStyle w:val="Code"/>
        <w:rPr>
          <w:highlight w:val="white"/>
        </w:rPr>
      </w:pPr>
      <w:r w:rsidRPr="00903DBA">
        <w:rPr>
          <w:highlight w:val="white"/>
        </w:rPr>
        <w:t xml:space="preserve">        case MiddleOperator.BinaryAdd:</w:t>
      </w:r>
    </w:p>
    <w:p w14:paraId="5B40382B" w14:textId="77777777" w:rsidR="00A7579B" w:rsidRPr="00903DBA" w:rsidRDefault="00A7579B" w:rsidP="00A7579B">
      <w:pPr>
        <w:pStyle w:val="Code"/>
        <w:rPr>
          <w:highlight w:val="white"/>
        </w:rPr>
      </w:pPr>
      <w:r w:rsidRPr="00903DBA">
        <w:rPr>
          <w:highlight w:val="white"/>
        </w:rPr>
        <w:t xml:space="preserve">        case MiddleOperator.BinarySubtract:</w:t>
      </w:r>
    </w:p>
    <w:p w14:paraId="49B7A7BB" w14:textId="77777777" w:rsidR="00A7579B" w:rsidRPr="00903DBA" w:rsidRDefault="00A7579B" w:rsidP="00A7579B">
      <w:pPr>
        <w:pStyle w:val="Code"/>
        <w:rPr>
          <w:highlight w:val="white"/>
        </w:rPr>
      </w:pPr>
      <w:r w:rsidRPr="00903DBA">
        <w:rPr>
          <w:highlight w:val="white"/>
        </w:rPr>
        <w:t xml:space="preserve">        case MiddleOperator.SignedMultiply:</w:t>
      </w:r>
    </w:p>
    <w:p w14:paraId="25AA902B" w14:textId="77777777" w:rsidR="00A7579B" w:rsidRPr="00903DBA" w:rsidRDefault="00A7579B" w:rsidP="00A7579B">
      <w:pPr>
        <w:pStyle w:val="Code"/>
        <w:rPr>
          <w:highlight w:val="white"/>
        </w:rPr>
      </w:pPr>
      <w:r w:rsidRPr="00903DBA">
        <w:rPr>
          <w:highlight w:val="white"/>
        </w:rPr>
        <w:t xml:space="preserve">        case MiddleOperator.SignedDivide:</w:t>
      </w:r>
    </w:p>
    <w:p w14:paraId="1B69964B" w14:textId="77777777" w:rsidR="00A7579B" w:rsidRPr="00903DBA" w:rsidRDefault="00A7579B" w:rsidP="00A7579B">
      <w:pPr>
        <w:pStyle w:val="Code"/>
        <w:rPr>
          <w:highlight w:val="white"/>
        </w:rPr>
      </w:pPr>
      <w:r w:rsidRPr="00903DBA">
        <w:rPr>
          <w:highlight w:val="white"/>
        </w:rPr>
        <w:t xml:space="preserve">        case MiddleOperator.SignedModulo:</w:t>
      </w:r>
    </w:p>
    <w:p w14:paraId="3CB77877" w14:textId="77777777" w:rsidR="00A7579B" w:rsidRPr="00903DBA" w:rsidRDefault="00A7579B" w:rsidP="00A7579B">
      <w:pPr>
        <w:pStyle w:val="Code"/>
        <w:rPr>
          <w:highlight w:val="white"/>
        </w:rPr>
      </w:pPr>
      <w:r w:rsidRPr="00903DBA">
        <w:rPr>
          <w:highlight w:val="white"/>
        </w:rPr>
        <w:t xml:space="preserve">        case MiddleOperator.UnsignedMultiply:</w:t>
      </w:r>
    </w:p>
    <w:p w14:paraId="65953011" w14:textId="77777777" w:rsidR="00A7579B" w:rsidRPr="00903DBA" w:rsidRDefault="00A7579B" w:rsidP="00A7579B">
      <w:pPr>
        <w:pStyle w:val="Code"/>
        <w:rPr>
          <w:highlight w:val="white"/>
        </w:rPr>
      </w:pPr>
      <w:r w:rsidRPr="00903DBA">
        <w:rPr>
          <w:highlight w:val="white"/>
        </w:rPr>
        <w:t xml:space="preserve">        case MiddleOperator.UnsignedDivide:</w:t>
      </w:r>
    </w:p>
    <w:p w14:paraId="2761D6EA" w14:textId="77777777" w:rsidR="00A7579B" w:rsidRPr="00903DBA" w:rsidRDefault="00A7579B" w:rsidP="00A7579B">
      <w:pPr>
        <w:pStyle w:val="Code"/>
        <w:rPr>
          <w:highlight w:val="white"/>
        </w:rPr>
      </w:pPr>
      <w:r w:rsidRPr="00903DBA">
        <w:rPr>
          <w:highlight w:val="white"/>
        </w:rPr>
        <w:t xml:space="preserve">        case MiddleOperator.UnsignedModulo:</w:t>
      </w:r>
    </w:p>
    <w:p w14:paraId="6F7EA792" w14:textId="77777777" w:rsidR="00A7579B" w:rsidRPr="00903DBA" w:rsidRDefault="00A7579B" w:rsidP="00A7579B">
      <w:pPr>
        <w:pStyle w:val="Code"/>
        <w:rPr>
          <w:highlight w:val="white"/>
        </w:rPr>
      </w:pPr>
      <w:r w:rsidRPr="00903DBA">
        <w:rPr>
          <w:highlight w:val="white"/>
        </w:rPr>
        <w:t xml:space="preserve">        case MiddleOperator.LogicalOr:</w:t>
      </w:r>
    </w:p>
    <w:p w14:paraId="68EF80B3" w14:textId="77777777" w:rsidR="00A7579B" w:rsidRPr="00903DBA" w:rsidRDefault="00A7579B" w:rsidP="00A7579B">
      <w:pPr>
        <w:pStyle w:val="Code"/>
        <w:rPr>
          <w:highlight w:val="white"/>
        </w:rPr>
      </w:pPr>
      <w:r w:rsidRPr="00903DBA">
        <w:rPr>
          <w:highlight w:val="white"/>
        </w:rPr>
        <w:t xml:space="preserve">        case MiddleOperator.LogicalAnd:</w:t>
      </w:r>
    </w:p>
    <w:p w14:paraId="47294C30" w14:textId="77777777" w:rsidR="00A7579B" w:rsidRPr="00903DBA" w:rsidRDefault="00A7579B" w:rsidP="00A7579B">
      <w:pPr>
        <w:pStyle w:val="Code"/>
        <w:rPr>
          <w:highlight w:val="white"/>
        </w:rPr>
      </w:pPr>
      <w:r w:rsidRPr="00903DBA">
        <w:rPr>
          <w:highlight w:val="white"/>
        </w:rPr>
        <w:t xml:space="preserve">        case MiddleOperator.BitwiseOr:</w:t>
      </w:r>
    </w:p>
    <w:p w14:paraId="165C9C44" w14:textId="77777777" w:rsidR="00A7579B" w:rsidRPr="00903DBA" w:rsidRDefault="00A7579B" w:rsidP="00A7579B">
      <w:pPr>
        <w:pStyle w:val="Code"/>
        <w:rPr>
          <w:highlight w:val="white"/>
        </w:rPr>
      </w:pPr>
      <w:r w:rsidRPr="00903DBA">
        <w:rPr>
          <w:highlight w:val="white"/>
        </w:rPr>
        <w:t xml:space="preserve">        case MiddleOperator.BitwiseXOr:</w:t>
      </w:r>
    </w:p>
    <w:p w14:paraId="79E39379" w14:textId="77777777" w:rsidR="00A7579B" w:rsidRPr="00903DBA" w:rsidRDefault="00A7579B" w:rsidP="00A7579B">
      <w:pPr>
        <w:pStyle w:val="Code"/>
        <w:rPr>
          <w:highlight w:val="white"/>
        </w:rPr>
      </w:pPr>
      <w:r w:rsidRPr="00903DBA">
        <w:rPr>
          <w:highlight w:val="white"/>
        </w:rPr>
        <w:t xml:space="preserve">        case MiddleOperator.BitwiseAnd:</w:t>
      </w:r>
    </w:p>
    <w:p w14:paraId="2A9D80B2" w14:textId="77777777" w:rsidR="00A7579B" w:rsidRPr="00903DBA" w:rsidRDefault="00A7579B" w:rsidP="00A7579B">
      <w:pPr>
        <w:pStyle w:val="Code"/>
        <w:rPr>
          <w:highlight w:val="white"/>
        </w:rPr>
      </w:pPr>
      <w:r w:rsidRPr="00903DBA">
        <w:rPr>
          <w:highlight w:val="white"/>
        </w:rPr>
        <w:t xml:space="preserve">        case MiddleOperator.ShiftLeft:</w:t>
      </w:r>
    </w:p>
    <w:p w14:paraId="775EEA54" w14:textId="77777777" w:rsidR="00A7579B" w:rsidRPr="00903DBA" w:rsidRDefault="00A7579B" w:rsidP="00A7579B">
      <w:pPr>
        <w:pStyle w:val="Code"/>
        <w:rPr>
          <w:highlight w:val="white"/>
        </w:rPr>
      </w:pPr>
      <w:r w:rsidRPr="00903DBA">
        <w:rPr>
          <w:highlight w:val="white"/>
        </w:rPr>
        <w:t xml:space="preserve">        case MiddleOperator.ShiftRight:</w:t>
      </w:r>
    </w:p>
    <w:p w14:paraId="0F50852A" w14:textId="77777777" w:rsidR="00A7579B" w:rsidRPr="00903DBA" w:rsidRDefault="00A7579B" w:rsidP="00A7579B">
      <w:pPr>
        <w:pStyle w:val="Code"/>
        <w:rPr>
          <w:highlight w:val="white"/>
        </w:rPr>
      </w:pPr>
      <w:r w:rsidRPr="00903DBA">
        <w:rPr>
          <w:highlight w:val="white"/>
        </w:rPr>
        <w:t xml:space="preserve">          return true;</w:t>
      </w:r>
    </w:p>
    <w:p w14:paraId="1F115E6C" w14:textId="77777777" w:rsidR="00A7579B" w:rsidRPr="00903DBA" w:rsidRDefault="00A7579B" w:rsidP="00A7579B">
      <w:pPr>
        <w:pStyle w:val="Code"/>
        <w:rPr>
          <w:highlight w:val="white"/>
        </w:rPr>
      </w:pPr>
      <w:r w:rsidRPr="00903DBA">
        <w:rPr>
          <w:highlight w:val="white"/>
        </w:rPr>
        <w:t xml:space="preserve">        </w:t>
      </w:r>
    </w:p>
    <w:p w14:paraId="7860179E" w14:textId="77777777" w:rsidR="00A7579B" w:rsidRPr="00903DBA" w:rsidRDefault="00A7579B" w:rsidP="00A7579B">
      <w:pPr>
        <w:pStyle w:val="Code"/>
        <w:rPr>
          <w:highlight w:val="white"/>
        </w:rPr>
      </w:pPr>
      <w:r w:rsidRPr="00903DBA">
        <w:rPr>
          <w:highlight w:val="white"/>
        </w:rPr>
        <w:t xml:space="preserve">        default:</w:t>
      </w:r>
    </w:p>
    <w:p w14:paraId="1977060E" w14:textId="77777777" w:rsidR="00A7579B" w:rsidRPr="00903DBA" w:rsidRDefault="00A7579B" w:rsidP="00A7579B">
      <w:pPr>
        <w:pStyle w:val="Code"/>
        <w:rPr>
          <w:highlight w:val="white"/>
        </w:rPr>
      </w:pPr>
      <w:r w:rsidRPr="00903DBA">
        <w:rPr>
          <w:highlight w:val="white"/>
        </w:rPr>
        <w:t xml:space="preserve">          return false;</w:t>
      </w:r>
    </w:p>
    <w:p w14:paraId="06301218" w14:textId="77777777" w:rsidR="00A7579B" w:rsidRPr="00903DBA" w:rsidRDefault="00A7579B" w:rsidP="00A7579B">
      <w:pPr>
        <w:pStyle w:val="Code"/>
        <w:rPr>
          <w:highlight w:val="white"/>
        </w:rPr>
      </w:pPr>
      <w:r w:rsidRPr="00903DBA">
        <w:rPr>
          <w:highlight w:val="white"/>
        </w:rPr>
        <w:t xml:space="preserve">      }</w:t>
      </w:r>
    </w:p>
    <w:p w14:paraId="7D32CF5F" w14:textId="77777777" w:rsidR="00A7579B" w:rsidRPr="00903DBA" w:rsidRDefault="00A7579B" w:rsidP="00A7579B">
      <w:pPr>
        <w:pStyle w:val="Code"/>
        <w:rPr>
          <w:highlight w:val="white"/>
        </w:rPr>
      </w:pPr>
      <w:r w:rsidRPr="00903DBA">
        <w:rPr>
          <w:highlight w:val="white"/>
        </w:rPr>
        <w:t xml:space="preserve">    }</w:t>
      </w:r>
    </w:p>
    <w:p w14:paraId="214A799B" w14:textId="77777777" w:rsidR="00A7579B" w:rsidRPr="00903DBA" w:rsidRDefault="00A7579B" w:rsidP="00A7579B">
      <w:pPr>
        <w:pStyle w:val="Code"/>
        <w:rPr>
          <w:highlight w:val="white"/>
        </w:rPr>
      </w:pPr>
      <w:r w:rsidRPr="00903DBA">
        <w:rPr>
          <w:highlight w:val="white"/>
        </w:rPr>
        <w:t xml:space="preserve"> </w:t>
      </w:r>
    </w:p>
    <w:p w14:paraId="41280028" w14:textId="77777777" w:rsidR="00A7579B" w:rsidRPr="00903DBA" w:rsidRDefault="00A7579B" w:rsidP="00A7579B">
      <w:pPr>
        <w:pStyle w:val="Code"/>
        <w:rPr>
          <w:highlight w:val="white"/>
        </w:rPr>
      </w:pPr>
      <w:r w:rsidRPr="00903DBA">
        <w:rPr>
          <w:highlight w:val="white"/>
        </w:rPr>
        <w:t xml:space="preserve">    public bool IsCommutative() {</w:t>
      </w:r>
    </w:p>
    <w:p w14:paraId="369AD7FF" w14:textId="77777777" w:rsidR="00A7579B" w:rsidRPr="00903DBA" w:rsidRDefault="00A7579B" w:rsidP="00A7579B">
      <w:pPr>
        <w:pStyle w:val="Code"/>
        <w:rPr>
          <w:highlight w:val="white"/>
        </w:rPr>
      </w:pPr>
      <w:r w:rsidRPr="00903DBA">
        <w:rPr>
          <w:highlight w:val="white"/>
        </w:rPr>
        <w:t xml:space="preserve">      switch (m_middleOperator) {</w:t>
      </w:r>
    </w:p>
    <w:p w14:paraId="6D5D26D4" w14:textId="77777777" w:rsidR="00A7579B" w:rsidRPr="00903DBA" w:rsidRDefault="00A7579B" w:rsidP="00A7579B">
      <w:pPr>
        <w:pStyle w:val="Code"/>
        <w:rPr>
          <w:highlight w:val="white"/>
        </w:rPr>
      </w:pPr>
      <w:r w:rsidRPr="00903DBA">
        <w:rPr>
          <w:highlight w:val="white"/>
        </w:rPr>
        <w:t xml:space="preserve">        case MiddleOperator.BinaryAdd:</w:t>
      </w:r>
    </w:p>
    <w:p w14:paraId="29A78103" w14:textId="77777777" w:rsidR="00A7579B" w:rsidRPr="00903DBA" w:rsidRDefault="00A7579B" w:rsidP="00A7579B">
      <w:pPr>
        <w:pStyle w:val="Code"/>
        <w:rPr>
          <w:highlight w:val="white"/>
        </w:rPr>
      </w:pPr>
      <w:r w:rsidRPr="00903DBA">
        <w:rPr>
          <w:highlight w:val="white"/>
        </w:rPr>
        <w:t xml:space="preserve">        case MiddleOperator.SignedMultiply:</w:t>
      </w:r>
    </w:p>
    <w:p w14:paraId="1A0D1C72" w14:textId="77777777" w:rsidR="00A7579B" w:rsidRPr="00903DBA" w:rsidRDefault="00A7579B" w:rsidP="00A7579B">
      <w:pPr>
        <w:pStyle w:val="Code"/>
        <w:rPr>
          <w:highlight w:val="white"/>
        </w:rPr>
      </w:pPr>
      <w:r w:rsidRPr="00903DBA">
        <w:rPr>
          <w:highlight w:val="white"/>
        </w:rPr>
        <w:t xml:space="preserve">        case MiddleOperator.UnsignedMultiply:</w:t>
      </w:r>
    </w:p>
    <w:p w14:paraId="0408F86A" w14:textId="77777777" w:rsidR="00A7579B" w:rsidRPr="00903DBA" w:rsidRDefault="00A7579B" w:rsidP="00A7579B">
      <w:pPr>
        <w:pStyle w:val="Code"/>
        <w:rPr>
          <w:highlight w:val="white"/>
        </w:rPr>
      </w:pPr>
      <w:r w:rsidRPr="00903DBA">
        <w:rPr>
          <w:highlight w:val="white"/>
        </w:rPr>
        <w:t xml:space="preserve">        case MiddleOperator.BitwiseOr:</w:t>
      </w:r>
    </w:p>
    <w:p w14:paraId="672EBA6B" w14:textId="77777777" w:rsidR="00A7579B" w:rsidRPr="00903DBA" w:rsidRDefault="00A7579B" w:rsidP="00A7579B">
      <w:pPr>
        <w:pStyle w:val="Code"/>
        <w:rPr>
          <w:highlight w:val="white"/>
        </w:rPr>
      </w:pPr>
      <w:r w:rsidRPr="00903DBA">
        <w:rPr>
          <w:highlight w:val="white"/>
        </w:rPr>
        <w:t xml:space="preserve">        case MiddleOperator.BitwiseXOr:</w:t>
      </w:r>
    </w:p>
    <w:p w14:paraId="06B298C1" w14:textId="77777777" w:rsidR="00A7579B" w:rsidRPr="00903DBA" w:rsidRDefault="00A7579B" w:rsidP="00A7579B">
      <w:pPr>
        <w:pStyle w:val="Code"/>
        <w:rPr>
          <w:highlight w:val="white"/>
        </w:rPr>
      </w:pPr>
      <w:r w:rsidRPr="00903DBA">
        <w:rPr>
          <w:highlight w:val="white"/>
        </w:rPr>
        <w:t xml:space="preserve">        case MiddleOperator.BitwiseAnd:</w:t>
      </w:r>
    </w:p>
    <w:p w14:paraId="0C9ADD96" w14:textId="77777777" w:rsidR="00A7579B" w:rsidRPr="00903DBA" w:rsidRDefault="00A7579B" w:rsidP="00A7579B">
      <w:pPr>
        <w:pStyle w:val="Code"/>
        <w:rPr>
          <w:highlight w:val="white"/>
        </w:rPr>
      </w:pPr>
      <w:r w:rsidRPr="00903DBA">
        <w:rPr>
          <w:highlight w:val="white"/>
        </w:rPr>
        <w:t xml:space="preserve">          return true;</w:t>
      </w:r>
    </w:p>
    <w:p w14:paraId="2C33832F" w14:textId="77777777" w:rsidR="00A7579B" w:rsidRPr="00903DBA" w:rsidRDefault="00A7579B" w:rsidP="00A7579B">
      <w:pPr>
        <w:pStyle w:val="Code"/>
        <w:rPr>
          <w:highlight w:val="white"/>
        </w:rPr>
      </w:pPr>
      <w:r w:rsidRPr="00903DBA">
        <w:rPr>
          <w:highlight w:val="white"/>
        </w:rPr>
        <w:t xml:space="preserve">        </w:t>
      </w:r>
    </w:p>
    <w:p w14:paraId="4F3C64AF" w14:textId="77777777" w:rsidR="00A7579B" w:rsidRPr="00903DBA" w:rsidRDefault="00A7579B" w:rsidP="00A7579B">
      <w:pPr>
        <w:pStyle w:val="Code"/>
        <w:rPr>
          <w:highlight w:val="white"/>
        </w:rPr>
      </w:pPr>
      <w:r w:rsidRPr="00903DBA">
        <w:rPr>
          <w:highlight w:val="white"/>
        </w:rPr>
        <w:t xml:space="preserve">        default:</w:t>
      </w:r>
    </w:p>
    <w:p w14:paraId="5AEF79C5" w14:textId="77777777" w:rsidR="00A7579B" w:rsidRPr="00903DBA" w:rsidRDefault="00A7579B" w:rsidP="00A7579B">
      <w:pPr>
        <w:pStyle w:val="Code"/>
        <w:rPr>
          <w:highlight w:val="white"/>
        </w:rPr>
      </w:pPr>
      <w:r w:rsidRPr="00903DBA">
        <w:rPr>
          <w:highlight w:val="white"/>
        </w:rPr>
        <w:t xml:space="preserve">          return false;</w:t>
      </w:r>
    </w:p>
    <w:p w14:paraId="301F5F7F" w14:textId="77777777" w:rsidR="00A7579B" w:rsidRPr="00903DBA" w:rsidRDefault="00A7579B" w:rsidP="00A7579B">
      <w:pPr>
        <w:pStyle w:val="Code"/>
        <w:rPr>
          <w:highlight w:val="white"/>
        </w:rPr>
      </w:pPr>
      <w:r w:rsidRPr="00903DBA">
        <w:rPr>
          <w:highlight w:val="white"/>
        </w:rPr>
        <w:t xml:space="preserve">      }</w:t>
      </w:r>
    </w:p>
    <w:p w14:paraId="3E9F5850" w14:textId="77777777" w:rsidR="00A7579B" w:rsidRPr="00903DBA" w:rsidRDefault="00A7579B" w:rsidP="00A7579B">
      <w:pPr>
        <w:pStyle w:val="Code"/>
        <w:rPr>
          <w:highlight w:val="white"/>
        </w:rPr>
      </w:pPr>
      <w:r w:rsidRPr="00903DBA">
        <w:rPr>
          <w:highlight w:val="white"/>
        </w:rPr>
        <w:t xml:space="preserve">    }</w:t>
      </w:r>
    </w:p>
    <w:p w14:paraId="020BD25A" w14:textId="77777777" w:rsidR="00A7579B" w:rsidRPr="00903DBA" w:rsidRDefault="00A7579B" w:rsidP="00A7579B">
      <w:pPr>
        <w:pStyle w:val="Code"/>
        <w:rPr>
          <w:highlight w:val="white"/>
        </w:rPr>
      </w:pPr>
    </w:p>
    <w:p w14:paraId="1A917FA5" w14:textId="77777777" w:rsidR="00A7579B" w:rsidRPr="00903DBA" w:rsidRDefault="00A7579B" w:rsidP="00A7579B">
      <w:pPr>
        <w:pStyle w:val="Code"/>
        <w:rPr>
          <w:highlight w:val="white"/>
        </w:rPr>
      </w:pPr>
      <w:r w:rsidRPr="00903DBA">
        <w:rPr>
          <w:highlight w:val="white"/>
        </w:rPr>
        <w:t xml:space="preserve">    public static bool IsShift(MiddleOperator middleOp) {</w:t>
      </w:r>
    </w:p>
    <w:p w14:paraId="5ADA9237" w14:textId="77777777" w:rsidR="00A7579B" w:rsidRPr="00903DBA" w:rsidRDefault="00A7579B" w:rsidP="00A7579B">
      <w:pPr>
        <w:pStyle w:val="Code"/>
        <w:rPr>
          <w:highlight w:val="white"/>
        </w:rPr>
      </w:pPr>
      <w:r w:rsidRPr="00903DBA">
        <w:rPr>
          <w:highlight w:val="white"/>
        </w:rPr>
        <w:t xml:space="preserve">      switch (middleOp) {</w:t>
      </w:r>
    </w:p>
    <w:p w14:paraId="0E283E72" w14:textId="77777777" w:rsidR="00A7579B" w:rsidRPr="00903DBA" w:rsidRDefault="00A7579B" w:rsidP="00A7579B">
      <w:pPr>
        <w:pStyle w:val="Code"/>
        <w:rPr>
          <w:highlight w:val="white"/>
        </w:rPr>
      </w:pPr>
      <w:r w:rsidRPr="00903DBA">
        <w:rPr>
          <w:highlight w:val="white"/>
        </w:rPr>
        <w:t xml:space="preserve">        case MiddleOperator.ShiftLeft:</w:t>
      </w:r>
    </w:p>
    <w:p w14:paraId="38F0558F" w14:textId="77777777" w:rsidR="00A7579B" w:rsidRPr="00903DBA" w:rsidRDefault="00A7579B" w:rsidP="00A7579B">
      <w:pPr>
        <w:pStyle w:val="Code"/>
        <w:rPr>
          <w:highlight w:val="white"/>
        </w:rPr>
      </w:pPr>
      <w:r w:rsidRPr="00903DBA">
        <w:rPr>
          <w:highlight w:val="white"/>
        </w:rPr>
        <w:t xml:space="preserve">        case MiddleOperator.ShiftRight:</w:t>
      </w:r>
    </w:p>
    <w:p w14:paraId="770F26FD" w14:textId="77777777" w:rsidR="00A7579B" w:rsidRPr="00903DBA" w:rsidRDefault="00A7579B" w:rsidP="00A7579B">
      <w:pPr>
        <w:pStyle w:val="Code"/>
        <w:rPr>
          <w:highlight w:val="white"/>
        </w:rPr>
      </w:pPr>
      <w:r w:rsidRPr="00903DBA">
        <w:rPr>
          <w:highlight w:val="white"/>
        </w:rPr>
        <w:t xml:space="preserve">          return true;</w:t>
      </w:r>
    </w:p>
    <w:p w14:paraId="1B57A229" w14:textId="77777777" w:rsidR="00A7579B" w:rsidRPr="00903DBA" w:rsidRDefault="00A7579B" w:rsidP="00A7579B">
      <w:pPr>
        <w:pStyle w:val="Code"/>
        <w:rPr>
          <w:highlight w:val="white"/>
        </w:rPr>
      </w:pPr>
      <w:r w:rsidRPr="00903DBA">
        <w:rPr>
          <w:highlight w:val="white"/>
        </w:rPr>
        <w:t xml:space="preserve">        </w:t>
      </w:r>
    </w:p>
    <w:p w14:paraId="0BF4C841" w14:textId="77777777" w:rsidR="00A7579B" w:rsidRPr="00903DBA" w:rsidRDefault="00A7579B" w:rsidP="00A7579B">
      <w:pPr>
        <w:pStyle w:val="Code"/>
        <w:rPr>
          <w:highlight w:val="white"/>
        </w:rPr>
      </w:pPr>
      <w:r w:rsidRPr="00903DBA">
        <w:rPr>
          <w:highlight w:val="white"/>
        </w:rPr>
        <w:t xml:space="preserve">        default:</w:t>
      </w:r>
    </w:p>
    <w:p w14:paraId="48B3126C" w14:textId="77777777" w:rsidR="00A7579B" w:rsidRPr="00903DBA" w:rsidRDefault="00A7579B" w:rsidP="00A7579B">
      <w:pPr>
        <w:pStyle w:val="Code"/>
        <w:rPr>
          <w:highlight w:val="white"/>
        </w:rPr>
      </w:pPr>
      <w:r w:rsidRPr="00903DBA">
        <w:rPr>
          <w:highlight w:val="white"/>
        </w:rPr>
        <w:t xml:space="preserve">          return false;</w:t>
      </w:r>
    </w:p>
    <w:p w14:paraId="18D6848A" w14:textId="77777777" w:rsidR="00A7579B" w:rsidRPr="00903DBA" w:rsidRDefault="00A7579B" w:rsidP="00A7579B">
      <w:pPr>
        <w:pStyle w:val="Code"/>
        <w:rPr>
          <w:highlight w:val="white"/>
        </w:rPr>
      </w:pPr>
      <w:r w:rsidRPr="00903DBA">
        <w:rPr>
          <w:highlight w:val="white"/>
        </w:rPr>
        <w:t xml:space="preserve">      }</w:t>
      </w:r>
    </w:p>
    <w:p w14:paraId="78A76AA9" w14:textId="77777777" w:rsidR="00A7579B" w:rsidRPr="00903DBA" w:rsidRDefault="00A7579B" w:rsidP="00A7579B">
      <w:pPr>
        <w:pStyle w:val="Code"/>
        <w:rPr>
          <w:highlight w:val="white"/>
        </w:rPr>
      </w:pPr>
      <w:r w:rsidRPr="00903DBA">
        <w:rPr>
          <w:highlight w:val="white"/>
        </w:rPr>
        <w:lastRenderedPageBreak/>
        <w:t xml:space="preserve">    }</w:t>
      </w:r>
    </w:p>
    <w:p w14:paraId="49B3CF01"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commenting the final assembly code.</w:t>
      </w:r>
    </w:p>
    <w:p w14:paraId="12192BB6" w14:textId="77777777" w:rsidR="00A7579B" w:rsidRPr="00903DBA" w:rsidRDefault="00A7579B" w:rsidP="00A7579B">
      <w:pPr>
        <w:pStyle w:val="Code"/>
        <w:rPr>
          <w:highlight w:val="white"/>
        </w:rPr>
      </w:pPr>
      <w:r w:rsidRPr="00903DBA">
        <w:rPr>
          <w:highlight w:val="white"/>
        </w:rPr>
        <w:t xml:space="preserve">    public override string ToString() {</w:t>
      </w:r>
    </w:p>
    <w:p w14:paraId="6AAEB07E" w14:textId="77777777" w:rsidR="00A7579B" w:rsidRPr="00903DBA" w:rsidRDefault="00A7579B" w:rsidP="00A7579B">
      <w:pPr>
        <w:pStyle w:val="Code"/>
        <w:rPr>
          <w:highlight w:val="white"/>
        </w:rPr>
      </w:pPr>
      <w:r w:rsidRPr="00903DBA">
        <w:rPr>
          <w:highlight w:val="white"/>
        </w:rPr>
        <w:t xml:space="preserve">      return m_middleOperator + ToString(m_operandArray[0]) +</w:t>
      </w:r>
    </w:p>
    <w:p w14:paraId="4AB5C7A3" w14:textId="77777777" w:rsidR="00A7579B" w:rsidRPr="00903DBA" w:rsidRDefault="00A7579B" w:rsidP="00A7579B">
      <w:pPr>
        <w:pStyle w:val="Code"/>
        <w:rPr>
          <w:highlight w:val="white"/>
        </w:rPr>
      </w:pPr>
      <w:r w:rsidRPr="00903DBA">
        <w:rPr>
          <w:highlight w:val="white"/>
        </w:rPr>
        <w:t xml:space="preserve">             ToString(m_operandArray[1]) + ToString(m_operandArray[2]);</w:t>
      </w:r>
    </w:p>
    <w:p w14:paraId="3AB88757" w14:textId="77777777" w:rsidR="00A7579B" w:rsidRPr="00903DBA" w:rsidRDefault="00A7579B" w:rsidP="00A7579B">
      <w:pPr>
        <w:pStyle w:val="Code"/>
        <w:rPr>
          <w:highlight w:val="white"/>
        </w:rPr>
      </w:pPr>
      <w:r w:rsidRPr="00903DBA">
        <w:rPr>
          <w:highlight w:val="white"/>
        </w:rPr>
        <w:t xml:space="preserve">    }</w:t>
      </w:r>
    </w:p>
    <w:p w14:paraId="542CE740" w14:textId="77777777" w:rsidR="00A7579B" w:rsidRPr="00903DBA" w:rsidRDefault="00A7579B" w:rsidP="00A7579B">
      <w:pPr>
        <w:pStyle w:val="Code"/>
        <w:rPr>
          <w:highlight w:val="white"/>
        </w:rPr>
      </w:pPr>
    </w:p>
    <w:p w14:paraId="59B06980" w14:textId="77777777" w:rsidR="00A7579B" w:rsidRPr="00903DBA" w:rsidRDefault="00A7579B" w:rsidP="00A7579B">
      <w:pPr>
        <w:pStyle w:val="Code"/>
        <w:rPr>
          <w:highlight w:val="white"/>
        </w:rPr>
      </w:pPr>
      <w:r w:rsidRPr="00903DBA">
        <w:rPr>
          <w:highlight w:val="white"/>
        </w:rPr>
        <w:t xml:space="preserve">    public string ToString(object value) {</w:t>
      </w:r>
    </w:p>
    <w:p w14:paraId="5FCC38E0" w14:textId="77777777" w:rsidR="00A7579B" w:rsidRPr="00903DBA" w:rsidRDefault="00A7579B" w:rsidP="00A7579B">
      <w:pPr>
        <w:pStyle w:val="Code"/>
        <w:rPr>
          <w:highlight w:val="white"/>
        </w:rPr>
      </w:pPr>
      <w:r w:rsidRPr="00903DBA">
        <w:rPr>
          <w:highlight w:val="white"/>
        </w:rPr>
        <w:t xml:space="preserve">      if (value != null) {</w:t>
      </w:r>
    </w:p>
    <w:p w14:paraId="38AEE05D" w14:textId="77777777" w:rsidR="00A7579B" w:rsidRPr="00903DBA" w:rsidRDefault="00A7579B" w:rsidP="00A7579B">
      <w:pPr>
        <w:pStyle w:val="Code"/>
        <w:rPr>
          <w:highlight w:val="white"/>
        </w:rPr>
      </w:pPr>
      <w:r w:rsidRPr="00903DBA">
        <w:rPr>
          <w:highlight w:val="white"/>
        </w:rPr>
        <w:t xml:space="preserve">        return (" "  + value.ToString().Replace("\n", "\\n"));</w:t>
      </w:r>
    </w:p>
    <w:p w14:paraId="27E21459" w14:textId="77777777" w:rsidR="00A7579B" w:rsidRPr="00903DBA" w:rsidRDefault="00A7579B" w:rsidP="00A7579B">
      <w:pPr>
        <w:pStyle w:val="Code"/>
        <w:rPr>
          <w:highlight w:val="white"/>
        </w:rPr>
      </w:pPr>
      <w:r w:rsidRPr="00903DBA">
        <w:rPr>
          <w:highlight w:val="white"/>
        </w:rPr>
        <w:t xml:space="preserve">      }</w:t>
      </w:r>
    </w:p>
    <w:p w14:paraId="27335587" w14:textId="77777777" w:rsidR="00A7579B" w:rsidRPr="00903DBA" w:rsidRDefault="00A7579B" w:rsidP="00A7579B">
      <w:pPr>
        <w:pStyle w:val="Code"/>
        <w:rPr>
          <w:highlight w:val="white"/>
        </w:rPr>
      </w:pPr>
      <w:r w:rsidRPr="00903DBA">
        <w:rPr>
          <w:highlight w:val="white"/>
        </w:rPr>
        <w:t xml:space="preserve">      else {</w:t>
      </w:r>
    </w:p>
    <w:p w14:paraId="7764E28C" w14:textId="77777777" w:rsidR="00A7579B" w:rsidRPr="00903DBA" w:rsidRDefault="00A7579B" w:rsidP="00A7579B">
      <w:pPr>
        <w:pStyle w:val="Code"/>
        <w:rPr>
          <w:highlight w:val="white"/>
        </w:rPr>
      </w:pPr>
      <w:r w:rsidRPr="00903DBA">
        <w:rPr>
          <w:highlight w:val="white"/>
        </w:rPr>
        <w:t xml:space="preserve">        return "";</w:t>
      </w:r>
    </w:p>
    <w:p w14:paraId="74541223" w14:textId="77777777" w:rsidR="00A7579B" w:rsidRPr="00903DBA" w:rsidRDefault="00A7579B" w:rsidP="00A7579B">
      <w:pPr>
        <w:pStyle w:val="Code"/>
        <w:rPr>
          <w:highlight w:val="white"/>
        </w:rPr>
      </w:pPr>
      <w:r w:rsidRPr="00903DBA">
        <w:rPr>
          <w:highlight w:val="white"/>
        </w:rPr>
        <w:t xml:space="preserve">      }</w:t>
      </w:r>
    </w:p>
    <w:p w14:paraId="5848BD87" w14:textId="77777777" w:rsidR="00A7579B" w:rsidRPr="00903DBA" w:rsidRDefault="00A7579B" w:rsidP="00A7579B">
      <w:pPr>
        <w:pStyle w:val="Code"/>
        <w:rPr>
          <w:highlight w:val="white"/>
        </w:rPr>
      </w:pPr>
      <w:r w:rsidRPr="00903DBA">
        <w:rPr>
          <w:highlight w:val="white"/>
        </w:rPr>
        <w:t xml:space="preserve">    }</w:t>
      </w:r>
    </w:p>
    <w:p w14:paraId="799BC4C6" w14:textId="77777777" w:rsidR="00A7579B" w:rsidRPr="00903DBA" w:rsidRDefault="00A7579B" w:rsidP="00A7579B">
      <w:pPr>
        <w:pStyle w:val="Code"/>
        <w:rPr>
          <w:highlight w:val="white"/>
        </w:rPr>
      </w:pPr>
      <w:r w:rsidRPr="00903DBA">
        <w:rPr>
          <w:highlight w:val="white"/>
        </w:rPr>
        <w:t xml:space="preserve">  }</w:t>
      </w:r>
    </w:p>
    <w:p w14:paraId="67D8CCE0" w14:textId="77777777" w:rsidR="00A7579B" w:rsidRPr="00903DBA" w:rsidRDefault="00A7579B" w:rsidP="00A7579B">
      <w:pPr>
        <w:pStyle w:val="Code"/>
      </w:pPr>
      <w:r w:rsidRPr="00903DBA">
        <w:rPr>
          <w:highlight w:val="white"/>
        </w:rPr>
        <w:t>}</w:t>
      </w:r>
    </w:p>
    <w:p w14:paraId="73A27F12" w14:textId="74FE9F14" w:rsidR="00E40B78" w:rsidRPr="00903DBA" w:rsidRDefault="00BD4112" w:rsidP="00E40B78">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77777777" w:rsidR="00F023DC" w:rsidRPr="00903DBA" w:rsidRDefault="00F023DC" w:rsidP="00F91A23">
      <w:pPr>
        <w:pStyle w:val="Code"/>
        <w:rPr>
          <w:highlight w:val="white"/>
        </w:rPr>
      </w:pPr>
      <w:r w:rsidRPr="00903DBA">
        <w:rPr>
          <w:highlight w:val="white"/>
        </w:rPr>
        <w:t xml:space="preserve">  public static Stack&lt;Specifier&gt; SpecifierStack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42BA16BF"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7B2091" w:rsidRPr="00903DBA">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2004BF8B" w:rsidR="00127AAF" w:rsidRPr="00903DBA" w:rsidRDefault="00127AAF" w:rsidP="006B7442">
      <w:pPr>
        <w:rPr>
          <w:highlight w:val="white"/>
        </w:rPr>
      </w:pPr>
      <w:r w:rsidRPr="00903DBA">
        <w:rPr>
          <w:highlight w:val="white"/>
        </w:rPr>
        <w:t xml:space="preserve">A variable can 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6B080A9D"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Pr="00903DBA">
        <w:rPr>
          <w:highlight w:val="white"/>
        </w:rPr>
        <w:t xml:space="preserve">, and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35ADFE91" w:rsidR="00CA3625" w:rsidRPr="00903DBA" w:rsidRDefault="00820680" w:rsidP="003B5D53">
      <w:pPr>
        <w:rPr>
          <w:highlight w:val="white"/>
        </w:rPr>
      </w:pPr>
      <w:r w:rsidRPr="00903DBA">
        <w:rPr>
          <w:highlight w:val="white"/>
        </w:rPr>
        <w:t xml:space="preserve">Moreover, there </w:t>
      </w:r>
      <w:r w:rsidR="003B5D53" w:rsidRPr="00903DBA">
        <w:rPr>
          <w:highlight w:val="white"/>
        </w:rPr>
        <w:t>are enums,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lastRenderedPageBreak/>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lastRenderedPageBreak/>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lastRenderedPageBreak/>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12CB0A43" w14:textId="11FAB70E" w:rsidR="000865C3" w:rsidRPr="00903DBA" w:rsidRDefault="000865C3" w:rsidP="000865C3">
      <w:pPr>
        <w:pStyle w:val="Code"/>
        <w:rPr>
          <w:highlight w:val="white"/>
        </w:rPr>
      </w:pPr>
      <w:r w:rsidRPr="00903DBA">
        <w:rPr>
          <w:highlight w:val="white"/>
        </w:rPr>
        <w:t xml:space="preserve">%start </w:t>
      </w:r>
      <w:r w:rsidR="00563AF1" w:rsidRPr="00903DBA">
        <w:rPr>
          <w:highlight w:val="white"/>
        </w:rPr>
        <w:t>source_code_file</w:t>
      </w:r>
    </w:p>
    <w:p w14:paraId="67C17C5E" w14:textId="03FDA647" w:rsidR="00F91A23" w:rsidRPr="00903DBA" w:rsidRDefault="00E40B78" w:rsidP="00F91A23">
      <w:pPr>
        <w:pStyle w:val="Rubrik2"/>
      </w:pPr>
      <w:bookmarkStart w:id="31" w:name="_Toc57655987"/>
      <w:r w:rsidRPr="00903DBA">
        <w:t>Declarations</w:t>
      </w:r>
      <w:bookmarkEnd w:id="31"/>
    </w:p>
    <w:p w14:paraId="04CD0821" w14:textId="77777777" w:rsidR="00F91A23" w:rsidRPr="00903DBA" w:rsidRDefault="00F91A23" w:rsidP="00F91A23">
      <w:pPr>
        <w:pStyle w:val="Code"/>
        <w:rPr>
          <w:highlight w:val="white"/>
        </w:rPr>
      </w:pPr>
      <w:r w:rsidRPr="00903DBA">
        <w:rPr>
          <w:highlight w:val="white"/>
        </w:rPr>
        <w:t>%%</w:t>
      </w:r>
    </w:p>
    <w:p w14:paraId="48BD95A2" w14:textId="05FDFDD4" w:rsidR="00F91A23" w:rsidRPr="00903DBA" w:rsidRDefault="007273E3" w:rsidP="007273E3">
      <w:r w:rsidRPr="00903DBA">
        <w:rPr>
          <w:highlight w:val="white"/>
        </w:rPr>
        <w:t xml:space="preserve">Finally, we have reached the last </w:t>
      </w:r>
      <w:r w:rsidR="00D45448" w:rsidRPr="00903DBA">
        <w:rPr>
          <w:highlight w:val="white"/>
        </w:rPr>
        <w:t xml:space="preserve">(and largest) </w:t>
      </w:r>
      <w:r w:rsidRPr="00903DBA">
        <w:rPr>
          <w:highlight w:val="white"/>
        </w:rPr>
        <w:t>part of the parser, where the rules are defined.</w:t>
      </w:r>
      <w:r w:rsidR="000865C3" w:rsidRPr="00903DBA">
        <w:rPr>
          <w:highlight w:val="white"/>
        </w:rPr>
        <w:t xml:space="preserve"> </w:t>
      </w:r>
      <w:ins w:id="32" w:author="Stefan Bjornander" w:date="2015-04-26T09:16:00Z">
        <w:r w:rsidR="000865C3" w:rsidRPr="00903DBA">
          <w:t xml:space="preserve">The </w:t>
        </w:r>
      </w:ins>
      <w:r w:rsidR="00563AF1" w:rsidRPr="00903DBA">
        <w:rPr>
          <w:rStyle w:val="KeyWord0"/>
        </w:rPr>
        <w:t>source_code_file</w:t>
      </w:r>
      <w:ins w:id="33" w:author="Stefan Bjornander" w:date="2015-04-26T09:16:00Z">
        <w:r w:rsidR="000865C3" w:rsidRPr="00903DBA">
          <w:t xml:space="preserve"> rule is the start of the </w:t>
        </w:r>
      </w:ins>
      <w:r w:rsidR="00001168" w:rsidRPr="00903DBA">
        <w:t>grammar</w:t>
      </w:r>
      <w:r w:rsidR="00563AF1" w:rsidRPr="00903DBA">
        <w:t>.</w:t>
      </w:r>
    </w:p>
    <w:p w14:paraId="2C2231CF" w14:textId="20DE084A" w:rsidR="00F91A23" w:rsidRPr="00903DBA" w:rsidRDefault="00563AF1" w:rsidP="00F91A23">
      <w:pPr>
        <w:pStyle w:val="Code"/>
        <w:rPr>
          <w:highlight w:val="white"/>
        </w:rPr>
      </w:pPr>
      <w:r w:rsidRPr="00903DBA">
        <w:rPr>
          <w:highlight w:val="white"/>
        </w:rPr>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242AA6D2" w14:textId="38A58F32" w:rsidR="00811E4E" w:rsidRPr="00903DBA" w:rsidRDefault="00811E4E" w:rsidP="00811E4E">
      <w:r w:rsidRPr="00903DBA">
        <w:t xml:space="preserve">The rules of the parser call </w:t>
      </w:r>
      <w:r w:rsidR="0060174E" w:rsidRPr="00903DBA">
        <w:t>corresponding</w:t>
      </w:r>
      <w:r w:rsidRPr="00903DBA">
        <w:t xml:space="preserve"> methods of the </w:t>
      </w:r>
      <w:r w:rsidRPr="00903DBA">
        <w:rPr>
          <w:rStyle w:val="KeyWord0"/>
        </w:rPr>
        <w:t>MiddleCodeGenerator</w:t>
      </w:r>
      <w:r w:rsidRPr="00903DBA">
        <w:t xml:space="preserve"> class to perform type checking, build the symbol table, and generate the middle code.</w:t>
      </w:r>
    </w:p>
    <w:p w14:paraId="048B9909" w14:textId="58238C41" w:rsidR="00811E4E" w:rsidRPr="00903DBA" w:rsidRDefault="00014E2E" w:rsidP="00014E2E">
      <w:pPr>
        <w:pStyle w:val="CodeHeader"/>
      </w:pPr>
      <w:r w:rsidRPr="00903DBA">
        <w:t>MiddleCodeGenerator.cs</w:t>
      </w:r>
    </w:p>
    <w:p w14:paraId="5FC526EB" w14:textId="77777777" w:rsidR="00003FF8" w:rsidRPr="00903DBA" w:rsidRDefault="00003FF8" w:rsidP="00003FF8">
      <w:pPr>
        <w:pStyle w:val="Code"/>
        <w:rPr>
          <w:highlight w:val="white"/>
        </w:rPr>
      </w:pPr>
      <w:r w:rsidRPr="00903DBA">
        <w:rPr>
          <w:highlight w:val="white"/>
        </w:rPr>
        <w:t>using System;</w:t>
      </w:r>
    </w:p>
    <w:p w14:paraId="2972E9ED" w14:textId="77777777" w:rsidR="00003FF8" w:rsidRPr="00903DBA" w:rsidRDefault="00003FF8" w:rsidP="00003FF8">
      <w:pPr>
        <w:pStyle w:val="Code"/>
        <w:rPr>
          <w:highlight w:val="white"/>
        </w:rPr>
      </w:pPr>
      <w:r w:rsidRPr="00903DBA">
        <w:rPr>
          <w:highlight w:val="white"/>
        </w:rPr>
        <w:t>using System.IO;</w:t>
      </w:r>
    </w:p>
    <w:p w14:paraId="3884F9CC" w14:textId="77777777" w:rsidR="00003FF8" w:rsidRPr="00903DBA" w:rsidRDefault="00003FF8" w:rsidP="00003FF8">
      <w:pPr>
        <w:pStyle w:val="Code"/>
        <w:rPr>
          <w:highlight w:val="white"/>
        </w:rPr>
      </w:pPr>
      <w:r w:rsidRPr="00903DBA">
        <w:rPr>
          <w:highlight w:val="white"/>
        </w:rPr>
        <w:t>using System.Linq;</w:t>
      </w:r>
    </w:p>
    <w:p w14:paraId="606FD2A3" w14:textId="77777777" w:rsidR="00003FF8" w:rsidRPr="00903DBA" w:rsidRDefault="00003FF8" w:rsidP="00003FF8">
      <w:pPr>
        <w:pStyle w:val="Code"/>
        <w:rPr>
          <w:highlight w:val="white"/>
        </w:rPr>
      </w:pPr>
      <w:r w:rsidRPr="00903DBA">
        <w:rPr>
          <w:highlight w:val="white"/>
        </w:rPr>
        <w:t>using System.Numerics;</w:t>
      </w:r>
    </w:p>
    <w:p w14:paraId="3CF094A7" w14:textId="77777777" w:rsidR="00003FF8" w:rsidRPr="00903DBA" w:rsidRDefault="00003FF8" w:rsidP="00003FF8">
      <w:pPr>
        <w:pStyle w:val="Code"/>
        <w:rPr>
          <w:highlight w:val="white"/>
        </w:rPr>
      </w:pPr>
      <w:r w:rsidRPr="00903DBA">
        <w:rPr>
          <w:highlight w:val="white"/>
        </w:rPr>
        <w:t>using System.Collections.Generic;</w:t>
      </w:r>
    </w:p>
    <w:p w14:paraId="7483918C" w14:textId="6503C54F" w:rsidR="00003FF8" w:rsidRPr="00903DBA" w:rsidRDefault="00952CC6" w:rsidP="00952CC6">
      <w:pPr>
        <w:rPr>
          <w:highlight w:val="white"/>
        </w:rPr>
      </w:pPr>
      <w:r w:rsidRPr="00903DBA">
        <w:rPr>
          <w:highlight w:val="white"/>
        </w:rPr>
        <w:t xml:space="preserve">The </w:t>
      </w:r>
      <w:r w:rsidRPr="00903DBA">
        <w:rPr>
          <w:rStyle w:val="KeyWord0"/>
          <w:highlight w:val="white"/>
        </w:rPr>
        <w:t>AddMiddleCode</w:t>
      </w:r>
      <w:r w:rsidRPr="00903DBA">
        <w:rPr>
          <w:highlight w:val="white"/>
        </w:rPr>
        <w:t xml:space="preserve"> method </w:t>
      </w:r>
      <w:r w:rsidR="00BE5D92" w:rsidRPr="00903DBA">
        <w:rPr>
          <w:highlight w:val="white"/>
        </w:rPr>
        <w:t xml:space="preserve">adds a </w:t>
      </w:r>
      <w:r w:rsidR="00BE5D92" w:rsidRPr="00903DBA">
        <w:rPr>
          <w:rStyle w:val="KeyWord0"/>
          <w:highlight w:val="white"/>
        </w:rPr>
        <w:t>MiddleCode</w:t>
      </w:r>
      <w:r w:rsidR="00BE5D92" w:rsidRPr="00903DBA">
        <w:rPr>
          <w:highlight w:val="white"/>
        </w:rPr>
        <w:t xml:space="preserve"> object to the given code list.</w:t>
      </w:r>
    </w:p>
    <w:p w14:paraId="7673A19D" w14:textId="77777777" w:rsidR="00003FF8" w:rsidRPr="00903DBA" w:rsidRDefault="00003FF8" w:rsidP="00003FF8">
      <w:pPr>
        <w:pStyle w:val="Code"/>
        <w:rPr>
          <w:highlight w:val="white"/>
        </w:rPr>
      </w:pPr>
      <w:r w:rsidRPr="00903DBA">
        <w:rPr>
          <w:highlight w:val="white"/>
        </w:rPr>
        <w:t>namespace CCompiler {</w:t>
      </w:r>
    </w:p>
    <w:p w14:paraId="4D0C0AAE" w14:textId="77777777" w:rsidR="00003FF8" w:rsidRPr="00903DBA" w:rsidRDefault="00003FF8" w:rsidP="00003FF8">
      <w:pPr>
        <w:pStyle w:val="Code"/>
        <w:rPr>
          <w:highlight w:val="white"/>
        </w:rPr>
      </w:pPr>
      <w:r w:rsidRPr="00903DBA">
        <w:rPr>
          <w:highlight w:val="white"/>
        </w:rPr>
        <w:t xml:space="preserve">  public class MiddleCodeGenerator {</w:t>
      </w:r>
    </w:p>
    <w:p w14:paraId="68DE10B5" w14:textId="77777777" w:rsidR="008D6327" w:rsidRPr="00903DBA" w:rsidRDefault="00003FF8" w:rsidP="00003FF8">
      <w:pPr>
        <w:pStyle w:val="Code"/>
        <w:rPr>
          <w:highlight w:val="white"/>
        </w:rPr>
      </w:pPr>
      <w:r w:rsidRPr="00903DBA">
        <w:rPr>
          <w:highlight w:val="white"/>
        </w:rPr>
        <w:t xml:space="preserve">    public static MiddleCode AddMiddleCode(List&lt;MiddleCode&gt; codeList,</w:t>
      </w:r>
    </w:p>
    <w:p w14:paraId="62029EC8" w14:textId="4A16ABA0" w:rsidR="00003FF8" w:rsidRPr="00903DBA" w:rsidRDefault="008D6327" w:rsidP="00003FF8">
      <w:pPr>
        <w:pStyle w:val="Code"/>
        <w:rPr>
          <w:highlight w:val="white"/>
        </w:rPr>
      </w:pPr>
      <w:r w:rsidRPr="00903DBA">
        <w:rPr>
          <w:highlight w:val="white"/>
        </w:rPr>
        <w:t xml:space="preserve">                            </w:t>
      </w:r>
      <w:r w:rsidR="00003FF8" w:rsidRPr="00903DBA">
        <w:rPr>
          <w:highlight w:val="white"/>
        </w:rPr>
        <w:t xml:space="preserve"> MiddleOperator op, object operand0 = null,</w:t>
      </w:r>
    </w:p>
    <w:p w14:paraId="19925C3D" w14:textId="6D243AE4" w:rsidR="00003FF8" w:rsidRPr="00903DBA" w:rsidRDefault="00003FF8" w:rsidP="00003FF8">
      <w:pPr>
        <w:pStyle w:val="Code"/>
        <w:rPr>
          <w:highlight w:val="white"/>
        </w:rPr>
      </w:pPr>
      <w:r w:rsidRPr="00903DBA">
        <w:rPr>
          <w:highlight w:val="white"/>
        </w:rPr>
        <w:t xml:space="preserve">                           </w:t>
      </w:r>
      <w:r w:rsidR="008D6327" w:rsidRPr="00903DBA">
        <w:rPr>
          <w:highlight w:val="white"/>
        </w:rPr>
        <w:t xml:space="preserve"> </w:t>
      </w:r>
      <w:r w:rsidRPr="00903DBA">
        <w:rPr>
          <w:highlight w:val="white"/>
        </w:rPr>
        <w:t xml:space="preserve"> object operand1 = null, object operand2 = null)</w:t>
      </w:r>
      <w:r w:rsidR="000506A6" w:rsidRPr="00903DBA">
        <w:rPr>
          <w:highlight w:val="white"/>
        </w:rPr>
        <w:t xml:space="preserve"> </w:t>
      </w:r>
      <w:r w:rsidRPr="00903DBA">
        <w:rPr>
          <w:highlight w:val="white"/>
        </w:rPr>
        <w:t>{</w:t>
      </w:r>
    </w:p>
    <w:p w14:paraId="1EE9541F" w14:textId="77777777" w:rsidR="00003FF8" w:rsidRPr="00903DBA" w:rsidRDefault="00003FF8" w:rsidP="00003FF8">
      <w:pPr>
        <w:pStyle w:val="Code"/>
        <w:rPr>
          <w:highlight w:val="white"/>
        </w:rPr>
      </w:pPr>
      <w:r w:rsidRPr="00903DBA">
        <w:rPr>
          <w:highlight w:val="white"/>
        </w:rPr>
        <w:t xml:space="preserve">      MiddleCode middleCode = new MiddleCode(op, operand0, operand1, operand2);</w:t>
      </w:r>
    </w:p>
    <w:p w14:paraId="784CF96F" w14:textId="77777777" w:rsidR="00003FF8" w:rsidRPr="00903DBA" w:rsidRDefault="00003FF8" w:rsidP="00003FF8">
      <w:pPr>
        <w:pStyle w:val="Code"/>
        <w:rPr>
          <w:highlight w:val="white"/>
        </w:rPr>
      </w:pPr>
      <w:r w:rsidRPr="00903DBA">
        <w:rPr>
          <w:highlight w:val="white"/>
        </w:rPr>
        <w:t xml:space="preserve">      codeList.Add(middleCode);</w:t>
      </w:r>
    </w:p>
    <w:p w14:paraId="3C09FECD" w14:textId="77777777" w:rsidR="00003FF8" w:rsidRPr="00903DBA" w:rsidRDefault="00003FF8" w:rsidP="00003FF8">
      <w:pPr>
        <w:pStyle w:val="Code"/>
        <w:rPr>
          <w:highlight w:val="white"/>
        </w:rPr>
      </w:pPr>
      <w:r w:rsidRPr="00903DBA">
        <w:rPr>
          <w:highlight w:val="white"/>
        </w:rPr>
        <w:t xml:space="preserve">      return middleCode;</w:t>
      </w:r>
    </w:p>
    <w:p w14:paraId="6680D277" w14:textId="77777777" w:rsidR="00003FF8" w:rsidRPr="00903DBA" w:rsidRDefault="00003FF8" w:rsidP="00003FF8">
      <w:pPr>
        <w:pStyle w:val="Code"/>
        <w:rPr>
          <w:highlight w:val="white"/>
        </w:rPr>
      </w:pPr>
      <w:r w:rsidRPr="00903DBA">
        <w:rPr>
          <w:highlight w:val="white"/>
        </w:rPr>
        <w:t xml:space="preserve">    }</w:t>
      </w:r>
    </w:p>
    <w:p w14:paraId="0F9DBF52" w14:textId="1B287076" w:rsidR="008412D7" w:rsidRPr="00903DBA" w:rsidRDefault="008412D7" w:rsidP="008412D7">
      <w:pPr>
        <w:pStyle w:val="Rubrik3"/>
      </w:pPr>
      <w:bookmarkStart w:id="34" w:name="_Toc57655988"/>
      <w:r w:rsidRPr="00903DBA">
        <w:t>Backpatching</w:t>
      </w:r>
      <w:bookmarkEnd w:id="34"/>
    </w:p>
    <w:p w14:paraId="66C876BF" w14:textId="37F4659D" w:rsidR="00003FF8" w:rsidRPr="00903DBA" w:rsidRDefault="008412D7" w:rsidP="008B4833">
      <w:r w:rsidRPr="00903DBA">
        <w:t xml:space="preserve">When generating middle code, there are numerous </w:t>
      </w:r>
      <w:r w:rsidR="00CA623C" w:rsidRPr="00903DBA">
        <w:t>occasions</w:t>
      </w:r>
      <w:r w:rsidRPr="00903DBA">
        <w:t xml:space="preserve"> that we generate</w:t>
      </w:r>
      <w:r w:rsidR="000216A5" w:rsidRPr="00903DBA">
        <w:t xml:space="preserve"> jump</w:t>
      </w:r>
      <w:r w:rsidR="00C340DE" w:rsidRPr="00903DBA">
        <w:t xml:space="preserve"> </w:t>
      </w:r>
      <w:r w:rsidR="000A5859" w:rsidRPr="00903DBA">
        <w:t>instructions</w:t>
      </w:r>
      <w:r w:rsidRPr="00903DBA">
        <w:t xml:space="preserve"> without knowing where to jump. In those cases, we store the </w:t>
      </w:r>
      <w:r w:rsidR="000A5859" w:rsidRPr="00903DBA">
        <w:t xml:space="preserve">instructions </w:t>
      </w:r>
      <w:r w:rsidR="000216A5" w:rsidRPr="00903DBA">
        <w:t>in set</w:t>
      </w:r>
      <w:r w:rsidR="000A5859" w:rsidRPr="00903DBA">
        <w:t>s</w:t>
      </w:r>
      <w:r w:rsidR="000216A5" w:rsidRPr="00903DBA">
        <w:t xml:space="preserve"> and later go back and fill in the jump address. Th</w:t>
      </w:r>
      <w:r w:rsidR="00582B41" w:rsidRPr="00903DBA">
        <w:t>e</w:t>
      </w:r>
      <w:r w:rsidR="000216A5" w:rsidRPr="00903DBA">
        <w:t xml:space="preserve"> </w:t>
      </w:r>
      <w:r w:rsidR="00737AEE" w:rsidRPr="00903DBA">
        <w:t xml:space="preserve">process </w:t>
      </w:r>
      <w:r w:rsidR="000216A5" w:rsidRPr="00903DBA">
        <w:t xml:space="preserve">is called </w:t>
      </w:r>
      <w:r w:rsidR="000216A5" w:rsidRPr="00903DBA">
        <w:rPr>
          <w:rStyle w:val="KeyWord0"/>
        </w:rPr>
        <w:t>backpatching</w:t>
      </w:r>
      <w:r w:rsidR="000216A5" w:rsidRPr="00903DBA">
        <w:t>.</w:t>
      </w:r>
    </w:p>
    <w:p w14:paraId="13938C5B" w14:textId="7924DD85" w:rsidR="00737AEE" w:rsidRPr="00903DBA" w:rsidRDefault="00737AEE" w:rsidP="008B4833">
      <w:r w:rsidRPr="00903DBA">
        <w:lastRenderedPageBreak/>
        <w:t>The</w:t>
      </w:r>
      <w:r w:rsidR="000A5859" w:rsidRPr="00903DBA">
        <w:t xml:space="preserve"> first</w:t>
      </w:r>
      <w:r w:rsidRPr="00903DBA">
        <w:t xml:space="preserve"> </w:t>
      </w:r>
      <w:r w:rsidR="000A5859" w:rsidRPr="00903DBA">
        <w:rPr>
          <w:rStyle w:val="KeyWord0"/>
        </w:rPr>
        <w:t>Backpatch</w:t>
      </w:r>
      <w:r w:rsidR="000A5859" w:rsidRPr="00903DBA">
        <w:t xml:space="preserve"> methods take set of jump instructions and a list of instructions, where </w:t>
      </w:r>
      <w:r w:rsidR="00A562A3" w:rsidRPr="00903DBA">
        <w:t xml:space="preserve">its first instruction is the target of the jump instructions. If the </w:t>
      </w:r>
      <w:r w:rsidR="00E9487E" w:rsidRPr="00903DBA">
        <w:t xml:space="preserve">code </w:t>
      </w:r>
      <w:r w:rsidR="00A562A3" w:rsidRPr="00903DBA">
        <w:t xml:space="preserve">list is empty, we add an empty instruction in order to make sure there is always </w:t>
      </w:r>
      <w:r w:rsidR="00AF6E72" w:rsidRPr="00903DBA">
        <w:t xml:space="preserve">a jump target. Then we call the second </w:t>
      </w:r>
      <w:r w:rsidR="00AF6E72" w:rsidRPr="00903DBA">
        <w:rPr>
          <w:rStyle w:val="KeyWord0"/>
        </w:rPr>
        <w:t>Backpatch</w:t>
      </w:r>
      <w:r w:rsidR="00AF6E72" w:rsidRPr="00903DBA">
        <w:t xml:space="preserve"> method with the set</w:t>
      </w:r>
      <w:r w:rsidR="007C4D13" w:rsidRPr="00903DBA">
        <w:t xml:space="preserve"> </w:t>
      </w:r>
      <w:r w:rsidR="00AF6E72" w:rsidRPr="00903DBA">
        <w:t>of jump instruction and the target instruction.</w:t>
      </w:r>
    </w:p>
    <w:p w14:paraId="56317203" w14:textId="77777777" w:rsidR="00E67AF9" w:rsidRPr="00903DBA" w:rsidRDefault="00E67AF9" w:rsidP="00E67AF9">
      <w:pPr>
        <w:pStyle w:val="CodeHeader"/>
      </w:pPr>
      <w:r w:rsidRPr="00903DBA">
        <w:t>MiddleCodeGenerator.cs</w:t>
      </w:r>
    </w:p>
    <w:p w14:paraId="73693D54" w14:textId="77777777" w:rsidR="00E67AF9" w:rsidRPr="00903DBA" w:rsidRDefault="00E67AF9" w:rsidP="00E67AF9">
      <w:pPr>
        <w:pStyle w:val="Code"/>
        <w:rPr>
          <w:highlight w:val="white"/>
        </w:rPr>
      </w:pPr>
      <w:r w:rsidRPr="00903DBA">
        <w:rPr>
          <w:highlight w:val="white"/>
        </w:rPr>
        <w:t xml:space="preserve">    public static void Backpatch(ISet&lt;MiddleCode&gt; sourceSet,</w:t>
      </w:r>
    </w:p>
    <w:p w14:paraId="2762AEA3" w14:textId="77777777" w:rsidR="00E67AF9" w:rsidRPr="00903DBA" w:rsidRDefault="00E67AF9" w:rsidP="00E67AF9">
      <w:pPr>
        <w:pStyle w:val="Code"/>
        <w:rPr>
          <w:highlight w:val="white"/>
        </w:rPr>
      </w:pPr>
      <w:r w:rsidRPr="00903DBA">
        <w:rPr>
          <w:highlight w:val="white"/>
        </w:rPr>
        <w:t xml:space="preserve">                                 List&lt;MiddleCode&gt; list) {</w:t>
      </w:r>
    </w:p>
    <w:p w14:paraId="0FD26515" w14:textId="77777777" w:rsidR="00E67AF9" w:rsidRPr="00903DBA" w:rsidRDefault="00E67AF9" w:rsidP="00E67AF9">
      <w:pPr>
        <w:pStyle w:val="Code"/>
        <w:rPr>
          <w:highlight w:val="white"/>
        </w:rPr>
      </w:pPr>
      <w:r w:rsidRPr="00903DBA">
        <w:rPr>
          <w:highlight w:val="white"/>
        </w:rPr>
        <w:t xml:space="preserve">      if (list.Count == 0) {</w:t>
      </w:r>
    </w:p>
    <w:p w14:paraId="157C7D25" w14:textId="77777777" w:rsidR="00E67AF9" w:rsidRPr="00903DBA" w:rsidRDefault="00E67AF9" w:rsidP="00E67AF9">
      <w:pPr>
        <w:pStyle w:val="Code"/>
        <w:rPr>
          <w:highlight w:val="white"/>
        </w:rPr>
      </w:pPr>
      <w:r w:rsidRPr="00903DBA">
        <w:rPr>
          <w:highlight w:val="white"/>
        </w:rPr>
        <w:t xml:space="preserve">        AddMiddleCode(list, MiddleOperator.Empty);</w:t>
      </w:r>
    </w:p>
    <w:p w14:paraId="63D9B5DA" w14:textId="77777777" w:rsidR="00E67AF9" w:rsidRPr="00903DBA" w:rsidRDefault="00E67AF9" w:rsidP="00E67AF9">
      <w:pPr>
        <w:pStyle w:val="Code"/>
        <w:rPr>
          <w:highlight w:val="white"/>
        </w:rPr>
      </w:pPr>
      <w:r w:rsidRPr="00903DBA">
        <w:rPr>
          <w:highlight w:val="white"/>
        </w:rPr>
        <w:t xml:space="preserve">      }</w:t>
      </w:r>
    </w:p>
    <w:p w14:paraId="32225BFD" w14:textId="77777777" w:rsidR="00E67AF9" w:rsidRPr="00903DBA" w:rsidRDefault="00E67AF9" w:rsidP="00E67AF9">
      <w:pPr>
        <w:pStyle w:val="Code"/>
        <w:rPr>
          <w:highlight w:val="white"/>
        </w:rPr>
      </w:pPr>
    </w:p>
    <w:p w14:paraId="6B2FD30C" w14:textId="77777777" w:rsidR="00E67AF9" w:rsidRPr="00903DBA" w:rsidRDefault="00E67AF9" w:rsidP="00E67AF9">
      <w:pPr>
        <w:pStyle w:val="Code"/>
        <w:rPr>
          <w:highlight w:val="white"/>
        </w:rPr>
      </w:pPr>
      <w:r w:rsidRPr="00903DBA">
        <w:rPr>
          <w:highlight w:val="white"/>
        </w:rPr>
        <w:t xml:space="preserve">      Backpatch(sourceSet, list[0]);</w:t>
      </w:r>
    </w:p>
    <w:p w14:paraId="24C060E8" w14:textId="77777777" w:rsidR="00E67AF9" w:rsidRPr="00903DBA" w:rsidRDefault="00E67AF9" w:rsidP="00E67AF9">
      <w:pPr>
        <w:pStyle w:val="Code"/>
        <w:rPr>
          <w:highlight w:val="white"/>
        </w:rPr>
      </w:pPr>
      <w:r w:rsidRPr="00903DBA">
        <w:rPr>
          <w:highlight w:val="white"/>
        </w:rPr>
        <w:t xml:space="preserve">    }</w:t>
      </w:r>
    </w:p>
    <w:p w14:paraId="03526D57" w14:textId="7D2F64DC" w:rsidR="00E67AF9" w:rsidRPr="00903DBA" w:rsidRDefault="00913287" w:rsidP="00913287">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w:t>
      </w:r>
      <w:r w:rsidR="00634A52" w:rsidRPr="00903DBA">
        <w:rPr>
          <w:highlight w:val="white"/>
        </w:rPr>
        <w:t xml:space="preserve">iterates through the set </w:t>
      </w:r>
      <w:r w:rsidR="00383AD8" w:rsidRPr="00903DBA">
        <w:rPr>
          <w:highlight w:val="white"/>
        </w:rPr>
        <w:t xml:space="preserve">of jump instructions and set </w:t>
      </w:r>
      <w:r w:rsidR="00BA2A9B" w:rsidRPr="00903DBA">
        <w:rPr>
          <w:highlight w:val="white"/>
        </w:rPr>
        <w:t xml:space="preserve">its first operand </w:t>
      </w:r>
      <w:r w:rsidR="005250CB" w:rsidRPr="00903DBA">
        <w:rPr>
          <w:highlight w:val="white"/>
        </w:rPr>
        <w:t xml:space="preserve">(index 0) to the target. </w:t>
      </w:r>
      <w:r w:rsidR="007B6068" w:rsidRPr="00903DBA">
        <w:rPr>
          <w:highlight w:val="white"/>
        </w:rPr>
        <w:t xml:space="preserve">The first operand of each jump instruction is its </w:t>
      </w:r>
      <w:r w:rsidR="0096396E" w:rsidRPr="00903DBA">
        <w:rPr>
          <w:highlight w:val="white"/>
        </w:rPr>
        <w:t>target</w:t>
      </w:r>
      <w:r w:rsidR="005250CB" w:rsidRPr="00903DBA">
        <w:rPr>
          <w:highlight w:val="white"/>
        </w:rPr>
        <w:t xml:space="preserve"> address.</w:t>
      </w:r>
    </w:p>
    <w:p w14:paraId="6206AD0C" w14:textId="77777777" w:rsidR="00A72D72" w:rsidRPr="00903DBA" w:rsidRDefault="00A72D72" w:rsidP="00A72D72">
      <w:pPr>
        <w:pStyle w:val="Code"/>
        <w:rPr>
          <w:highlight w:val="white"/>
        </w:rPr>
      </w:pPr>
      <w:r w:rsidRPr="00903DBA">
        <w:rPr>
          <w:highlight w:val="white"/>
        </w:rPr>
        <w:t xml:space="preserve">    public static void Backpatch(ISet&lt;MiddleCode&gt; sourceSet,</w:t>
      </w:r>
    </w:p>
    <w:p w14:paraId="3529909F" w14:textId="77777777" w:rsidR="00A72D72" w:rsidRPr="00903DBA" w:rsidRDefault="00A72D72" w:rsidP="00A72D72">
      <w:pPr>
        <w:pStyle w:val="Code"/>
        <w:rPr>
          <w:highlight w:val="white"/>
        </w:rPr>
      </w:pPr>
      <w:r w:rsidRPr="00903DBA">
        <w:rPr>
          <w:highlight w:val="white"/>
        </w:rPr>
        <w:t xml:space="preserve">                                 MiddleCode target) {</w:t>
      </w:r>
    </w:p>
    <w:p w14:paraId="0E1131CC" w14:textId="77777777" w:rsidR="00A72D72" w:rsidRPr="00903DBA" w:rsidRDefault="00A72D72" w:rsidP="00A72D72">
      <w:pPr>
        <w:pStyle w:val="Code"/>
        <w:rPr>
          <w:highlight w:val="white"/>
        </w:rPr>
      </w:pPr>
      <w:r w:rsidRPr="00903DBA">
        <w:rPr>
          <w:highlight w:val="white"/>
        </w:rPr>
        <w:t xml:space="preserve">      foreach (MiddleCode source in sourceSet) {</w:t>
      </w:r>
    </w:p>
    <w:p w14:paraId="33698349" w14:textId="77777777" w:rsidR="00A72D72" w:rsidRPr="00903DBA" w:rsidRDefault="00A72D72" w:rsidP="00A72D72">
      <w:pPr>
        <w:pStyle w:val="Code"/>
        <w:rPr>
          <w:highlight w:val="white"/>
        </w:rPr>
      </w:pPr>
      <w:r w:rsidRPr="00903DBA">
        <w:rPr>
          <w:highlight w:val="white"/>
        </w:rPr>
        <w:t xml:space="preserve">        source[0] = target;</w:t>
      </w:r>
    </w:p>
    <w:p w14:paraId="71DE46AE" w14:textId="77777777" w:rsidR="00A72D72" w:rsidRPr="00903DBA" w:rsidRDefault="00A72D72" w:rsidP="00A72D72">
      <w:pPr>
        <w:pStyle w:val="Code"/>
        <w:rPr>
          <w:highlight w:val="white"/>
        </w:rPr>
      </w:pPr>
      <w:r w:rsidRPr="00903DBA">
        <w:rPr>
          <w:highlight w:val="white"/>
        </w:rPr>
        <w:t xml:space="preserve">      }</w:t>
      </w:r>
    </w:p>
    <w:p w14:paraId="774A8621" w14:textId="77777777" w:rsidR="00A72D72" w:rsidRPr="00903DBA" w:rsidRDefault="00A72D72" w:rsidP="00A72D72">
      <w:pPr>
        <w:pStyle w:val="Code"/>
        <w:rPr>
          <w:highlight w:val="white"/>
        </w:rPr>
      </w:pPr>
      <w:r w:rsidRPr="00903DBA">
        <w:rPr>
          <w:highlight w:val="white"/>
        </w:rPr>
        <w:t xml:space="preserve">    }</w:t>
      </w:r>
    </w:p>
    <w:p w14:paraId="3F7D676B" w14:textId="16A0269D" w:rsidR="00E40B78" w:rsidRPr="00903DBA" w:rsidRDefault="00E40B78" w:rsidP="00E40B78">
      <w:pPr>
        <w:pStyle w:val="Rubrik3"/>
      </w:pPr>
      <w:bookmarkStart w:id="35" w:name="_Ref54270751"/>
      <w:bookmarkStart w:id="36" w:name="_Toc57655989"/>
      <w:r w:rsidRPr="00903DBA">
        <w:t>Function</w:t>
      </w:r>
      <w:r w:rsidR="00015AA9" w:rsidRPr="00903DBA">
        <w:t xml:space="preserve"> </w:t>
      </w:r>
      <w:r w:rsidR="00FC52DE" w:rsidRPr="00903DBA">
        <w:t>Definition</w:t>
      </w:r>
      <w:bookmarkEnd w:id="35"/>
      <w:bookmarkEnd w:id="36"/>
    </w:p>
    <w:p w14:paraId="35EFA5F2" w14:textId="10C00515" w:rsidR="006F33E6" w:rsidRPr="00903DBA" w:rsidRDefault="004838CF" w:rsidP="00E40B78">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903DBA">
        <w:rPr>
          <w:rStyle w:val="CodeInText0"/>
        </w:rPr>
        <w:t>unsigned long int</w:t>
      </w:r>
      <w:r w:rsidR="00AE3821" w:rsidRPr="00903DBA">
        <w:t xml:space="preserve"> is the declaration specifier list, </w:t>
      </w:r>
      <w:r w:rsidR="00C52DCF" w:rsidRPr="00903DBA">
        <w:rPr>
          <w:rStyle w:val="CodeInText0"/>
        </w:rPr>
        <w:t>square</w:t>
      </w:r>
      <w:r w:rsidR="00E667B3" w:rsidRPr="00903DBA">
        <w:rPr>
          <w:rStyle w:val="CodeInText0"/>
        </w:rPr>
        <w:t>(</w:t>
      </w:r>
      <w:r w:rsidR="00C52DCF" w:rsidRPr="00903DBA">
        <w:rPr>
          <w:rStyle w:val="CodeInText0"/>
        </w:rPr>
        <w:t>int value</w:t>
      </w:r>
      <w:r w:rsidR="00E667B3" w:rsidRPr="00903DBA">
        <w:rPr>
          <w:rStyle w:val="CodeInText0"/>
        </w:rPr>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903DBA">
        <w:rPr>
          <w:rStyle w:val="CodeInText0"/>
        </w:rPr>
        <w:t>return value * value</w:t>
      </w:r>
      <w:r w:rsidR="004645B8" w:rsidRPr="00903DBA">
        <w:rPr>
          <w:rStyle w:val="CodeInText0"/>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21144482"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lastRenderedPageBreak/>
        <w:t xml:space="preserve">      MiddleCodeGenerator.FunctionHeader</w:t>
      </w:r>
    </w:p>
    <w:p w14:paraId="26D8155D" w14:textId="77777777" w:rsidR="005642E5" w:rsidRPr="00903DBA" w:rsidRDefault="005642E5" w:rsidP="005642E5">
      <w:pPr>
        <w:pStyle w:val="Code"/>
        <w:rPr>
          <w:highlight w:val="white"/>
        </w:rPr>
      </w:pPr>
      <w:r w:rsidRPr="00903DBA">
        <w:rPr>
          <w:highlight w:val="white"/>
        </w:rPr>
        <w:t xml:space="preserve">        (SpecifierStack.Pop(),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65B1B951" w14:textId="7BFBEFDD" w:rsidR="00E40B78" w:rsidRPr="00903DBA" w:rsidRDefault="00E40B78" w:rsidP="00E40B78">
      <w:r w:rsidRPr="00903DBA">
        <w:t xml:space="preserve">The </w:t>
      </w:r>
      <w:r w:rsidR="00EB324E" w:rsidRPr="00903DBA">
        <w:rPr>
          <w:rStyle w:val="CodeInText"/>
        </w:rPr>
        <w:t>G</w:t>
      </w:r>
      <w:r w:rsidRPr="00903DBA">
        <w:rPr>
          <w:rStyle w:val="CodeInText"/>
        </w:rPr>
        <w:t>enerateFunctionHeader</w:t>
      </w:r>
      <w:r w:rsidRPr="00903DBA">
        <w:t xml:space="preserve"> is called before the middle code of the function has been generated.</w:t>
      </w:r>
      <w:r w:rsidR="00815C0B" w:rsidRPr="00903DBA">
        <w:t xml:space="preserve"> Its task is to store the symbol of the function in the symbol table, and to create a new symbol table for the symbols of the function.</w:t>
      </w:r>
    </w:p>
    <w:p w14:paraId="290D7911" w14:textId="77777777" w:rsidR="003A74D6" w:rsidRPr="00903DBA" w:rsidRDefault="003A74D6" w:rsidP="003A74D6">
      <w:pPr>
        <w:pStyle w:val="CodeHeader"/>
      </w:pPr>
      <w:r w:rsidRPr="00903DBA">
        <w:t>MiddleCodeGenerator.cs</w:t>
      </w:r>
    </w:p>
    <w:p w14:paraId="21BA0FBA" w14:textId="77777777" w:rsidR="008F2CF5" w:rsidRPr="00903DBA" w:rsidRDefault="008F2CF5" w:rsidP="00B35B83">
      <w:pPr>
        <w:pStyle w:val="Code"/>
        <w:rPr>
          <w:highlight w:val="white"/>
        </w:rPr>
      </w:pPr>
      <w:r w:rsidRPr="00903DBA">
        <w:rPr>
          <w:highlight w:val="white"/>
        </w:rPr>
        <w:t xml:space="preserve">    public static void FunctionHeader(Specifier specifier,</w:t>
      </w:r>
    </w:p>
    <w:p w14:paraId="79FA1F25" w14:textId="77777777" w:rsidR="008F2CF5" w:rsidRPr="00903DBA" w:rsidRDefault="008F2CF5" w:rsidP="00B35B83">
      <w:pPr>
        <w:pStyle w:val="Code"/>
        <w:rPr>
          <w:highlight w:val="white"/>
        </w:rPr>
      </w:pPr>
      <w:r w:rsidRPr="00903DBA">
        <w:rPr>
          <w:highlight w:val="white"/>
        </w:rPr>
        <w:t xml:space="preserve">                                      Declarator declarator) {</w:t>
      </w:r>
    </w:p>
    <w:p w14:paraId="3EB2B9BE" w14:textId="77777777" w:rsidR="008F2CF5" w:rsidRPr="00903DBA" w:rsidRDefault="008F2CF5" w:rsidP="00B35B83">
      <w:pPr>
        <w:pStyle w:val="Code"/>
        <w:rPr>
          <w:highlight w:val="white"/>
        </w:rPr>
      </w:pPr>
      <w:r w:rsidRPr="00903DBA">
        <w:rPr>
          <w:highlight w:val="white"/>
        </w:rPr>
        <w:t xml:space="preserve">      Storage? storage;</w:t>
      </w:r>
    </w:p>
    <w:p w14:paraId="698C8DA1" w14:textId="77777777" w:rsidR="008F2CF5" w:rsidRPr="00903DBA" w:rsidRDefault="008F2CF5" w:rsidP="00B35B83">
      <w:pPr>
        <w:pStyle w:val="Code"/>
        <w:rPr>
          <w:highlight w:val="white"/>
        </w:rPr>
      </w:pPr>
      <w:r w:rsidRPr="00903DBA">
        <w:rPr>
          <w:highlight w:val="white"/>
        </w:rPr>
        <w:t xml:space="preserve">      Type returnType;</w:t>
      </w:r>
    </w:p>
    <w:p w14:paraId="3539B22E" w14:textId="0FCA6C24" w:rsidR="00CC4E52" w:rsidRPr="00903DBA" w:rsidRDefault="007E40FE" w:rsidP="007E40FE">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w:t>
      </w:r>
      <w:r w:rsidR="00042B76" w:rsidRPr="00903DBA">
        <w:rPr>
          <w:highlight w:val="white"/>
        </w:rPr>
        <w:t xml:space="preserve">not </w:t>
      </w:r>
      <w:r w:rsidRPr="00903DBA">
        <w:rPr>
          <w:highlight w:val="white"/>
        </w:rPr>
        <w:t>null</w:t>
      </w:r>
      <w:r w:rsidR="00042B76" w:rsidRPr="00903DBA">
        <w:rPr>
          <w:highlight w:val="white"/>
        </w:rPr>
        <w:t>, we extract the storage and return type of the function from the specifier.</w:t>
      </w:r>
    </w:p>
    <w:p w14:paraId="3551F3E1" w14:textId="77777777" w:rsidR="002838CF" w:rsidRPr="00903DBA" w:rsidRDefault="002838CF" w:rsidP="00B35B83">
      <w:pPr>
        <w:pStyle w:val="Code"/>
        <w:rPr>
          <w:highlight w:val="white"/>
        </w:rPr>
      </w:pPr>
      <w:r w:rsidRPr="00903DBA">
        <w:rPr>
          <w:highlight w:val="white"/>
        </w:rPr>
        <w:t xml:space="preserve">      if (specifier != null) {</w:t>
      </w:r>
    </w:p>
    <w:p w14:paraId="0DA90A95" w14:textId="2863D523" w:rsidR="002838CF" w:rsidRPr="00903DBA" w:rsidRDefault="002838CF" w:rsidP="00B35B83">
      <w:pPr>
        <w:pStyle w:val="Code"/>
        <w:rPr>
          <w:highlight w:val="white"/>
        </w:rPr>
      </w:pPr>
      <w:r w:rsidRPr="00903DBA">
        <w:rPr>
          <w:highlight w:val="white"/>
        </w:rPr>
        <w:t xml:space="preserve">        storage = specifier.Storage;</w:t>
      </w:r>
    </w:p>
    <w:p w14:paraId="2907A543" w14:textId="77777777" w:rsidR="002838CF" w:rsidRPr="00903DBA" w:rsidRDefault="002838CF" w:rsidP="00B35B83">
      <w:pPr>
        <w:pStyle w:val="Code"/>
        <w:rPr>
          <w:highlight w:val="white"/>
        </w:rPr>
      </w:pPr>
      <w:r w:rsidRPr="00903DBA">
        <w:rPr>
          <w:highlight w:val="white"/>
        </w:rPr>
        <w:t xml:space="preserve">        returnType = specifier.Type;</w:t>
      </w:r>
    </w:p>
    <w:p w14:paraId="255BB87C" w14:textId="77777777" w:rsidR="002838CF" w:rsidRPr="00903DBA" w:rsidRDefault="002838CF" w:rsidP="00B35B83">
      <w:pPr>
        <w:pStyle w:val="Code"/>
        <w:rPr>
          <w:highlight w:val="white"/>
        </w:rPr>
      </w:pPr>
      <w:r w:rsidRPr="00903DBA">
        <w:rPr>
          <w:highlight w:val="white"/>
        </w:rPr>
        <w:t xml:space="preserve">      }</w:t>
      </w:r>
    </w:p>
    <w:p w14:paraId="0AB64B5C" w14:textId="7DEB3C22" w:rsidR="00042B76" w:rsidRPr="00903DBA" w:rsidRDefault="00042B76" w:rsidP="00042B7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w:t>
      </w:r>
      <w:r w:rsidR="00410FF9" w:rsidRPr="00903DBA">
        <w:rPr>
          <w:highlight w:val="white"/>
        </w:rPr>
        <w:t xml:space="preserve">storage specifier or </w:t>
      </w:r>
      <w:r w:rsidRPr="00903DBA">
        <w:rPr>
          <w:highlight w:val="white"/>
        </w:rPr>
        <w:t>return type defined</w:t>
      </w:r>
      <w:r w:rsidR="00153E7D" w:rsidRPr="00903DBA">
        <w:rPr>
          <w:highlight w:val="white"/>
        </w:rPr>
        <w:t>, and we</w:t>
      </w:r>
      <w:r w:rsidRPr="00903DBA">
        <w:rPr>
          <w:highlight w:val="white"/>
        </w:rPr>
        <w:t xml:space="preserve"> set </w:t>
      </w:r>
      <w:r w:rsidR="001A2FFF" w:rsidRPr="00903DBA">
        <w:rPr>
          <w:highlight w:val="white"/>
        </w:rPr>
        <w:t>the storage to extern and the return type to signed int.</w:t>
      </w:r>
    </w:p>
    <w:p w14:paraId="2B4DB128" w14:textId="77777777" w:rsidR="002838CF" w:rsidRPr="00903DBA" w:rsidRDefault="002838CF" w:rsidP="002838CF">
      <w:pPr>
        <w:pStyle w:val="Code"/>
        <w:rPr>
          <w:highlight w:val="white"/>
        </w:rPr>
      </w:pPr>
      <w:r w:rsidRPr="00903DBA">
        <w:rPr>
          <w:highlight w:val="white"/>
        </w:rPr>
        <w:t xml:space="preserve">      else {</w:t>
      </w:r>
    </w:p>
    <w:p w14:paraId="253DDB61" w14:textId="77777777" w:rsidR="002838CF" w:rsidRPr="00903DBA" w:rsidRDefault="002838CF" w:rsidP="002838CF">
      <w:pPr>
        <w:pStyle w:val="Code"/>
        <w:rPr>
          <w:highlight w:val="white"/>
        </w:rPr>
      </w:pPr>
      <w:r w:rsidRPr="00903DBA">
        <w:rPr>
          <w:highlight w:val="white"/>
        </w:rPr>
        <w:t xml:space="preserve">        storage = Storage.Extern;</w:t>
      </w:r>
    </w:p>
    <w:p w14:paraId="5115DB4C" w14:textId="77777777" w:rsidR="002838CF" w:rsidRPr="00903DBA" w:rsidRDefault="002838CF" w:rsidP="002838CF">
      <w:pPr>
        <w:pStyle w:val="Code"/>
        <w:rPr>
          <w:highlight w:val="white"/>
        </w:rPr>
      </w:pPr>
      <w:r w:rsidRPr="00903DBA">
        <w:rPr>
          <w:highlight w:val="white"/>
        </w:rPr>
        <w:t xml:space="preserve">        returnType = Type.SignedIntegerType;</w:t>
      </w:r>
    </w:p>
    <w:p w14:paraId="4E8AE241" w14:textId="77777777" w:rsidR="002838CF" w:rsidRPr="00903DBA" w:rsidRDefault="002838CF" w:rsidP="002838CF">
      <w:pPr>
        <w:pStyle w:val="Code"/>
        <w:rPr>
          <w:highlight w:val="white"/>
        </w:rPr>
      </w:pPr>
      <w:r w:rsidRPr="00903DBA">
        <w:rPr>
          <w:highlight w:val="white"/>
        </w:rPr>
        <w:t xml:space="preserve">      }</w:t>
      </w:r>
    </w:p>
    <w:p w14:paraId="61CC6D28" w14:textId="6E15E9D3" w:rsidR="00CC4E52" w:rsidRPr="00903DBA" w:rsidRDefault="00896C61" w:rsidP="00576694">
      <w:pPr>
        <w:rPr>
          <w:highlight w:val="white"/>
        </w:rPr>
      </w:pPr>
      <w:r w:rsidRPr="00903DBA">
        <w:rPr>
          <w:highlight w:val="white"/>
        </w:rPr>
        <w:t xml:space="preserve">We add the return type to the </w:t>
      </w:r>
      <w:r w:rsidR="00AB7DF5" w:rsidRPr="00903DBA">
        <w:rPr>
          <w:highlight w:val="white"/>
        </w:rPr>
        <w:t>pointer</w:t>
      </w:r>
      <w:r w:rsidR="00175102" w:rsidRPr="00903DBA">
        <w:rPr>
          <w:highlight w:val="white"/>
        </w:rPr>
        <w:t xml:space="preserve"> </w:t>
      </w:r>
      <w:r w:rsidR="00AB7DF5" w:rsidRPr="00903DBA">
        <w:rPr>
          <w:highlight w:val="white"/>
        </w:rPr>
        <w:t>declarator</w:t>
      </w:r>
      <w:r w:rsidR="00576694" w:rsidRPr="00903DBA">
        <w:rPr>
          <w:highlight w:val="white"/>
        </w:rPr>
        <w:t>. In this way the type become complete: a function with a return type.</w:t>
      </w:r>
    </w:p>
    <w:p w14:paraId="7A8493AF" w14:textId="1B637323" w:rsidR="00CC4E52" w:rsidRPr="00903DBA" w:rsidRDefault="00CC4E52" w:rsidP="00CC4E52">
      <w:pPr>
        <w:pStyle w:val="Code"/>
        <w:rPr>
          <w:highlight w:val="white"/>
        </w:rPr>
      </w:pPr>
      <w:r w:rsidRPr="00903DBA">
        <w:rPr>
          <w:highlight w:val="white"/>
        </w:rPr>
        <w:lastRenderedPageBreak/>
        <w:t xml:space="preserve">      </w:t>
      </w:r>
      <w:r w:rsidR="00AB7DF5" w:rsidRPr="00903DBA">
        <w:rPr>
          <w:highlight w:val="white"/>
        </w:rPr>
        <w:t>declarator</w:t>
      </w:r>
      <w:r w:rsidRPr="00903DBA">
        <w:rPr>
          <w:highlight w:val="white"/>
        </w:rPr>
        <w:t>.Add(</w:t>
      </w:r>
      <w:r w:rsidR="0064403A" w:rsidRPr="00903DBA">
        <w:rPr>
          <w:highlight w:val="white"/>
        </w:rPr>
        <w:t>returnType</w:t>
      </w:r>
      <w:r w:rsidRPr="00903DBA">
        <w:rPr>
          <w:highlight w:val="white"/>
        </w:rPr>
        <w:t>);</w:t>
      </w:r>
    </w:p>
    <w:p w14:paraId="4D36C017" w14:textId="3AE4B811" w:rsidR="00367096" w:rsidRPr="00903DBA" w:rsidRDefault="00367096" w:rsidP="00367096">
      <w:pPr>
        <w:rPr>
          <w:highlight w:val="white"/>
        </w:rPr>
      </w:pPr>
      <w:r w:rsidRPr="00903DBA">
        <w:rPr>
          <w:highlight w:val="white"/>
        </w:rPr>
        <w:t>Then we perform som</w:t>
      </w:r>
      <w:r w:rsidR="0019224C" w:rsidRPr="00903DBA">
        <w:rPr>
          <w:highlight w:val="white"/>
        </w:rPr>
        <w:t>e</w:t>
      </w:r>
      <w:r w:rsidRPr="00903DBA">
        <w:rPr>
          <w:highlight w:val="white"/>
        </w:rPr>
        <w:t xml:space="preserve"> error checking. </w:t>
      </w:r>
      <w:r w:rsidR="00AD6DA9" w:rsidRPr="00903DBA">
        <w:rPr>
          <w:highlight w:val="white"/>
        </w:rPr>
        <w:t>T</w:t>
      </w:r>
      <w:r w:rsidR="00040D85" w:rsidRPr="00903DBA">
        <w:rPr>
          <w:highlight w:val="white"/>
        </w:rPr>
        <w:t>he function may lack a name</w:t>
      </w:r>
      <w:r w:rsidR="008F256E" w:rsidRPr="00903DBA">
        <w:rPr>
          <w:highlight w:val="white"/>
        </w:rPr>
        <w:t xml:space="preserve"> in a function declaration</w:t>
      </w:r>
      <w:r w:rsidR="00040D85" w:rsidRPr="00903DBA">
        <w:rPr>
          <w:highlight w:val="white"/>
        </w:rPr>
        <w:t xml:space="preserve">. However, in </w:t>
      </w:r>
      <w:r w:rsidR="0092218F" w:rsidRPr="00903DBA">
        <w:rPr>
          <w:highlight w:val="white"/>
        </w:rPr>
        <w:t xml:space="preserve">a </w:t>
      </w:r>
      <w:r w:rsidR="00BF3536" w:rsidRPr="00903DBA">
        <w:rPr>
          <w:highlight w:val="white"/>
        </w:rPr>
        <w:t xml:space="preserve">function </w:t>
      </w:r>
      <w:r w:rsidR="0092218F" w:rsidRPr="00903DBA">
        <w:rPr>
          <w:highlight w:val="white"/>
        </w:rPr>
        <w:t>definition</w:t>
      </w:r>
      <w:r w:rsidR="00664494" w:rsidRPr="00903DBA">
        <w:rPr>
          <w:highlight w:val="white"/>
        </w:rPr>
        <w:t xml:space="preserve"> </w:t>
      </w:r>
      <w:r w:rsidR="008F256E" w:rsidRPr="00903DBA">
        <w:rPr>
          <w:highlight w:val="white"/>
        </w:rPr>
        <w:t xml:space="preserve">it </w:t>
      </w:r>
      <w:r w:rsidR="005B642C" w:rsidRPr="00903DBA">
        <w:rPr>
          <w:highlight w:val="white"/>
        </w:rPr>
        <w:t>must have a name.</w:t>
      </w:r>
    </w:p>
    <w:p w14:paraId="7E213061" w14:textId="77777777" w:rsidR="00A423FE" w:rsidRPr="00903DBA" w:rsidRDefault="00CC4E52" w:rsidP="00CC4E52">
      <w:pPr>
        <w:pStyle w:val="Code"/>
        <w:rPr>
          <w:highlight w:val="white"/>
        </w:rPr>
      </w:pPr>
      <w:r w:rsidRPr="00903DBA">
        <w:rPr>
          <w:highlight w:val="white"/>
        </w:rPr>
        <w:t xml:space="preserve">      Assert.Error(</w:t>
      </w:r>
      <w:r w:rsidR="00A423FE" w:rsidRPr="00903DBA">
        <w:rPr>
          <w:highlight w:val="white"/>
        </w:rPr>
        <w:t>declarator</w:t>
      </w:r>
      <w:r w:rsidRPr="00903DBA">
        <w:rPr>
          <w:highlight w:val="white"/>
        </w:rPr>
        <w:t>.Name != null,</w:t>
      </w:r>
    </w:p>
    <w:p w14:paraId="0A5F2564" w14:textId="1224AC7F" w:rsidR="00CC4E52" w:rsidRPr="00903DBA" w:rsidRDefault="00A423FE" w:rsidP="00CC4E52">
      <w:pPr>
        <w:pStyle w:val="Code"/>
        <w:rPr>
          <w:highlight w:val="white"/>
        </w:rPr>
      </w:pPr>
      <w:r w:rsidRPr="00903DBA">
        <w:rPr>
          <w:highlight w:val="white"/>
        </w:rPr>
        <w:t xml:space="preserve">                 </w:t>
      </w:r>
      <w:r w:rsidR="00CC4E52" w:rsidRPr="00903DBA">
        <w:rPr>
          <w:highlight w:val="white"/>
        </w:rPr>
        <w:t xml:space="preserve">  Message.Unnamed_function_</w:t>
      </w:r>
      <w:r w:rsidR="00C37108" w:rsidRPr="00903DBA">
        <w:rPr>
          <w:highlight w:val="white"/>
        </w:rPr>
        <w:t>definition</w:t>
      </w:r>
      <w:r w:rsidR="00CC4E52" w:rsidRPr="00903DBA">
        <w:rPr>
          <w:highlight w:val="white"/>
        </w:rPr>
        <w:t>);</w:t>
      </w:r>
    </w:p>
    <w:p w14:paraId="4DEACF02" w14:textId="47DED50F" w:rsidR="00CD2C28" w:rsidRPr="00903DBA" w:rsidRDefault="008A2A3B" w:rsidP="00CD2C28">
      <w:pPr>
        <w:rPr>
          <w:highlight w:val="white"/>
        </w:rPr>
      </w:pPr>
      <w:r w:rsidRPr="00903DBA">
        <w:rPr>
          <w:highlight w:val="white"/>
        </w:rPr>
        <w:t>Technically</w:t>
      </w:r>
      <w:r w:rsidR="00CD2C28" w:rsidRPr="00903DBA">
        <w:rPr>
          <w:highlight w:val="white"/>
        </w:rPr>
        <w:t>, the declaration may have any type, and we must check that it really is a function declaration.</w:t>
      </w:r>
    </w:p>
    <w:p w14:paraId="37499785" w14:textId="77777777" w:rsidR="007B5859" w:rsidRPr="00903DBA" w:rsidRDefault="00CC4E52" w:rsidP="00CC4E52">
      <w:pPr>
        <w:pStyle w:val="Code"/>
        <w:rPr>
          <w:highlight w:val="white"/>
        </w:rPr>
      </w:pPr>
      <w:r w:rsidRPr="00903DBA">
        <w:rPr>
          <w:highlight w:val="white"/>
        </w:rPr>
        <w:t xml:space="preserve">      Assert.Error(</w:t>
      </w:r>
      <w:r w:rsidR="00AB7DF5" w:rsidRPr="00903DBA">
        <w:rPr>
          <w:highlight w:val="white"/>
        </w:rPr>
        <w:t>declarator</w:t>
      </w:r>
      <w:r w:rsidRPr="00903DBA">
        <w:rPr>
          <w:highlight w:val="white"/>
        </w:rPr>
        <w:t>.Type.IsFunction(),</w:t>
      </w:r>
      <w:r w:rsidR="007B5859" w:rsidRPr="00903DBA">
        <w:rPr>
          <w:highlight w:val="white"/>
        </w:rPr>
        <w:t xml:space="preserve"> </w:t>
      </w:r>
      <w:r w:rsidR="00AB7DF5" w:rsidRPr="00903DBA">
        <w:rPr>
          <w:highlight w:val="white"/>
        </w:rPr>
        <w:t>declarator</w:t>
      </w:r>
      <w:r w:rsidRPr="00903DBA">
        <w:rPr>
          <w:highlight w:val="white"/>
        </w:rPr>
        <w:t>.Name,</w:t>
      </w:r>
    </w:p>
    <w:p w14:paraId="0F336542" w14:textId="763D4BA2" w:rsidR="00CC4E52" w:rsidRPr="00903DBA" w:rsidRDefault="007B5859" w:rsidP="00CC4E52">
      <w:pPr>
        <w:pStyle w:val="Code"/>
        <w:rPr>
          <w:highlight w:val="white"/>
        </w:rPr>
      </w:pPr>
      <w:r w:rsidRPr="00903DBA">
        <w:rPr>
          <w:highlight w:val="white"/>
        </w:rPr>
        <w:t xml:space="preserve">                  </w:t>
      </w:r>
      <w:r w:rsidR="00CC4E52" w:rsidRPr="00903DBA">
        <w:rPr>
          <w:highlight w:val="white"/>
        </w:rPr>
        <w:t xml:space="preserve"> Message.Not_a_function);</w:t>
      </w:r>
    </w:p>
    <w:p w14:paraId="715D2E12" w14:textId="5B78603C" w:rsidR="00962E78" w:rsidRPr="00903DBA" w:rsidRDefault="00962E78" w:rsidP="00962E78">
      <w:pPr>
        <w:rPr>
          <w:highlight w:val="white"/>
        </w:rPr>
      </w:pPr>
      <w:r w:rsidRPr="00903DBA">
        <w:rPr>
          <w:highlight w:val="white"/>
        </w:rPr>
        <w:t>Th</w:t>
      </w:r>
      <w:r w:rsidR="00F02E11" w:rsidRPr="00903DBA">
        <w:rPr>
          <w:highlight w:val="white"/>
        </w:rPr>
        <w:t>e</w:t>
      </w:r>
      <w:r w:rsidRPr="00903DBA">
        <w:rPr>
          <w:highlight w:val="white"/>
        </w:rPr>
        <w:t xml:space="preserve"> public and static member variable </w:t>
      </w:r>
      <w:r w:rsidRPr="00903DBA">
        <w:rPr>
          <w:rStyle w:val="KeyWord0"/>
          <w:highlight w:val="white"/>
        </w:rPr>
        <w:t>CurrentFunction</w:t>
      </w:r>
      <w:r w:rsidRPr="00903DBA">
        <w:rPr>
          <w:highlight w:val="white"/>
        </w:rPr>
        <w:t xml:space="preserve"> is a </w:t>
      </w:r>
      <w:r w:rsidR="00FF600E" w:rsidRPr="00903DBA">
        <w:rPr>
          <w:highlight w:val="white"/>
        </w:rPr>
        <w:t xml:space="preserve">reference to the symbol holding the current function. </w:t>
      </w:r>
      <w:r w:rsidR="00AD69F3" w:rsidRPr="00903DBA">
        <w:rPr>
          <w:highlight w:val="white"/>
        </w:rPr>
        <w:t xml:space="preserve">This reference is </w:t>
      </w:r>
      <w:r w:rsidR="00564885" w:rsidRPr="00903DBA">
        <w:rPr>
          <w:highlight w:val="white"/>
        </w:rPr>
        <w:t xml:space="preserve">used on every </w:t>
      </w:r>
      <w:r w:rsidR="00F02E11" w:rsidRPr="00903DBA">
        <w:rPr>
          <w:highlight w:val="white"/>
        </w:rPr>
        <w:t xml:space="preserve">occasion </w:t>
      </w:r>
      <w:r w:rsidR="00564885" w:rsidRPr="00903DBA">
        <w:rPr>
          <w:highlight w:val="white"/>
        </w:rPr>
        <w:t>during the parsing of the function body when we add or look up a symbol.</w:t>
      </w:r>
    </w:p>
    <w:p w14:paraId="7767BD64" w14:textId="77777777" w:rsidR="002838CF" w:rsidRPr="00903DBA" w:rsidRDefault="002838CF" w:rsidP="002838CF">
      <w:pPr>
        <w:pStyle w:val="Code"/>
        <w:rPr>
          <w:highlight w:val="white"/>
        </w:rPr>
      </w:pPr>
      <w:r w:rsidRPr="00903DBA">
        <w:rPr>
          <w:highlight w:val="white"/>
        </w:rPr>
        <w:t xml:space="preserve">      SymbolTable.CurrentFunction =</w:t>
      </w:r>
    </w:p>
    <w:p w14:paraId="61D99C2A" w14:textId="7862C1D7" w:rsidR="002838CF" w:rsidRPr="00903DBA" w:rsidRDefault="002838CF" w:rsidP="002838CF">
      <w:pPr>
        <w:pStyle w:val="Code"/>
        <w:rPr>
          <w:highlight w:val="white"/>
        </w:rPr>
      </w:pPr>
      <w:r w:rsidRPr="00903DBA">
        <w:rPr>
          <w:highlight w:val="white"/>
        </w:rPr>
        <w:t xml:space="preserve">        new Symbol(declarator.Name, storage, declarator.Type);</w:t>
      </w:r>
    </w:p>
    <w:p w14:paraId="649B93DE" w14:textId="53DD950E" w:rsidR="00CC4E52" w:rsidRPr="00903DBA" w:rsidRDefault="00B44F6C" w:rsidP="00B44F6C">
      <w:pPr>
        <w:rPr>
          <w:highlight w:val="white"/>
        </w:rPr>
      </w:pPr>
      <w:r w:rsidRPr="00903DBA">
        <w:rPr>
          <w:highlight w:val="white"/>
        </w:rPr>
        <w:t xml:space="preserve">A function </w:t>
      </w:r>
      <w:r w:rsidR="00C37108" w:rsidRPr="00903DBA">
        <w:rPr>
          <w:highlight w:val="white"/>
        </w:rPr>
        <w:t>definition</w:t>
      </w:r>
      <w:r w:rsidRPr="00903DBA">
        <w:rPr>
          <w:highlight w:val="white"/>
        </w:rPr>
        <w:t xml:space="preserve"> must be static or extern, it cannot be auto, register, or typedef.</w:t>
      </w:r>
    </w:p>
    <w:p w14:paraId="3F84A8C7" w14:textId="77777777" w:rsidR="00CC4E52" w:rsidRPr="00903DBA" w:rsidRDefault="00CC4E52" w:rsidP="00CC4E52">
      <w:pPr>
        <w:pStyle w:val="Code"/>
        <w:rPr>
          <w:highlight w:val="white"/>
        </w:rPr>
      </w:pPr>
      <w:r w:rsidRPr="00903DBA">
        <w:rPr>
          <w:highlight w:val="white"/>
        </w:rPr>
        <w:t xml:space="preserve">      Assert.Error(SymbolTable.CurrentFunction.IsStaticOrExtern(),</w:t>
      </w:r>
    </w:p>
    <w:p w14:paraId="71E84554" w14:textId="77777777" w:rsidR="00CC2459" w:rsidRPr="00903DBA" w:rsidRDefault="00CC4E52" w:rsidP="00CC4E52">
      <w:pPr>
        <w:pStyle w:val="Code"/>
        <w:rPr>
          <w:highlight w:val="white"/>
        </w:rPr>
      </w:pPr>
      <w:r w:rsidRPr="00903DBA">
        <w:rPr>
          <w:highlight w:val="white"/>
        </w:rPr>
        <w:t xml:space="preserve">               </w:t>
      </w:r>
      <w:r w:rsidR="00207453" w:rsidRPr="00903DBA">
        <w:rPr>
          <w:highlight w:val="white"/>
        </w:rPr>
        <w:t xml:space="preserve">   </w:t>
      </w:r>
      <w:r w:rsidRPr="00903DBA">
        <w:rPr>
          <w:highlight w:val="white"/>
        </w:rPr>
        <w:t xml:space="preserve"> </w:t>
      </w:r>
      <w:r w:rsidR="00AB7DF5" w:rsidRPr="00903DBA">
        <w:rPr>
          <w:highlight w:val="white"/>
        </w:rPr>
        <w:t>declarator</w:t>
      </w:r>
      <w:r w:rsidRPr="00903DBA">
        <w:rPr>
          <w:highlight w:val="white"/>
        </w:rPr>
        <w:t>.Name,</w:t>
      </w:r>
    </w:p>
    <w:p w14:paraId="5F4BC12B" w14:textId="14C65067" w:rsidR="00CC4E52" w:rsidRPr="00903DBA" w:rsidRDefault="00CC2459" w:rsidP="00CC4E52">
      <w:pPr>
        <w:pStyle w:val="Code"/>
        <w:rPr>
          <w:highlight w:val="white"/>
        </w:rPr>
      </w:pPr>
      <w:r w:rsidRPr="00903DBA">
        <w:rPr>
          <w:highlight w:val="white"/>
        </w:rPr>
        <w:t xml:space="preserve">                  </w:t>
      </w:r>
      <w:r w:rsidR="00CC4E52" w:rsidRPr="00903DBA">
        <w:rPr>
          <w:highlight w:val="white"/>
        </w:rPr>
        <w:t xml:space="preserve"> Message.A_function_must_be_static_or_extern);</w:t>
      </w:r>
    </w:p>
    <w:p w14:paraId="6B50EAAE" w14:textId="6A0E8AF0" w:rsidR="0076442C" w:rsidRPr="00903DBA" w:rsidRDefault="0076442C" w:rsidP="0076442C">
      <w:pPr>
        <w:rPr>
          <w:highlight w:val="white"/>
        </w:rPr>
      </w:pPr>
      <w:r w:rsidRPr="00903DBA">
        <w:rPr>
          <w:highlight w:val="white"/>
        </w:rPr>
        <w:t xml:space="preserve">Every function </w:t>
      </w:r>
      <w:r w:rsidR="00C37108" w:rsidRPr="00903DBA">
        <w:rPr>
          <w:highlight w:val="white"/>
        </w:rPr>
        <w:t>definition</w:t>
      </w:r>
      <w:r w:rsidRPr="00903DBA">
        <w:rPr>
          <w:highlight w:val="white"/>
        </w:rPr>
        <w:t xml:space="preserve">, as well as static variables, are added to </w:t>
      </w:r>
      <w:r w:rsidR="005C0B13" w:rsidRPr="00903DBA">
        <w:rPr>
          <w:highlight w:val="white"/>
        </w:rPr>
        <w:t>the global static set</w:t>
      </w:r>
      <w:r w:rsidRPr="00903DBA">
        <w:rPr>
          <w:highlight w:val="white"/>
        </w:rPr>
        <w:t xml:space="preserve">. </w:t>
      </w:r>
      <w:r w:rsidR="00256547" w:rsidRPr="00903DBA">
        <w:rPr>
          <w:highlight w:val="white"/>
        </w:rPr>
        <w:t>They</w:t>
      </w:r>
      <w:r w:rsidRPr="00903DBA">
        <w:rPr>
          <w:highlight w:val="white"/>
        </w:rPr>
        <w:t xml:space="preserve"> will </w:t>
      </w:r>
      <w:r w:rsidR="00564885" w:rsidRPr="00903DBA">
        <w:rPr>
          <w:highlight w:val="white"/>
        </w:rPr>
        <w:t xml:space="preserve">in the end </w:t>
      </w:r>
      <w:r w:rsidRPr="00903DBA">
        <w:rPr>
          <w:highlight w:val="white"/>
        </w:rPr>
        <w:t xml:space="preserve">be </w:t>
      </w:r>
      <w:r w:rsidR="007138D2" w:rsidRPr="00903DBA">
        <w:rPr>
          <w:highlight w:val="white"/>
        </w:rPr>
        <w:t>translated into assembly code.</w:t>
      </w:r>
    </w:p>
    <w:p w14:paraId="558C0245" w14:textId="77777777" w:rsidR="00487F35" w:rsidRPr="00903DBA" w:rsidRDefault="00487F35" w:rsidP="00487F35">
      <w:pPr>
        <w:pStyle w:val="Code"/>
        <w:rPr>
          <w:highlight w:val="white"/>
        </w:rPr>
      </w:pPr>
      <w:r w:rsidRPr="00903DBA">
        <w:rPr>
          <w:highlight w:val="white"/>
        </w:rPr>
        <w:t xml:space="preserve">      SymbolTable.CurrentFunction.FunctionDefinition = true;</w:t>
      </w:r>
    </w:p>
    <w:p w14:paraId="783E7785" w14:textId="77777777" w:rsidR="00CC4E52" w:rsidRPr="00903DBA" w:rsidRDefault="00CC4E52" w:rsidP="00CC4E52">
      <w:pPr>
        <w:pStyle w:val="Code"/>
        <w:rPr>
          <w:highlight w:val="white"/>
        </w:rPr>
      </w:pPr>
      <w:r w:rsidRPr="00903DBA">
        <w:rPr>
          <w:highlight w:val="white"/>
        </w:rPr>
        <w:t xml:space="preserve">      SymbolTable.CurrentTable.AddSymbol(SymbolTable.CurrentFunction);</w:t>
      </w:r>
    </w:p>
    <w:p w14:paraId="0F7C0E8C" w14:textId="164616D5" w:rsidR="00CC4E52" w:rsidRPr="00903DBA" w:rsidRDefault="00E27D22" w:rsidP="00E27D22">
      <w:pPr>
        <w:rPr>
          <w:highlight w:val="white"/>
        </w:rPr>
      </w:pPr>
      <w:r w:rsidRPr="00903DBA">
        <w:rPr>
          <w:highlight w:val="white"/>
        </w:rPr>
        <w:t>I</w:t>
      </w:r>
      <w:r w:rsidR="007C407A" w:rsidRPr="00903DBA">
        <w:rPr>
          <w:highlight w:val="white"/>
        </w:rPr>
        <w:t xml:space="preserve">f this function is the </w:t>
      </w:r>
      <w:r w:rsidR="007C407A" w:rsidRPr="00903DBA">
        <w:rPr>
          <w:rStyle w:val="KeyWord0"/>
          <w:highlight w:val="white"/>
        </w:rPr>
        <w:t>main</w:t>
      </w:r>
      <w:r w:rsidR="007C407A" w:rsidRPr="00903DBA">
        <w:rPr>
          <w:highlight w:val="white"/>
        </w:rPr>
        <w:t xml:space="preserve"> </w:t>
      </w:r>
      <w:r w:rsidRPr="00903DBA">
        <w:rPr>
          <w:highlight w:val="white"/>
        </w:rPr>
        <w:t>function</w:t>
      </w:r>
      <w:r w:rsidR="00256547" w:rsidRPr="00903DBA">
        <w:rPr>
          <w:highlight w:val="white"/>
        </w:rPr>
        <w:t xml:space="preserve"> of the C code</w:t>
      </w:r>
      <w:r w:rsidRPr="00903DBA">
        <w:rPr>
          <w:highlight w:val="white"/>
        </w:rPr>
        <w:t xml:space="preserve">, the return type must be void or </w:t>
      </w:r>
      <w:r w:rsidR="00AE2D2E" w:rsidRPr="00903DBA">
        <w:rPr>
          <w:highlight w:val="white"/>
        </w:rPr>
        <w:t>(</w:t>
      </w:r>
      <w:r w:rsidRPr="00903DBA">
        <w:rPr>
          <w:highlight w:val="white"/>
        </w:rPr>
        <w:t xml:space="preserve">signed </w:t>
      </w:r>
      <w:r w:rsidR="00AE2D2E" w:rsidRPr="00903DBA">
        <w:rPr>
          <w:highlight w:val="white"/>
        </w:rPr>
        <w:t xml:space="preserve">or unsigned) </w:t>
      </w:r>
      <w:r w:rsidRPr="00903DBA">
        <w:rPr>
          <w:highlight w:val="white"/>
        </w:rPr>
        <w:t>int</w:t>
      </w:r>
      <w:r w:rsidR="00AE2D2E" w:rsidRPr="00903DBA">
        <w:rPr>
          <w:highlight w:val="white"/>
        </w:rPr>
        <w:t>eger</w:t>
      </w:r>
      <w:r w:rsidRPr="00903DBA">
        <w:rPr>
          <w:highlight w:val="white"/>
        </w:rPr>
        <w:t>.</w:t>
      </w:r>
    </w:p>
    <w:p w14:paraId="2546D39F" w14:textId="77777777" w:rsidR="00CC4E52" w:rsidRPr="00903DBA" w:rsidRDefault="00CC4E52" w:rsidP="00CC4E52">
      <w:pPr>
        <w:pStyle w:val="Code"/>
        <w:rPr>
          <w:highlight w:val="white"/>
        </w:rPr>
      </w:pPr>
      <w:r w:rsidRPr="00903DBA">
        <w:rPr>
          <w:highlight w:val="white"/>
        </w:rPr>
        <w:t xml:space="preserve">      if (SymbolTable.CurrentFunction.UniqueName.Equals("main")) {</w:t>
      </w:r>
    </w:p>
    <w:p w14:paraId="639E9417" w14:textId="77777777" w:rsidR="00CC4E52" w:rsidRPr="00903DBA" w:rsidRDefault="00CC4E52" w:rsidP="00CC4E52">
      <w:pPr>
        <w:pStyle w:val="Code"/>
        <w:rPr>
          <w:highlight w:val="white"/>
        </w:rPr>
      </w:pPr>
      <w:r w:rsidRPr="00903DBA">
        <w:rPr>
          <w:highlight w:val="white"/>
        </w:rPr>
        <w:t xml:space="preserve">        Assert.Error(returnType.IsVoid() || returnType.IsInteger(), "main",</w:t>
      </w:r>
    </w:p>
    <w:p w14:paraId="55A42AA5" w14:textId="77777777" w:rsidR="00CC4E52" w:rsidRPr="00903DBA" w:rsidRDefault="00CC4E52" w:rsidP="00CC4E52">
      <w:pPr>
        <w:pStyle w:val="Code"/>
        <w:rPr>
          <w:highlight w:val="white"/>
        </w:rPr>
      </w:pPr>
      <w:r w:rsidRPr="00903DBA">
        <w:rPr>
          <w:highlight w:val="white"/>
        </w:rPr>
        <w:t xml:space="preserve">                     Message.Function_main_must_return_void_or_integer);</w:t>
      </w:r>
    </w:p>
    <w:p w14:paraId="1604D230" w14:textId="56B7F136" w:rsidR="00CC4E52" w:rsidRPr="00903DBA" w:rsidRDefault="00CC4E52" w:rsidP="00CC4E52">
      <w:pPr>
        <w:pStyle w:val="Code"/>
        <w:rPr>
          <w:highlight w:val="white"/>
        </w:rPr>
      </w:pPr>
      <w:r w:rsidRPr="00903DBA">
        <w:rPr>
          <w:highlight w:val="white"/>
        </w:rPr>
        <w:t xml:space="preserve">      }</w:t>
      </w:r>
    </w:p>
    <w:p w14:paraId="4F8A0FE5" w14:textId="36123325" w:rsidR="00437D65" w:rsidRPr="00903DBA" w:rsidRDefault="00437D65" w:rsidP="00437D65">
      <w:pPr>
        <w:rPr>
          <w:highlight w:val="white"/>
        </w:rPr>
      </w:pPr>
      <w:r w:rsidRPr="00903DBA">
        <w:rPr>
          <w:highlight w:val="white"/>
        </w:rPr>
        <w:t xml:space="preserve">Finally, we create a new symbol for the function. Every symbol </w:t>
      </w:r>
      <w:r w:rsidR="008127E1" w:rsidRPr="00903DBA">
        <w:rPr>
          <w:highlight w:val="white"/>
        </w:rPr>
        <w:t>defined</w:t>
      </w:r>
      <w:r w:rsidRPr="00903DBA">
        <w:rPr>
          <w:highlight w:val="white"/>
        </w:rPr>
        <w:t xml:space="preserve"> in th</w:t>
      </w:r>
      <w:r w:rsidR="008127E1" w:rsidRPr="00903DBA">
        <w:rPr>
          <w:highlight w:val="white"/>
        </w:rPr>
        <w:t>is</w:t>
      </w:r>
      <w:r w:rsidRPr="00903DBA">
        <w:rPr>
          <w:highlight w:val="white"/>
        </w:rPr>
        <w:t xml:space="preserve"> function will be stored in the new symbol table, or in </w:t>
      </w:r>
      <w:r w:rsidR="00C13302" w:rsidRPr="00903DBA">
        <w:rPr>
          <w:highlight w:val="white"/>
        </w:rPr>
        <w:t xml:space="preserve">one of </w:t>
      </w:r>
      <w:r w:rsidRPr="00903DBA">
        <w:rPr>
          <w:highlight w:val="white"/>
        </w:rPr>
        <w:t>its sub tables.</w:t>
      </w:r>
    </w:p>
    <w:p w14:paraId="7E90A093" w14:textId="77777777" w:rsidR="00437D65" w:rsidRPr="00903DBA" w:rsidRDefault="00437D65" w:rsidP="00437D65">
      <w:pPr>
        <w:pStyle w:val="Code"/>
        <w:rPr>
          <w:highlight w:val="white"/>
        </w:rPr>
      </w:pPr>
      <w:r w:rsidRPr="00903DBA">
        <w:rPr>
          <w:highlight w:val="white"/>
        </w:rPr>
        <w:t xml:space="preserve">      SymbolTable.CurrentTable =</w:t>
      </w:r>
    </w:p>
    <w:p w14:paraId="2F5E9970" w14:textId="5B3138A6" w:rsidR="00437D65" w:rsidRPr="00903DBA" w:rsidRDefault="00437D65" w:rsidP="00437D65">
      <w:pPr>
        <w:pStyle w:val="Code"/>
        <w:rPr>
          <w:highlight w:val="white"/>
        </w:rPr>
      </w:pPr>
      <w:r w:rsidRPr="00903DBA">
        <w:rPr>
          <w:highlight w:val="white"/>
        </w:rPr>
        <w:t xml:space="preserve">        new SymbolTable(SymbolTable.CurrentTable, Scope.Function);</w:t>
      </w:r>
    </w:p>
    <w:p w14:paraId="73CCCF0F" w14:textId="77777777" w:rsidR="00CC4E52" w:rsidRPr="00903DBA" w:rsidRDefault="00CC4E52" w:rsidP="00CD06E8">
      <w:pPr>
        <w:pStyle w:val="Code"/>
      </w:pPr>
      <w:r w:rsidRPr="00903DBA">
        <w:rPr>
          <w:highlight w:val="white"/>
        </w:rPr>
        <w:t xml:space="preserve">    }</w:t>
      </w:r>
    </w:p>
    <w:p w14:paraId="54314F9D" w14:textId="41154526" w:rsidR="00FF41F2" w:rsidRPr="00903DBA" w:rsidRDefault="00FF41F2" w:rsidP="00E40B78">
      <w:r w:rsidRPr="00903DBA">
        <w:t xml:space="preserve">The </w:t>
      </w:r>
      <w:r w:rsidRPr="00903DBA">
        <w:rPr>
          <w:rStyle w:val="KeyWord0"/>
          <w:highlight w:val="white"/>
        </w:rPr>
        <w:t>CheckFunction</w:t>
      </w:r>
      <w:r w:rsidR="00FC52DE" w:rsidRPr="00903DBA">
        <w:rPr>
          <w:rStyle w:val="KeyWord0"/>
          <w:highlight w:val="white"/>
        </w:rPr>
        <w:t>Definition</w:t>
      </w:r>
      <w:r w:rsidRPr="00903DBA">
        <w:t xml:space="preserve"> method </w:t>
      </w:r>
      <w:r w:rsidR="00213917" w:rsidRPr="00903DBA">
        <w:t xml:space="preserve">checks that the </w:t>
      </w:r>
      <w:r w:rsidR="00C37108" w:rsidRPr="00903DBA">
        <w:t>definition</w:t>
      </w:r>
      <w:r w:rsidR="001950C3" w:rsidRPr="00903DBA">
        <w:t xml:space="preserve"> is correct, especially in case of old-style </w:t>
      </w:r>
      <w:r w:rsidR="00C37108" w:rsidRPr="00903DBA">
        <w:t>definition</w:t>
      </w:r>
      <w:r w:rsidR="001950C3" w:rsidRPr="00903DBA">
        <w:t xml:space="preserve">. </w:t>
      </w:r>
      <w:r w:rsidR="0063242E" w:rsidRPr="00903DBA">
        <w:t xml:space="preserve">In the old-style function </w:t>
      </w:r>
      <w:r w:rsidR="00C37108" w:rsidRPr="00903DBA">
        <w:t>definition</w:t>
      </w:r>
      <w:r w:rsidR="0063242E" w:rsidRPr="00903DBA">
        <w:t xml:space="preserve">, the parameter list must match the declaration list. </w:t>
      </w:r>
      <w:r w:rsidR="00E40B78" w:rsidRPr="00903DBA">
        <w:t>I</w:t>
      </w:r>
      <w:r w:rsidR="009F4587" w:rsidRPr="00903DBA">
        <w:t xml:space="preserve">n the new-style function </w:t>
      </w:r>
      <w:r w:rsidR="00C37108" w:rsidRPr="00903DBA">
        <w:t>definition</w:t>
      </w:r>
      <w:r w:rsidR="009F4587" w:rsidRPr="00903DBA">
        <w:t xml:space="preserve">, the declaration list must be empty since it is </w:t>
      </w:r>
      <w:r w:rsidR="00E40B78" w:rsidRPr="00903DBA">
        <w:t>not allowed to mix the old and new style</w:t>
      </w:r>
      <w:r w:rsidR="009F4587" w:rsidRPr="00903DBA">
        <w:t>.</w:t>
      </w:r>
    </w:p>
    <w:p w14:paraId="38EDF686" w14:textId="7ABAD104" w:rsidR="00C32DBB" w:rsidRPr="00903DBA" w:rsidRDefault="00C32DBB" w:rsidP="00C32DBB">
      <w:pPr>
        <w:pStyle w:val="Code"/>
        <w:rPr>
          <w:highlight w:val="white"/>
        </w:rPr>
      </w:pPr>
      <w:r w:rsidRPr="00903DBA">
        <w:rPr>
          <w:highlight w:val="white"/>
        </w:rPr>
        <w:t xml:space="preserve">    public static void CheckFunction</w:t>
      </w:r>
      <w:r w:rsidR="00FC52DE" w:rsidRPr="00903DBA">
        <w:rPr>
          <w:highlight w:val="white"/>
        </w:rPr>
        <w:t>Definition</w:t>
      </w:r>
      <w:r w:rsidRPr="00903DBA">
        <w:rPr>
          <w:highlight w:val="white"/>
        </w:rPr>
        <w:t>() {</w:t>
      </w:r>
    </w:p>
    <w:p w14:paraId="1C174481" w14:textId="77777777" w:rsidR="00C32DBB" w:rsidRPr="00903DBA" w:rsidRDefault="00C32DBB" w:rsidP="00C32DBB">
      <w:pPr>
        <w:pStyle w:val="Code"/>
        <w:rPr>
          <w:highlight w:val="white"/>
        </w:rPr>
      </w:pPr>
      <w:r w:rsidRPr="00903DBA">
        <w:rPr>
          <w:highlight w:val="white"/>
        </w:rPr>
        <w:t xml:space="preserve">      Type funcType = SymbolTable.CurrentFunction.Type;</w:t>
      </w:r>
    </w:p>
    <w:p w14:paraId="43ABC9D4" w14:textId="77777777" w:rsidR="00C32DBB" w:rsidRPr="00903DBA" w:rsidRDefault="00C32DBB" w:rsidP="00C32DBB">
      <w:pPr>
        <w:pStyle w:val="Code"/>
        <w:rPr>
          <w:highlight w:val="white"/>
        </w:rPr>
      </w:pPr>
    </w:p>
    <w:p w14:paraId="306A9000" w14:textId="77777777" w:rsidR="00C32DBB" w:rsidRPr="00903DBA" w:rsidRDefault="00C32DBB" w:rsidP="00C32DBB">
      <w:pPr>
        <w:pStyle w:val="Code"/>
        <w:rPr>
          <w:highlight w:val="white"/>
        </w:rPr>
      </w:pPr>
      <w:r w:rsidRPr="00903DBA">
        <w:rPr>
          <w:highlight w:val="white"/>
        </w:rPr>
        <w:t xml:space="preserve">      if (funcType.Style == Type.FunctionStyle.Old) {</w:t>
      </w:r>
    </w:p>
    <w:p w14:paraId="03231C81" w14:textId="77777777" w:rsidR="00C32DBB" w:rsidRPr="00903DBA" w:rsidRDefault="00C32DBB" w:rsidP="00C32DBB">
      <w:pPr>
        <w:pStyle w:val="Code"/>
        <w:rPr>
          <w:highlight w:val="white"/>
        </w:rPr>
      </w:pPr>
      <w:r w:rsidRPr="00903DBA">
        <w:rPr>
          <w:highlight w:val="white"/>
        </w:rPr>
        <w:t xml:space="preserve">        List&lt;string&gt; nameList = funcType.NameList;</w:t>
      </w:r>
    </w:p>
    <w:p w14:paraId="3E4DDB92" w14:textId="77777777" w:rsidR="00C32DBB" w:rsidRPr="00903DBA" w:rsidRDefault="00C32DBB" w:rsidP="00C32DBB">
      <w:pPr>
        <w:pStyle w:val="Code"/>
        <w:rPr>
          <w:highlight w:val="white"/>
        </w:rPr>
      </w:pPr>
      <w:r w:rsidRPr="00903DBA">
        <w:rPr>
          <w:highlight w:val="white"/>
        </w:rPr>
        <w:t xml:space="preserve">        IDictionary&lt;string,Symbol&gt; entryMap =</w:t>
      </w:r>
    </w:p>
    <w:p w14:paraId="750945CB" w14:textId="25E6142D" w:rsidR="00C32DBB" w:rsidRPr="00903DBA" w:rsidRDefault="00C32DBB" w:rsidP="00C32DBB">
      <w:pPr>
        <w:pStyle w:val="Code"/>
        <w:rPr>
          <w:highlight w:val="white"/>
        </w:rPr>
      </w:pPr>
      <w:r w:rsidRPr="00903DBA">
        <w:rPr>
          <w:highlight w:val="white"/>
        </w:rPr>
        <w:t xml:space="preserve">          SymbolTable.CurrentTable.EntryMap;</w:t>
      </w:r>
    </w:p>
    <w:p w14:paraId="7FC78125" w14:textId="4323B575" w:rsidR="00C32DBB" w:rsidRPr="00903DBA" w:rsidRDefault="004E45AC" w:rsidP="00DF21A0">
      <w:pPr>
        <w:rPr>
          <w:highlight w:val="white"/>
        </w:rPr>
      </w:pPr>
      <w:r w:rsidRPr="00903DBA">
        <w:rPr>
          <w:highlight w:val="white"/>
        </w:rPr>
        <w:t xml:space="preserve">In the old-style case, </w:t>
      </w:r>
      <w:r w:rsidR="00DF21A0" w:rsidRPr="00903DBA">
        <w:rPr>
          <w:highlight w:val="white"/>
        </w:rPr>
        <w:t xml:space="preserve">we </w:t>
      </w:r>
      <w:r w:rsidR="008C7525" w:rsidRPr="00903DBA">
        <w:rPr>
          <w:highlight w:val="white"/>
        </w:rPr>
        <w:t xml:space="preserve">must </w:t>
      </w:r>
      <w:r w:rsidR="00DF21A0" w:rsidRPr="00903DBA">
        <w:rPr>
          <w:highlight w:val="white"/>
        </w:rPr>
        <w:t xml:space="preserve">make sure the number of </w:t>
      </w:r>
      <w:r w:rsidR="008C7525" w:rsidRPr="00903DBA">
        <w:rPr>
          <w:highlight w:val="white"/>
        </w:rPr>
        <w:t>parameters equals the number of declarations.</w:t>
      </w:r>
    </w:p>
    <w:p w14:paraId="23B257B6" w14:textId="77777777" w:rsidR="00C32DBB" w:rsidRPr="00903DBA" w:rsidRDefault="00C32DBB" w:rsidP="00C32DBB">
      <w:pPr>
        <w:pStyle w:val="Code"/>
        <w:rPr>
          <w:highlight w:val="white"/>
        </w:rPr>
      </w:pPr>
      <w:r w:rsidRPr="00903DBA">
        <w:rPr>
          <w:highlight w:val="white"/>
        </w:rPr>
        <w:lastRenderedPageBreak/>
        <w:t xml:space="preserve">        Assert.Error(nameList.Count == entryMap.Count,</w:t>
      </w:r>
    </w:p>
    <w:p w14:paraId="015BE559" w14:textId="32EE5602" w:rsidR="00BC2037" w:rsidRPr="00903DBA" w:rsidRDefault="00C32DBB" w:rsidP="00C32DBB">
      <w:pPr>
        <w:pStyle w:val="Code"/>
        <w:rPr>
          <w:highlight w:val="white"/>
        </w:rPr>
      </w:pPr>
      <w:r w:rsidRPr="00903DBA">
        <w:rPr>
          <w:highlight w:val="white"/>
        </w:rPr>
        <w:t xml:space="preserve">                     SymbolTable.CurrentFunction.Name</w:t>
      </w:r>
      <w:r w:rsidR="00BC2037" w:rsidRPr="00903DBA">
        <w:rPr>
          <w:highlight w:val="white"/>
        </w:rPr>
        <w:t xml:space="preserve">, </w:t>
      </w:r>
      <w:r w:rsidRPr="00903DBA">
        <w:rPr>
          <w:highlight w:val="white"/>
        </w:rPr>
        <w:t>Message.</w:t>
      </w:r>
      <w:r w:rsidR="00BC2037" w:rsidRPr="00903DBA">
        <w:rPr>
          <w:highlight w:val="white"/>
        </w:rPr>
        <w:t xml:space="preserve"> </w:t>
      </w:r>
    </w:p>
    <w:p w14:paraId="061EEC02" w14:textId="6C68F46D" w:rsidR="00C32DBB" w:rsidRPr="00903DBA" w:rsidRDefault="00BC2037" w:rsidP="00C32DBB">
      <w:pPr>
        <w:pStyle w:val="Code"/>
        <w:rPr>
          <w:highlight w:val="white"/>
        </w:rPr>
      </w:pPr>
      <w:r w:rsidRPr="00903DBA">
        <w:rPr>
          <w:highlight w:val="white"/>
        </w:rPr>
        <w:t xml:space="preserve">          </w:t>
      </w:r>
      <w:r w:rsidR="00C32DBB" w:rsidRPr="00903DBA">
        <w:rPr>
          <w:highlight w:val="white"/>
        </w:rPr>
        <w:t>Unmatched_number_of_parameters_in_old__style_function_</w:t>
      </w:r>
      <w:r w:rsidR="00C37108" w:rsidRPr="00903DBA">
        <w:rPr>
          <w:highlight w:val="white"/>
        </w:rPr>
        <w:t>definition</w:t>
      </w:r>
      <w:r w:rsidR="00C32DBB" w:rsidRPr="00903DBA">
        <w:rPr>
          <w:highlight w:val="white"/>
        </w:rPr>
        <w:t>);</w:t>
      </w:r>
    </w:p>
    <w:p w14:paraId="6B50CAE3" w14:textId="5BDF14E3" w:rsidR="00C32DBB" w:rsidRPr="00903DBA" w:rsidRDefault="005900DC" w:rsidP="00C30968">
      <w:pPr>
        <w:rPr>
          <w:highlight w:val="white"/>
        </w:rPr>
      </w:pPr>
      <w:r w:rsidRPr="00903DBA">
        <w:rPr>
          <w:highlight w:val="white"/>
        </w:rPr>
        <w:t xml:space="preserve">Then we </w:t>
      </w:r>
      <w:r w:rsidR="006971C7" w:rsidRPr="00903DBA">
        <w:rPr>
          <w:highlight w:val="white"/>
        </w:rPr>
        <w:t>iterat</w:t>
      </w:r>
      <w:r w:rsidR="00B5610D" w:rsidRPr="00903DBA">
        <w:rPr>
          <w:highlight w:val="white"/>
        </w:rPr>
        <w:t xml:space="preserve">e through the parameter list </w:t>
      </w:r>
      <w:r w:rsidR="001526C7" w:rsidRPr="00903DBA">
        <w:rPr>
          <w:highlight w:val="white"/>
        </w:rPr>
        <w:t>to</w:t>
      </w:r>
      <w:r w:rsidR="00B5610D" w:rsidRPr="00903DBA">
        <w:rPr>
          <w:highlight w:val="white"/>
        </w:rPr>
        <w:t xml:space="preserve"> make sure they are all declared, and to assigne</w:t>
      </w:r>
      <w:r w:rsidR="00F02D44" w:rsidRPr="00903DBA">
        <w:rPr>
          <w:highlight w:val="white"/>
        </w:rPr>
        <w:t>d</w:t>
      </w:r>
      <w:r w:rsidR="00B5610D" w:rsidRPr="00903DBA">
        <w:rPr>
          <w:highlight w:val="white"/>
        </w:rPr>
        <w:t xml:space="preserve"> them the correct offset.</w:t>
      </w:r>
      <w:r w:rsidR="009E1C88" w:rsidRPr="00903DBA">
        <w:rPr>
          <w:highlight w:val="white"/>
        </w:rPr>
        <w:t xml:space="preserve"> </w:t>
      </w:r>
      <w:r w:rsidR="001526C7" w:rsidRPr="00903DBA">
        <w:rPr>
          <w:highlight w:val="white"/>
        </w:rPr>
        <w:t xml:space="preserve">When the parameters were declared they were given offsets. However, </w:t>
      </w:r>
      <w:r w:rsidR="00D1542E" w:rsidRPr="00903DBA">
        <w:rPr>
          <w:highlight w:val="white"/>
        </w:rPr>
        <w:t xml:space="preserve">since the parameters and declaration may come in different order, we need to </w:t>
      </w:r>
      <w:r w:rsidR="00742CB7" w:rsidRPr="00903DBA">
        <w:rPr>
          <w:highlight w:val="white"/>
        </w:rPr>
        <w:t>reassign</w:t>
      </w:r>
      <w:r w:rsidR="00D1542E" w:rsidRPr="00903DBA">
        <w:rPr>
          <w:highlight w:val="white"/>
        </w:rPr>
        <w:t xml:space="preserve"> the declarations’ offsets.</w:t>
      </w:r>
    </w:p>
    <w:p w14:paraId="15844F38" w14:textId="77777777" w:rsidR="00C32DBB" w:rsidRPr="00903DBA" w:rsidRDefault="00C32DBB" w:rsidP="00C32DBB">
      <w:pPr>
        <w:pStyle w:val="Code"/>
        <w:rPr>
          <w:highlight w:val="white"/>
        </w:rPr>
      </w:pPr>
      <w:r w:rsidRPr="00903DBA">
        <w:rPr>
          <w:highlight w:val="white"/>
        </w:rPr>
        <w:t xml:space="preserve">        int offset = SymbolTable.FunctionHeaderSize;</w:t>
      </w:r>
    </w:p>
    <w:p w14:paraId="0FDFC86D" w14:textId="77777777" w:rsidR="00C32DBB" w:rsidRPr="00903DBA" w:rsidRDefault="00C32DBB" w:rsidP="00C32DBB">
      <w:pPr>
        <w:pStyle w:val="Code"/>
        <w:rPr>
          <w:highlight w:val="white"/>
        </w:rPr>
      </w:pPr>
      <w:r w:rsidRPr="00903DBA">
        <w:rPr>
          <w:highlight w:val="white"/>
        </w:rPr>
        <w:t xml:space="preserve">        foreach (string name in nameList) {</w:t>
      </w:r>
    </w:p>
    <w:p w14:paraId="1718B01A" w14:textId="77777777" w:rsidR="00C32DBB" w:rsidRPr="00903DBA" w:rsidRDefault="00C32DBB" w:rsidP="00C32DBB">
      <w:pPr>
        <w:pStyle w:val="Code"/>
        <w:rPr>
          <w:highlight w:val="white"/>
        </w:rPr>
      </w:pPr>
      <w:r w:rsidRPr="00903DBA">
        <w:rPr>
          <w:highlight w:val="white"/>
        </w:rPr>
        <w:t xml:space="preserve">          Symbol symbol;</w:t>
      </w:r>
    </w:p>
    <w:p w14:paraId="3FD93BA7" w14:textId="2BB324DB" w:rsidR="0031676D" w:rsidRPr="00903DBA" w:rsidRDefault="0031676D" w:rsidP="0031676D">
      <w:pPr>
        <w:rPr>
          <w:highlight w:val="white"/>
        </w:rPr>
      </w:pPr>
      <w:r w:rsidRPr="00903DBA">
        <w:rPr>
          <w:highlight w:val="white"/>
        </w:rPr>
        <w:t xml:space="preserve">If </w:t>
      </w:r>
      <w:r w:rsidR="00723C7E" w:rsidRPr="00903DBA">
        <w:rPr>
          <w:highlight w:val="white"/>
        </w:rPr>
        <w:t xml:space="preserve">one of the </w:t>
      </w:r>
      <w:r w:rsidRPr="00903DBA">
        <w:rPr>
          <w:highlight w:val="white"/>
        </w:rPr>
        <w:t>parameter</w:t>
      </w:r>
      <w:r w:rsidR="00723C7E" w:rsidRPr="00903DBA">
        <w:rPr>
          <w:highlight w:val="white"/>
        </w:rPr>
        <w:t>s</w:t>
      </w:r>
      <w:r w:rsidRPr="00903DBA">
        <w:rPr>
          <w:highlight w:val="white"/>
        </w:rPr>
        <w:t xml:space="preserve"> has not been declared, we report an error.</w:t>
      </w:r>
    </w:p>
    <w:p w14:paraId="475750DF" w14:textId="17FC29B8" w:rsidR="006E40BF" w:rsidRPr="00903DBA" w:rsidRDefault="005A3A23" w:rsidP="005A3A23">
      <w:pPr>
        <w:pStyle w:val="Code"/>
        <w:rPr>
          <w:highlight w:val="white"/>
        </w:rPr>
      </w:pPr>
      <w:r w:rsidRPr="00903DBA">
        <w:rPr>
          <w:highlight w:val="white"/>
        </w:rPr>
        <w:t xml:space="preserve">          </w:t>
      </w:r>
      <w:r w:rsidR="006E40BF" w:rsidRPr="00903DBA">
        <w:rPr>
          <w:highlight w:val="white"/>
        </w:rPr>
        <w:t>if (!</w:t>
      </w:r>
      <w:r w:rsidRPr="00903DBA">
        <w:rPr>
          <w:highlight w:val="white"/>
        </w:rPr>
        <w:t>entryMap.TryGetValue(name, out symbol)</w:t>
      </w:r>
      <w:r w:rsidR="006E40BF" w:rsidRPr="00903DBA">
        <w:rPr>
          <w:highlight w:val="white"/>
        </w:rPr>
        <w:t>) {</w:t>
      </w:r>
    </w:p>
    <w:p w14:paraId="24A925A4" w14:textId="0C0E1A26" w:rsidR="00C86A62" w:rsidRPr="00903DBA" w:rsidRDefault="006E40BF" w:rsidP="00C32DBB">
      <w:pPr>
        <w:pStyle w:val="Code"/>
        <w:rPr>
          <w:highlight w:val="white"/>
        </w:rPr>
      </w:pPr>
      <w:r w:rsidRPr="00903DBA">
        <w:rPr>
          <w:highlight w:val="white"/>
        </w:rPr>
        <w:t xml:space="preserve">  </w:t>
      </w:r>
      <w:r w:rsidR="00C32DBB" w:rsidRPr="00903DBA">
        <w:rPr>
          <w:highlight w:val="white"/>
        </w:rPr>
        <w:t xml:space="preserve">          Assert.Error(name,</w:t>
      </w:r>
      <w:r w:rsidR="00137E5D" w:rsidRPr="00903DBA">
        <w:rPr>
          <w:highlight w:val="white"/>
        </w:rPr>
        <w:t xml:space="preserve"> </w:t>
      </w:r>
      <w:r w:rsidR="00C32DBB" w:rsidRPr="00903DBA">
        <w:rPr>
          <w:highlight w:val="white"/>
        </w:rPr>
        <w:t>Message.</w:t>
      </w:r>
      <w:r w:rsidR="00C86A62" w:rsidRPr="00903DBA">
        <w:rPr>
          <w:highlight w:val="white"/>
        </w:rPr>
        <w:t xml:space="preserve"> </w:t>
      </w:r>
    </w:p>
    <w:p w14:paraId="158C3B37" w14:textId="748FEF91" w:rsidR="00C32DBB" w:rsidRPr="00903DBA" w:rsidRDefault="00C86A62" w:rsidP="00C32DBB">
      <w:pPr>
        <w:pStyle w:val="Code"/>
        <w:rPr>
          <w:highlight w:val="white"/>
        </w:rPr>
      </w:pPr>
      <w:r w:rsidRPr="00903DBA">
        <w:rPr>
          <w:highlight w:val="white"/>
        </w:rPr>
        <w:t xml:space="preserve">                      </w:t>
      </w:r>
      <w:r w:rsidR="00C32DBB" w:rsidRPr="00903DBA">
        <w:rPr>
          <w:highlight w:val="white"/>
        </w:rPr>
        <w:t>Undefined_parameter_in_old__style_function_</w:t>
      </w:r>
      <w:r w:rsidR="00C37108" w:rsidRPr="00903DBA">
        <w:rPr>
          <w:highlight w:val="white"/>
        </w:rPr>
        <w:t>definition</w:t>
      </w:r>
      <w:r w:rsidR="00C32DBB" w:rsidRPr="00903DBA">
        <w:rPr>
          <w:highlight w:val="white"/>
        </w:rPr>
        <w:t>);</w:t>
      </w:r>
    </w:p>
    <w:p w14:paraId="7413F648" w14:textId="1D8F35C6" w:rsidR="00137E5D" w:rsidRPr="00903DBA" w:rsidRDefault="00137E5D" w:rsidP="00C32DBB">
      <w:pPr>
        <w:pStyle w:val="Code"/>
        <w:rPr>
          <w:highlight w:val="white"/>
        </w:rPr>
      </w:pPr>
      <w:r w:rsidRPr="00903DBA">
        <w:rPr>
          <w:highlight w:val="white"/>
        </w:rPr>
        <w:t xml:space="preserve">          }</w:t>
      </w:r>
    </w:p>
    <w:p w14:paraId="1A0EB1B7" w14:textId="77777777" w:rsidR="00137E5D" w:rsidRPr="00903DBA" w:rsidRDefault="00137E5D" w:rsidP="00C32DBB">
      <w:pPr>
        <w:pStyle w:val="Code"/>
        <w:rPr>
          <w:highlight w:val="white"/>
        </w:rPr>
      </w:pPr>
    </w:p>
    <w:p w14:paraId="3FC87656" w14:textId="77777777" w:rsidR="00C32DBB" w:rsidRPr="00903DBA" w:rsidRDefault="00C32DBB" w:rsidP="00C32DBB">
      <w:pPr>
        <w:pStyle w:val="Code"/>
        <w:rPr>
          <w:highlight w:val="white"/>
        </w:rPr>
      </w:pPr>
      <w:r w:rsidRPr="00903DBA">
        <w:rPr>
          <w:highlight w:val="white"/>
        </w:rPr>
        <w:t xml:space="preserve">          symbol.Offset = offset;</w:t>
      </w:r>
    </w:p>
    <w:p w14:paraId="0870946B" w14:textId="77777777" w:rsidR="00C32DBB" w:rsidRPr="00903DBA" w:rsidRDefault="00C32DBB" w:rsidP="00C32DBB">
      <w:pPr>
        <w:pStyle w:val="Code"/>
        <w:rPr>
          <w:highlight w:val="white"/>
        </w:rPr>
      </w:pPr>
      <w:r w:rsidRPr="00903DBA">
        <w:rPr>
          <w:highlight w:val="white"/>
        </w:rPr>
        <w:t xml:space="preserve">          offset += symbol.Type.Size();</w:t>
      </w:r>
    </w:p>
    <w:p w14:paraId="61FA71CF" w14:textId="77777777" w:rsidR="00C32DBB" w:rsidRPr="00903DBA" w:rsidRDefault="00C32DBB" w:rsidP="00C32DBB">
      <w:pPr>
        <w:pStyle w:val="Code"/>
        <w:rPr>
          <w:highlight w:val="white"/>
        </w:rPr>
      </w:pPr>
      <w:r w:rsidRPr="00903DBA">
        <w:rPr>
          <w:highlight w:val="white"/>
        </w:rPr>
        <w:t xml:space="preserve">        }</w:t>
      </w:r>
    </w:p>
    <w:p w14:paraId="05086677" w14:textId="60B4B401" w:rsidR="006149C4" w:rsidRPr="00903DBA" w:rsidRDefault="00C32DBB" w:rsidP="00C32DBB">
      <w:pPr>
        <w:pStyle w:val="Code"/>
        <w:rPr>
          <w:highlight w:val="white"/>
        </w:rPr>
      </w:pPr>
      <w:r w:rsidRPr="00903DBA">
        <w:rPr>
          <w:highlight w:val="white"/>
        </w:rPr>
        <w:t xml:space="preserve">      }</w:t>
      </w:r>
    </w:p>
    <w:p w14:paraId="0F6A73F1" w14:textId="732E6673" w:rsidR="006149C4" w:rsidRPr="00903DBA" w:rsidRDefault="006149C4" w:rsidP="006149C4">
      <w:pPr>
        <w:rPr>
          <w:highlight w:val="white"/>
        </w:rPr>
      </w:pPr>
      <w:r w:rsidRPr="00903DBA">
        <w:rPr>
          <w:highlight w:val="white"/>
        </w:rPr>
        <w:t xml:space="preserve">In case of a new-style function </w:t>
      </w:r>
      <w:r w:rsidR="00C37108" w:rsidRPr="00903DBA">
        <w:rPr>
          <w:highlight w:val="white"/>
        </w:rPr>
        <w:t>definition</w:t>
      </w:r>
      <w:r w:rsidR="008B25E5" w:rsidRPr="00903DBA">
        <w:rPr>
          <w:highlight w:val="white"/>
        </w:rPr>
        <w:t xml:space="preserve">, we need to make sure the </w:t>
      </w:r>
      <w:r w:rsidR="002E1EF1" w:rsidRPr="00903DBA">
        <w:rPr>
          <w:highlight w:val="white"/>
        </w:rPr>
        <w:t xml:space="preserve">entry map of the current function is empty. If it </w:t>
      </w:r>
      <w:r w:rsidR="008441F5" w:rsidRPr="00903DBA">
        <w:rPr>
          <w:highlight w:val="white"/>
        </w:rPr>
        <w:t xml:space="preserve">is </w:t>
      </w:r>
      <w:r w:rsidR="002E1EF1" w:rsidRPr="00903DBA">
        <w:rPr>
          <w:highlight w:val="white"/>
        </w:rPr>
        <w:t xml:space="preserve">not </w:t>
      </w:r>
      <w:r w:rsidR="00BC4624" w:rsidRPr="00903DBA">
        <w:rPr>
          <w:highlight w:val="white"/>
        </w:rPr>
        <w:t>empty,</w:t>
      </w:r>
      <w:r w:rsidR="002E1EF1" w:rsidRPr="00903DBA">
        <w:rPr>
          <w:highlight w:val="white"/>
        </w:rPr>
        <w:t xml:space="preserve"> we have a mix of old-style and new-style function </w:t>
      </w:r>
      <w:r w:rsidR="00C37108" w:rsidRPr="00903DBA">
        <w:rPr>
          <w:highlight w:val="white"/>
        </w:rPr>
        <w:t>definition</w:t>
      </w:r>
      <w:r w:rsidR="002E1EF1" w:rsidRPr="00903DBA">
        <w:rPr>
          <w:highlight w:val="white"/>
        </w:rPr>
        <w:t>, which is not allowed.</w:t>
      </w:r>
    </w:p>
    <w:p w14:paraId="224FC8F7" w14:textId="77777777" w:rsidR="00C32DBB" w:rsidRPr="00903DBA" w:rsidRDefault="00C32DBB" w:rsidP="00C32DBB">
      <w:pPr>
        <w:pStyle w:val="Code"/>
        <w:rPr>
          <w:highlight w:val="white"/>
        </w:rPr>
      </w:pPr>
      <w:r w:rsidRPr="00903DBA">
        <w:rPr>
          <w:highlight w:val="white"/>
        </w:rPr>
        <w:t xml:space="preserve">      else {</w:t>
      </w:r>
    </w:p>
    <w:p w14:paraId="69DD7E00" w14:textId="77777777" w:rsidR="00C32DBB" w:rsidRPr="00903DBA" w:rsidRDefault="00C32DBB" w:rsidP="00C32DBB">
      <w:pPr>
        <w:pStyle w:val="Code"/>
        <w:rPr>
          <w:highlight w:val="white"/>
        </w:rPr>
      </w:pPr>
      <w:r w:rsidRPr="00903DBA">
        <w:rPr>
          <w:highlight w:val="white"/>
        </w:rPr>
        <w:t xml:space="preserve">        Assert.Error(SymbolTable.CurrentTable.EntryMap.Count == 0,</w:t>
      </w:r>
    </w:p>
    <w:p w14:paraId="7137B0C5" w14:textId="3CAED3BA" w:rsidR="00C32DBB" w:rsidRPr="00903DBA" w:rsidRDefault="00C32DBB" w:rsidP="00C32DBB">
      <w:pPr>
        <w:pStyle w:val="Code"/>
        <w:rPr>
          <w:highlight w:val="white"/>
        </w:rPr>
      </w:pPr>
      <w:r w:rsidRPr="00903DBA">
        <w:rPr>
          <w:highlight w:val="white"/>
        </w:rPr>
        <w:t xml:space="preserve">          Message.New_and_old_style_mixed_function_</w:t>
      </w:r>
      <w:r w:rsidR="00C37108" w:rsidRPr="00903DBA">
        <w:rPr>
          <w:highlight w:val="white"/>
        </w:rPr>
        <w:t>definition</w:t>
      </w:r>
      <w:r w:rsidRPr="00903DBA">
        <w:rPr>
          <w:highlight w:val="white"/>
        </w:rPr>
        <w:t>);</w:t>
      </w:r>
    </w:p>
    <w:p w14:paraId="00856F8E" w14:textId="0AE19140" w:rsidR="00C32DBB" w:rsidRPr="00903DBA" w:rsidRDefault="00CE18FB" w:rsidP="00CE18FB">
      <w:pPr>
        <w:rPr>
          <w:highlight w:val="white"/>
        </w:rPr>
      </w:pPr>
      <w:r w:rsidRPr="00903DBA">
        <w:rPr>
          <w:highlight w:val="white"/>
        </w:rPr>
        <w:t xml:space="preserve">Then we </w:t>
      </w:r>
      <w:r w:rsidR="00A35707" w:rsidRPr="00903DBA">
        <w:rPr>
          <w:highlight w:val="white"/>
        </w:rPr>
        <w:t xml:space="preserve">iterate </w:t>
      </w:r>
      <w:r w:rsidR="00B21D1B" w:rsidRPr="00903DBA">
        <w:rPr>
          <w:highlight w:val="white"/>
        </w:rPr>
        <w:t>through</w:t>
      </w:r>
      <w:r w:rsidR="00A35707" w:rsidRPr="00903DBA">
        <w:rPr>
          <w:highlight w:val="white"/>
        </w:rPr>
        <w:t xml:space="preserve"> the </w:t>
      </w:r>
      <w:r w:rsidR="00B21D1B" w:rsidRPr="00903DBA">
        <w:rPr>
          <w:highlight w:val="white"/>
        </w:rPr>
        <w:t>p</w:t>
      </w:r>
      <w:r w:rsidR="00A35707" w:rsidRPr="00903DBA">
        <w:rPr>
          <w:highlight w:val="white"/>
        </w:rPr>
        <w:t>arameters list and add each parameter to the current symbol table</w:t>
      </w:r>
      <w:r w:rsidR="00B21D1B" w:rsidRPr="00903DBA">
        <w:rPr>
          <w:highlight w:val="white"/>
        </w:rPr>
        <w:t xml:space="preserve"> of the function.</w:t>
      </w:r>
      <w:r w:rsidR="008F0DFD" w:rsidRPr="00903DBA">
        <w:rPr>
          <w:highlight w:val="white"/>
        </w:rPr>
        <w:t xml:space="preserve"> In this way, each parameter </w:t>
      </w:r>
      <w:r w:rsidR="009C0B73" w:rsidRPr="00903DBA">
        <w:rPr>
          <w:highlight w:val="white"/>
        </w:rPr>
        <w:t>is</w:t>
      </w:r>
      <w:r w:rsidR="008F0DFD" w:rsidRPr="00903DBA">
        <w:rPr>
          <w:highlight w:val="white"/>
        </w:rPr>
        <w:t xml:space="preserve"> located at </w:t>
      </w:r>
      <w:r w:rsidR="009C0B73" w:rsidRPr="00903DBA">
        <w:rPr>
          <w:highlight w:val="white"/>
        </w:rPr>
        <w:t xml:space="preserve">a memory offset so they can be assigned in function </w:t>
      </w:r>
      <w:r w:rsidR="00B82F4E" w:rsidRPr="00903DBA">
        <w:rPr>
          <w:highlight w:val="white"/>
        </w:rPr>
        <w:t>calls and</w:t>
      </w:r>
      <w:r w:rsidR="009C0B73" w:rsidRPr="00903DBA">
        <w:rPr>
          <w:highlight w:val="white"/>
        </w:rPr>
        <w:t xml:space="preserve"> be treated like regular variables inside the function.</w:t>
      </w:r>
      <w:r w:rsidR="00723C7E" w:rsidRPr="00903DBA">
        <w:rPr>
          <w:highlight w:val="white"/>
        </w:rPr>
        <w:t xml:space="preserve"> The </w:t>
      </w:r>
      <w:r w:rsidR="00723C7E" w:rsidRPr="00903DBA">
        <w:rPr>
          <w:rStyle w:val="KeyWord0"/>
          <w:highlight w:val="white"/>
        </w:rPr>
        <w:t>AddSymbol</w:t>
      </w:r>
      <w:r w:rsidR="00723C7E" w:rsidRPr="00903DBA">
        <w:rPr>
          <w:highlight w:val="white"/>
        </w:rPr>
        <w:t xml:space="preserve"> method will also report an error if two parameters have the same name.</w:t>
      </w:r>
    </w:p>
    <w:p w14:paraId="1A1542FA" w14:textId="7424C182" w:rsidR="00C32DBB" w:rsidRPr="00903DBA" w:rsidRDefault="00C32DBB" w:rsidP="00C32DBB">
      <w:pPr>
        <w:pStyle w:val="Code"/>
        <w:rPr>
          <w:highlight w:val="white"/>
        </w:rPr>
      </w:pPr>
      <w:r w:rsidRPr="00903DBA">
        <w:rPr>
          <w:highlight w:val="white"/>
        </w:rPr>
        <w:t xml:space="preserve">        foreach (Symbol</w:t>
      </w:r>
      <w:r w:rsidR="00616C76" w:rsidRPr="00903DBA">
        <w:rPr>
          <w:highlight w:val="white"/>
        </w:rPr>
        <w:t xml:space="preserve"> symbol</w:t>
      </w:r>
      <w:r w:rsidRPr="00903DBA">
        <w:rPr>
          <w:highlight w:val="white"/>
        </w:rPr>
        <w:t xml:space="preserve"> in funcType.ParameterList)</w:t>
      </w:r>
      <w:r w:rsidR="00616C76" w:rsidRPr="00903DBA">
        <w:rPr>
          <w:highlight w:val="white"/>
        </w:rPr>
        <w:t xml:space="preserve"> </w:t>
      </w:r>
      <w:r w:rsidRPr="00903DBA">
        <w:rPr>
          <w:highlight w:val="white"/>
        </w:rPr>
        <w:t>{</w:t>
      </w:r>
    </w:p>
    <w:p w14:paraId="3CB720A0" w14:textId="437236FD" w:rsidR="00C32DBB" w:rsidRPr="00903DBA" w:rsidRDefault="00C32DBB" w:rsidP="00C32DBB">
      <w:pPr>
        <w:pStyle w:val="Code"/>
        <w:rPr>
          <w:highlight w:val="white"/>
        </w:rPr>
      </w:pPr>
      <w:r w:rsidRPr="00903DBA">
        <w:rPr>
          <w:highlight w:val="white"/>
        </w:rPr>
        <w:t xml:space="preserve">          SymbolTable.CurrentTable.AddSymbol(</w:t>
      </w:r>
      <w:r w:rsidR="00616C76" w:rsidRPr="00903DBA">
        <w:rPr>
          <w:highlight w:val="white"/>
        </w:rPr>
        <w:t>symbol</w:t>
      </w:r>
      <w:r w:rsidRPr="00903DBA">
        <w:rPr>
          <w:highlight w:val="white"/>
        </w:rPr>
        <w:t>);</w:t>
      </w:r>
    </w:p>
    <w:p w14:paraId="586B7B1E" w14:textId="77777777" w:rsidR="00C32DBB" w:rsidRPr="00903DBA" w:rsidRDefault="00C32DBB" w:rsidP="00C32DBB">
      <w:pPr>
        <w:pStyle w:val="Code"/>
        <w:rPr>
          <w:highlight w:val="white"/>
        </w:rPr>
      </w:pPr>
      <w:r w:rsidRPr="00903DBA">
        <w:rPr>
          <w:highlight w:val="white"/>
        </w:rPr>
        <w:t xml:space="preserve">        }</w:t>
      </w:r>
    </w:p>
    <w:p w14:paraId="2E5F2017" w14:textId="77777777" w:rsidR="00C32DBB" w:rsidRPr="00903DBA" w:rsidRDefault="00C32DBB" w:rsidP="00C32DBB">
      <w:pPr>
        <w:pStyle w:val="Code"/>
        <w:rPr>
          <w:highlight w:val="white"/>
        </w:rPr>
      </w:pPr>
      <w:r w:rsidRPr="00903DBA">
        <w:rPr>
          <w:highlight w:val="white"/>
        </w:rPr>
        <w:t xml:space="preserve">      }</w:t>
      </w:r>
    </w:p>
    <w:p w14:paraId="74B3513F" w14:textId="5F11DC7C" w:rsidR="00856F0C" w:rsidRPr="00903DBA" w:rsidRDefault="00856F0C" w:rsidP="00856F0C">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w:t>
      </w:r>
      <w:r w:rsidR="005B07B6" w:rsidRPr="00903DBA">
        <w:rPr>
          <w:highlight w:val="white"/>
        </w:rPr>
        <w:t xml:space="preserve"> of the C code</w:t>
      </w:r>
      <w:r w:rsidRPr="00903DBA">
        <w:rPr>
          <w:highlight w:val="white"/>
        </w:rPr>
        <w:t>. In that case, some special rules apply.</w:t>
      </w:r>
    </w:p>
    <w:p w14:paraId="1E40C36B" w14:textId="77777777" w:rsidR="00856F0C" w:rsidRPr="00903DBA" w:rsidRDefault="00856F0C" w:rsidP="00856F0C">
      <w:pPr>
        <w:pStyle w:val="Code"/>
        <w:rPr>
          <w:highlight w:val="white"/>
        </w:rPr>
      </w:pPr>
      <w:r w:rsidRPr="00903DBA">
        <w:rPr>
          <w:highlight w:val="white"/>
        </w:rPr>
        <w:t xml:space="preserve">      if (SymbolTable.CurrentFunction.UniqueName.Equals("main")) {</w:t>
      </w:r>
    </w:p>
    <w:p w14:paraId="35959825" w14:textId="328D4CFD" w:rsidR="00856F0C" w:rsidRPr="00903DBA" w:rsidRDefault="00856F0C" w:rsidP="00856F0C">
      <w:pPr>
        <w:rPr>
          <w:highlight w:val="white"/>
        </w:rPr>
      </w:pPr>
      <w:r w:rsidRPr="00903DBA">
        <w:rPr>
          <w:highlight w:val="white"/>
        </w:rPr>
        <w:t xml:space="preserve">First, we call the </w:t>
      </w:r>
      <w:r w:rsidR="00C37108" w:rsidRPr="00903DBA">
        <w:rPr>
          <w:rStyle w:val="KeyWord0"/>
          <w:highlight w:val="white"/>
        </w:rPr>
        <w:t>Initialization</w:t>
      </w:r>
      <w:r w:rsidRPr="00903DBA">
        <w:rPr>
          <w:rStyle w:val="KeyWord0"/>
          <w:highlight w:val="white"/>
        </w:rPr>
        <w:t>CodeList</w:t>
      </w:r>
      <w:r w:rsidRPr="00903DBA">
        <w:rPr>
          <w:highlight w:val="white"/>
        </w:rPr>
        <w:t xml:space="preserve"> method that adds a few lines of code that </w:t>
      </w:r>
      <w:r w:rsidR="00631D4D" w:rsidRPr="00903DBA">
        <w:rPr>
          <w:highlight w:val="white"/>
        </w:rPr>
        <w:t>initialize</w:t>
      </w:r>
      <w:r w:rsidRPr="00903DBA">
        <w:rPr>
          <w:highlight w:val="white"/>
        </w:rPr>
        <w:t>s the system and will be placed before the code of the main function.</w:t>
      </w:r>
    </w:p>
    <w:p w14:paraId="46FA86BA" w14:textId="0AD3106B" w:rsidR="00856F0C" w:rsidRPr="00903DBA" w:rsidRDefault="00856F0C" w:rsidP="00856F0C">
      <w:pPr>
        <w:pStyle w:val="Code"/>
        <w:rPr>
          <w:highlight w:val="white"/>
        </w:rPr>
      </w:pPr>
      <w:r w:rsidRPr="00903DBA">
        <w:rPr>
          <w:highlight w:val="white"/>
        </w:rPr>
        <w:t xml:space="preserve">        AssemblyCodeGenerator.</w:t>
      </w:r>
      <w:r w:rsidR="00C37108" w:rsidRPr="00903DBA">
        <w:rPr>
          <w:highlight w:val="white"/>
        </w:rPr>
        <w:t>Initialization</w:t>
      </w:r>
      <w:r w:rsidRPr="00903DBA">
        <w:rPr>
          <w:highlight w:val="white"/>
        </w:rPr>
        <w:t>CodeList();</w:t>
      </w:r>
    </w:p>
    <w:p w14:paraId="3A2B69BC" w14:textId="27B915B5" w:rsidR="008550B7" w:rsidRPr="00903DBA" w:rsidRDefault="00A9474F" w:rsidP="00A9474F">
      <w:pPr>
        <w:rPr>
          <w:highlight w:val="white"/>
        </w:rPr>
      </w:pPr>
      <w:r w:rsidRPr="00903DBA">
        <w:rPr>
          <w:highlight w:val="white"/>
        </w:rPr>
        <w:t xml:space="preserve">We extract the parameter type list from the current function. In case of old-style </w:t>
      </w:r>
      <w:r w:rsidR="00C37108" w:rsidRPr="00903DBA">
        <w:rPr>
          <w:highlight w:val="white"/>
        </w:rPr>
        <w:t>definition</w:t>
      </w:r>
      <w:r w:rsidRPr="00903DBA">
        <w:rPr>
          <w:highlight w:val="white"/>
        </w:rPr>
        <w:t>, this list will be null.</w:t>
      </w:r>
      <w:r w:rsidR="00E77E9E" w:rsidRPr="00903DBA">
        <w:rPr>
          <w:highlight w:val="white"/>
        </w:rPr>
        <w:t xml:space="preserve"> In case of new-style </w:t>
      </w:r>
      <w:r w:rsidR="00C37108" w:rsidRPr="00903DBA">
        <w:rPr>
          <w:highlight w:val="white"/>
        </w:rPr>
        <w:t>definition</w:t>
      </w:r>
      <w:r w:rsidR="00E77E9E" w:rsidRPr="00903DBA">
        <w:rPr>
          <w:highlight w:val="white"/>
        </w:rPr>
        <w:t xml:space="preserve">, there is only </w:t>
      </w:r>
      <w:r w:rsidR="00817C08" w:rsidRPr="00903DBA">
        <w:rPr>
          <w:highlight w:val="white"/>
        </w:rPr>
        <w:t>two</w:t>
      </w:r>
      <w:r w:rsidR="00E77E9E" w:rsidRPr="00903DBA">
        <w:rPr>
          <w:highlight w:val="white"/>
        </w:rPr>
        <w:t xml:space="preserve"> allowed parameter list</w:t>
      </w:r>
      <w:r w:rsidR="005D5325" w:rsidRPr="00903DBA">
        <w:rPr>
          <w:highlight w:val="white"/>
        </w:rPr>
        <w:t>:</w:t>
      </w:r>
    </w:p>
    <w:p w14:paraId="7F32A1A7" w14:textId="3805B91A" w:rsidR="005B07B6" w:rsidRPr="00903DBA" w:rsidRDefault="005D5325" w:rsidP="005B07B6">
      <w:pPr>
        <w:pStyle w:val="Liststycke"/>
        <w:numPr>
          <w:ilvl w:val="0"/>
          <w:numId w:val="119"/>
        </w:numPr>
        <w:rPr>
          <w:highlight w:val="white"/>
        </w:rPr>
      </w:pPr>
      <w:r w:rsidRPr="00903DBA">
        <w:rPr>
          <w:highlight w:val="white"/>
        </w:rPr>
        <w:t>No parameters</w:t>
      </w:r>
      <w:r w:rsidR="007641C7" w:rsidRPr="00903DBA">
        <w:rPr>
          <w:highlight w:val="white"/>
        </w:rPr>
        <w:t>. M</w:t>
      </w:r>
      <w:r w:rsidR="00FB4855" w:rsidRPr="00903DBA">
        <w:rPr>
          <w:highlight w:val="white"/>
        </w:rPr>
        <w:t>arked with void</w:t>
      </w:r>
      <w:r w:rsidR="00F21EC8" w:rsidRPr="00903DBA">
        <w:rPr>
          <w:highlight w:val="white"/>
        </w:rPr>
        <w:t>.</w:t>
      </w:r>
    </w:p>
    <w:p w14:paraId="50147592" w14:textId="2B0CA8CF" w:rsidR="005D5325" w:rsidRPr="00903DBA" w:rsidRDefault="005B07B6" w:rsidP="005B07B6">
      <w:pPr>
        <w:pStyle w:val="Code"/>
        <w:rPr>
          <w:rStyle w:val="KeyWord0"/>
          <w:b w:val="0"/>
          <w:noProof w:val="0"/>
          <w:highlight w:val="white"/>
        </w:rPr>
      </w:pPr>
      <w:r w:rsidRPr="00903DBA">
        <w:rPr>
          <w:rStyle w:val="KeyWord0"/>
          <w:b w:val="0"/>
          <w:bCs/>
          <w:highlight w:val="white"/>
        </w:rPr>
        <w:t xml:space="preserve">      </w:t>
      </w:r>
      <w:r w:rsidR="005D5325" w:rsidRPr="00903DBA">
        <w:rPr>
          <w:rStyle w:val="KeyWord0"/>
          <w:b w:val="0"/>
          <w:bCs/>
          <w:highlight w:val="white"/>
        </w:rPr>
        <w:t xml:space="preserve">int main(void) { </w:t>
      </w:r>
      <w:r w:rsidR="00494D31" w:rsidRPr="00903DBA">
        <w:rPr>
          <w:rStyle w:val="KeyWord0"/>
          <w:b w:val="0"/>
          <w:bCs/>
          <w:highlight w:val="white"/>
        </w:rPr>
        <w:t>/* ... */</w:t>
      </w:r>
      <w:r w:rsidR="005D5325" w:rsidRPr="00903DBA">
        <w:rPr>
          <w:rStyle w:val="KeyWord0"/>
          <w:b w:val="0"/>
          <w:bCs/>
          <w:highlight w:val="white"/>
        </w:rPr>
        <w:t xml:space="preserve"> }</w:t>
      </w:r>
    </w:p>
    <w:p w14:paraId="23CC2230" w14:textId="4346368C" w:rsidR="00F21EC8" w:rsidRPr="00903DBA" w:rsidRDefault="00DF44AC" w:rsidP="001B1357">
      <w:pPr>
        <w:pStyle w:val="Liststycke"/>
        <w:numPr>
          <w:ilvl w:val="0"/>
          <w:numId w:val="119"/>
        </w:numPr>
        <w:rPr>
          <w:highlight w:val="white"/>
        </w:rPr>
      </w:pPr>
      <w:r w:rsidRPr="00903DBA">
        <w:rPr>
          <w:highlight w:val="white"/>
        </w:rPr>
        <w:t xml:space="preserve">Command line </w:t>
      </w:r>
      <w:r w:rsidR="00863229" w:rsidRPr="00903DBA">
        <w:rPr>
          <w:highlight w:val="white"/>
        </w:rPr>
        <w:t>arguments</w:t>
      </w:r>
      <w:r w:rsidR="00107E2F" w:rsidRPr="00903DBA">
        <w:rPr>
          <w:highlight w:val="white"/>
        </w:rPr>
        <w:t>.</w:t>
      </w:r>
    </w:p>
    <w:p w14:paraId="4E2CB148" w14:textId="4B10A40E" w:rsidR="007641C7" w:rsidRPr="00903DBA" w:rsidRDefault="007641C7" w:rsidP="005B07B6">
      <w:pPr>
        <w:pStyle w:val="Code"/>
        <w:rPr>
          <w:rStyle w:val="KeyWord0"/>
          <w:b w:val="0"/>
          <w:bCs/>
          <w:highlight w:val="white"/>
        </w:rPr>
      </w:pPr>
      <w:r w:rsidRPr="00903DBA">
        <w:rPr>
          <w:rStyle w:val="KeyWord0"/>
          <w:b w:val="0"/>
          <w:bCs/>
          <w:highlight w:val="white"/>
        </w:rPr>
        <w:t xml:space="preserve">      </w:t>
      </w:r>
      <w:r w:rsidR="002460BE" w:rsidRPr="00903DBA">
        <w:rPr>
          <w:rStyle w:val="KeyWord0"/>
          <w:b w:val="0"/>
          <w:bCs/>
          <w:highlight w:val="white"/>
        </w:rPr>
        <w:t>int main(</w:t>
      </w:r>
      <w:r w:rsidR="005337FE" w:rsidRPr="00903DBA">
        <w:rPr>
          <w:rStyle w:val="KeyWord0"/>
          <w:b w:val="0"/>
          <w:bCs/>
          <w:highlight w:val="white"/>
        </w:rPr>
        <w:t>int argc, char *argv[]</w:t>
      </w:r>
      <w:r w:rsidR="002460BE" w:rsidRPr="00903DBA">
        <w:rPr>
          <w:rStyle w:val="KeyWord0"/>
          <w:b w:val="0"/>
          <w:bCs/>
          <w:highlight w:val="white"/>
        </w:rPr>
        <w:t>) { /* ... */ }</w:t>
      </w:r>
    </w:p>
    <w:p w14:paraId="1E618A9C" w14:textId="0A1821B1" w:rsidR="007641C7" w:rsidRPr="00903DBA" w:rsidRDefault="007641C7" w:rsidP="007641C7">
      <w:pPr>
        <w:rPr>
          <w:highlight w:val="white"/>
        </w:rPr>
      </w:pPr>
      <w:r w:rsidRPr="00903DBA">
        <w:rPr>
          <w:rStyle w:val="KeyWord0"/>
          <w:b w:val="0"/>
          <w:bCs/>
          <w:highlight w:val="white"/>
        </w:rPr>
        <w:lastRenderedPageBreak/>
        <w:t xml:space="preserve">            </w:t>
      </w:r>
      <w:r w:rsidR="0071104F" w:rsidRPr="00903DBA">
        <w:rPr>
          <w:rStyle w:val="KeyWord0"/>
          <w:b w:val="0"/>
          <w:bCs/>
          <w:highlight w:val="white"/>
        </w:rPr>
        <w:t xml:space="preserve"> </w:t>
      </w:r>
      <w:r w:rsidR="00F358FA" w:rsidRPr="00903DBA">
        <w:rPr>
          <w:highlight w:val="white"/>
        </w:rPr>
        <w:t>or</w:t>
      </w:r>
    </w:p>
    <w:p w14:paraId="7708B602" w14:textId="1C63A4D1" w:rsidR="00F21EC8" w:rsidRPr="00903DBA" w:rsidRDefault="007641C7" w:rsidP="005B07B6">
      <w:pPr>
        <w:pStyle w:val="Code"/>
        <w:rPr>
          <w:b/>
          <w:highlight w:val="white"/>
        </w:rPr>
      </w:pPr>
      <w:r w:rsidRPr="00903DBA">
        <w:rPr>
          <w:highlight w:val="white"/>
        </w:rPr>
        <w:t xml:space="preserve">     </w:t>
      </w:r>
      <w:r w:rsidR="0071104F" w:rsidRPr="00903DBA">
        <w:rPr>
          <w:highlight w:val="white"/>
        </w:rPr>
        <w:t xml:space="preserve"> </w:t>
      </w:r>
      <w:r w:rsidR="005337FE" w:rsidRPr="00903DBA">
        <w:rPr>
          <w:rStyle w:val="KeyWord0"/>
          <w:b w:val="0"/>
          <w:bCs/>
          <w:highlight w:val="white"/>
        </w:rPr>
        <w:t>int main(int argc, char **argv) { /* ... */ }</w:t>
      </w:r>
    </w:p>
    <w:p w14:paraId="4A1B3DFE" w14:textId="1CAA35BC" w:rsidR="001B1357" w:rsidRPr="00903DBA" w:rsidRDefault="00D111BB" w:rsidP="00DE1C8F">
      <w:pPr>
        <w:pStyle w:val="Liststycke"/>
        <w:rPr>
          <w:highlight w:val="white"/>
        </w:rPr>
      </w:pPr>
      <w:r w:rsidRPr="00903DBA">
        <w:rPr>
          <w:highlight w:val="white"/>
        </w:rPr>
        <w:t>T</w:t>
      </w:r>
      <w:r w:rsidR="00F2052D" w:rsidRPr="00903DBA">
        <w:rPr>
          <w:highlight w:val="white"/>
        </w:rPr>
        <w:t>he two cases</w:t>
      </w:r>
      <w:r w:rsidR="003761A3" w:rsidRPr="00903DBA">
        <w:rPr>
          <w:highlight w:val="white"/>
        </w:rPr>
        <w:t xml:space="preserve"> are</w:t>
      </w:r>
      <w:r w:rsidR="00F2052D" w:rsidRPr="00903DBA">
        <w:rPr>
          <w:highlight w:val="white"/>
        </w:rPr>
        <w:t xml:space="preserve"> actually</w:t>
      </w:r>
      <w:r w:rsidR="003761A3" w:rsidRPr="00903DBA">
        <w:rPr>
          <w:highlight w:val="white"/>
        </w:rPr>
        <w:t xml:space="preserve"> </w:t>
      </w:r>
      <w:r w:rsidR="00F2052D" w:rsidRPr="00903DBA">
        <w:rPr>
          <w:highlight w:val="white"/>
        </w:rPr>
        <w:t>the same case, since arrays are changed to pointers in parameter types. Also note that</w:t>
      </w:r>
      <w:r w:rsidR="001B1357" w:rsidRPr="00903DBA">
        <w:rPr>
          <w:highlight w:val="white"/>
        </w:rPr>
        <w:t xml:space="preserve"> do not check the names of the parameters</w:t>
      </w:r>
      <w:r w:rsidR="00C73F5F" w:rsidRPr="00903DBA">
        <w:rPr>
          <w:highlight w:val="white"/>
        </w:rPr>
        <w:t xml:space="preserve">, the parameters </w:t>
      </w:r>
      <w:r w:rsidR="00107E2F" w:rsidRPr="00903DBA">
        <w:rPr>
          <w:highlight w:val="white"/>
        </w:rPr>
        <w:t>may</w:t>
      </w:r>
      <w:r w:rsidR="00C73F5F" w:rsidRPr="00903DBA">
        <w:rPr>
          <w:highlight w:val="white"/>
        </w:rPr>
        <w:t xml:space="preserve"> have </w:t>
      </w:r>
      <w:r w:rsidR="00107E2F" w:rsidRPr="00903DBA">
        <w:rPr>
          <w:highlight w:val="white"/>
        </w:rPr>
        <w:t>other</w:t>
      </w:r>
      <w:r w:rsidR="00C73F5F" w:rsidRPr="00903DBA">
        <w:rPr>
          <w:highlight w:val="white"/>
        </w:rPr>
        <w:t xml:space="preserve"> names. However, </w:t>
      </w:r>
      <w:r w:rsidR="0049687F" w:rsidRPr="00903DBA">
        <w:rPr>
          <w:highlight w:val="white"/>
        </w:rPr>
        <w:t xml:space="preserve">the </w:t>
      </w:r>
      <w:r w:rsidR="00C73F5F" w:rsidRPr="00903DBA">
        <w:rPr>
          <w:highlight w:val="white"/>
        </w:rPr>
        <w:t>names cannot be omitted.</w:t>
      </w:r>
    </w:p>
    <w:p w14:paraId="0AB8CBF0" w14:textId="77777777" w:rsidR="00107E2F" w:rsidRPr="00903DBA" w:rsidRDefault="00107E2F" w:rsidP="00107E2F">
      <w:pPr>
        <w:pStyle w:val="CodeHeader"/>
      </w:pPr>
      <w:r w:rsidRPr="00903DBA">
        <w:t>MiddleCodeGenerator.cs</w:t>
      </w:r>
    </w:p>
    <w:p w14:paraId="2EA5B151" w14:textId="755ADF0A" w:rsidR="00856F0C" w:rsidRPr="00903DBA" w:rsidRDefault="00856F0C" w:rsidP="00856F0C">
      <w:pPr>
        <w:pStyle w:val="Code"/>
        <w:rPr>
          <w:highlight w:val="white"/>
        </w:rPr>
      </w:pPr>
      <w:r w:rsidRPr="00903DBA">
        <w:rPr>
          <w:highlight w:val="white"/>
        </w:rPr>
        <w:t xml:space="preserve">        List&lt;Type&gt; typeList =</w:t>
      </w:r>
    </w:p>
    <w:p w14:paraId="259040FA" w14:textId="77777777" w:rsidR="00856F0C" w:rsidRPr="00903DBA" w:rsidRDefault="00856F0C" w:rsidP="00856F0C">
      <w:pPr>
        <w:pStyle w:val="Code"/>
        <w:rPr>
          <w:highlight w:val="white"/>
        </w:rPr>
      </w:pPr>
      <w:r w:rsidRPr="00903DBA">
        <w:rPr>
          <w:highlight w:val="white"/>
        </w:rPr>
        <w:t xml:space="preserve">          SymbolTable.CurrentFunction.Type.TypeList;</w:t>
      </w:r>
    </w:p>
    <w:p w14:paraId="2A17E834" w14:textId="3F10C2F0" w:rsidR="00A04864" w:rsidRPr="00903DBA" w:rsidRDefault="004A5895" w:rsidP="003009E8">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w:t>
      </w:r>
      <w:r w:rsidR="003009E8" w:rsidRPr="00903DBA">
        <w:rPr>
          <w:highlight w:val="white"/>
        </w:rPr>
        <w:t xml:space="preserve">not </w:t>
      </w:r>
      <w:r w:rsidRPr="00903DBA">
        <w:rPr>
          <w:highlight w:val="white"/>
        </w:rPr>
        <w:t xml:space="preserve">null, </w:t>
      </w:r>
      <w:r w:rsidR="003009E8" w:rsidRPr="00903DBA">
        <w:rPr>
          <w:highlight w:val="white"/>
        </w:rPr>
        <w:t xml:space="preserve">and there </w:t>
      </w:r>
      <w:r w:rsidR="00634409" w:rsidRPr="00903DBA">
        <w:rPr>
          <w:highlight w:val="white"/>
        </w:rPr>
        <w:t>are</w:t>
      </w:r>
      <w:r w:rsidR="003009E8" w:rsidRPr="00903DBA">
        <w:rPr>
          <w:highlight w:val="white"/>
        </w:rPr>
        <w:t xml:space="preserve"> two parameters, we check if the command line argument case applies.</w:t>
      </w:r>
      <w:r w:rsidR="00D408AD" w:rsidRPr="00903DBA">
        <w:rPr>
          <w:highlight w:val="white"/>
        </w:rPr>
        <w:t xml:space="preserve"> </w:t>
      </w:r>
      <w:r w:rsidR="001C2337" w:rsidRPr="00903DBA">
        <w:rPr>
          <w:highlight w:val="white"/>
        </w:rPr>
        <w:t xml:space="preserve">The first parameter shall be </w:t>
      </w:r>
      <w:r w:rsidR="00D609DB" w:rsidRPr="00903DBA">
        <w:rPr>
          <w:highlight w:val="white"/>
        </w:rPr>
        <w:t xml:space="preserve">a </w:t>
      </w:r>
      <w:r w:rsidR="001C2337" w:rsidRPr="00903DBA">
        <w:rPr>
          <w:highlight w:val="white"/>
        </w:rPr>
        <w:t>signed or unsigned integer</w:t>
      </w:r>
      <w:r w:rsidR="00D609DB" w:rsidRPr="00903DBA">
        <w:rPr>
          <w:highlight w:val="white"/>
        </w:rPr>
        <w:t xml:space="preserve"> while the</w:t>
      </w:r>
      <w:r w:rsidR="001C2337" w:rsidRPr="00903DBA">
        <w:rPr>
          <w:highlight w:val="white"/>
        </w:rPr>
        <w:t xml:space="preserve"> second parameter shall be </w:t>
      </w:r>
      <w:r w:rsidR="0006065D" w:rsidRPr="00903DBA">
        <w:rPr>
          <w:highlight w:val="white"/>
        </w:rPr>
        <w:t>a pointer to pointer to signed or unsigned character.</w:t>
      </w:r>
    </w:p>
    <w:p w14:paraId="2D93C5D3" w14:textId="596F9E47" w:rsidR="00856F0C" w:rsidRPr="00903DBA" w:rsidRDefault="00856F0C" w:rsidP="00856F0C">
      <w:pPr>
        <w:pStyle w:val="Code"/>
        <w:rPr>
          <w:highlight w:val="white"/>
        </w:rPr>
      </w:pPr>
      <w:r w:rsidRPr="00903DBA">
        <w:rPr>
          <w:highlight w:val="white"/>
        </w:rPr>
        <w:t xml:space="preserve">        if ((typeList != null) &amp;&amp; (typeList.Count == 2)) {</w:t>
      </w:r>
    </w:p>
    <w:p w14:paraId="1918F5CA" w14:textId="0BD79D6D" w:rsidR="00856F0C" w:rsidRPr="00903DBA" w:rsidRDefault="00856F0C" w:rsidP="00856F0C">
      <w:pPr>
        <w:pStyle w:val="Code"/>
        <w:rPr>
          <w:highlight w:val="white"/>
        </w:rPr>
      </w:pPr>
      <w:r w:rsidRPr="00903DBA">
        <w:rPr>
          <w:highlight w:val="white"/>
        </w:rPr>
        <w:t xml:space="preserve">          Assert.Error(typeList[0].IsInteger() &amp;&amp;</w:t>
      </w:r>
    </w:p>
    <w:p w14:paraId="6D99FA75" w14:textId="77777777" w:rsidR="00856F0C" w:rsidRPr="00903DBA" w:rsidRDefault="00856F0C" w:rsidP="00856F0C">
      <w:pPr>
        <w:pStyle w:val="Code"/>
        <w:rPr>
          <w:highlight w:val="white"/>
        </w:rPr>
      </w:pPr>
      <w:r w:rsidRPr="00903DBA">
        <w:rPr>
          <w:highlight w:val="white"/>
        </w:rPr>
        <w:t xml:space="preserve">                       typeList[1].IsPointer() &amp;&amp;</w:t>
      </w:r>
    </w:p>
    <w:p w14:paraId="472A3D8F" w14:textId="77777777" w:rsidR="00856F0C" w:rsidRPr="00903DBA" w:rsidRDefault="00856F0C" w:rsidP="00856F0C">
      <w:pPr>
        <w:pStyle w:val="Code"/>
        <w:rPr>
          <w:highlight w:val="white"/>
        </w:rPr>
      </w:pPr>
      <w:r w:rsidRPr="00903DBA">
        <w:rPr>
          <w:highlight w:val="white"/>
        </w:rPr>
        <w:t xml:space="preserve">                       typeList[1].PointerType.IsPointer() &amp;&amp;</w:t>
      </w:r>
    </w:p>
    <w:p w14:paraId="3A8875E2" w14:textId="77777777" w:rsidR="00856F0C" w:rsidRPr="00903DBA" w:rsidRDefault="00856F0C" w:rsidP="00856F0C">
      <w:pPr>
        <w:pStyle w:val="Code"/>
        <w:rPr>
          <w:highlight w:val="white"/>
        </w:rPr>
      </w:pPr>
      <w:r w:rsidRPr="00903DBA">
        <w:rPr>
          <w:highlight w:val="white"/>
        </w:rPr>
        <w:t xml:space="preserve">                       typeList[1].PointerType.PointerType.IsChar(),</w:t>
      </w:r>
    </w:p>
    <w:p w14:paraId="201F3E43" w14:textId="77777777" w:rsidR="00856F0C" w:rsidRPr="00903DBA" w:rsidRDefault="00856F0C" w:rsidP="00856F0C">
      <w:pPr>
        <w:pStyle w:val="Code"/>
        <w:rPr>
          <w:highlight w:val="white"/>
        </w:rPr>
      </w:pPr>
      <w:r w:rsidRPr="00903DBA">
        <w:rPr>
          <w:highlight w:val="white"/>
        </w:rPr>
        <w:t xml:space="preserve">                       "main", Message.Invalid_parameter_list);</w:t>
      </w:r>
    </w:p>
    <w:p w14:paraId="69A45E0A" w14:textId="77777777" w:rsidR="00856F0C" w:rsidRPr="00903DBA" w:rsidRDefault="00856F0C" w:rsidP="00856F0C">
      <w:pPr>
        <w:pStyle w:val="Code"/>
        <w:rPr>
          <w:highlight w:val="white"/>
        </w:rPr>
      </w:pPr>
      <w:r w:rsidRPr="00903DBA">
        <w:rPr>
          <w:highlight w:val="white"/>
        </w:rPr>
        <w:t xml:space="preserve">          AssemblyCodeGenerator.ArgumentCodeList();</w:t>
      </w:r>
    </w:p>
    <w:p w14:paraId="61B88D55" w14:textId="77777777" w:rsidR="00856F0C" w:rsidRPr="00903DBA" w:rsidRDefault="00856F0C" w:rsidP="00856F0C">
      <w:pPr>
        <w:pStyle w:val="Code"/>
        <w:rPr>
          <w:highlight w:val="white"/>
        </w:rPr>
      </w:pPr>
      <w:r w:rsidRPr="00903DBA">
        <w:rPr>
          <w:highlight w:val="white"/>
        </w:rPr>
        <w:t xml:space="preserve">        }</w:t>
      </w:r>
    </w:p>
    <w:p w14:paraId="57061E62" w14:textId="4F4A3E9A" w:rsidR="007A552E" w:rsidRPr="00903DBA" w:rsidRDefault="007A552E" w:rsidP="007A552E">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w:t>
      </w:r>
      <w:r w:rsidR="00C37108" w:rsidRPr="00903DBA">
        <w:rPr>
          <w:highlight w:val="white"/>
        </w:rPr>
        <w:t>definition</w:t>
      </w:r>
      <w:r w:rsidRPr="00903DBA">
        <w:rPr>
          <w:highlight w:val="white"/>
        </w:rPr>
        <w:t xml:space="preserve">, in which case we do not perform any type checking at all. </w:t>
      </w:r>
      <w:r w:rsidR="008D353C" w:rsidRPr="00903DBA">
        <w:rPr>
          <w:highlight w:val="white"/>
        </w:rPr>
        <w:t xml:space="preserve">If </w:t>
      </w:r>
      <w:r w:rsidR="008D353C" w:rsidRPr="00903DBA">
        <w:rPr>
          <w:rStyle w:val="KeyWord0"/>
          <w:highlight w:val="white"/>
        </w:rPr>
        <w:t>typelist</w:t>
      </w:r>
      <w:r w:rsidR="008D353C" w:rsidRPr="00903DBA">
        <w:rPr>
          <w:highlight w:val="white"/>
        </w:rPr>
        <w:t xml:space="preserve"> is empty, we have the</w:t>
      </w:r>
      <w:r w:rsidR="00D35932" w:rsidRPr="00903DBA">
        <w:rPr>
          <w:highlight w:val="white"/>
        </w:rPr>
        <w:t xml:space="preserve"> void-marked</w:t>
      </w:r>
      <w:r w:rsidR="008D353C" w:rsidRPr="00903DBA">
        <w:rPr>
          <w:highlight w:val="white"/>
        </w:rPr>
        <w:t xml:space="preserve"> </w:t>
      </w:r>
      <w:r w:rsidR="00D35932" w:rsidRPr="00903DBA">
        <w:rPr>
          <w:highlight w:val="white"/>
        </w:rPr>
        <w:t>empty parameter list.</w:t>
      </w:r>
    </w:p>
    <w:p w14:paraId="0012DEB5" w14:textId="77777777" w:rsidR="00856F0C" w:rsidRPr="00903DBA" w:rsidRDefault="00856F0C" w:rsidP="00856F0C">
      <w:pPr>
        <w:pStyle w:val="Code"/>
        <w:rPr>
          <w:highlight w:val="white"/>
        </w:rPr>
      </w:pPr>
      <w:r w:rsidRPr="00903DBA">
        <w:rPr>
          <w:highlight w:val="white"/>
        </w:rPr>
        <w:t xml:space="preserve">        else {</w:t>
      </w:r>
    </w:p>
    <w:p w14:paraId="6EF67DA6" w14:textId="77777777" w:rsidR="00856F0C" w:rsidRPr="00903DBA" w:rsidRDefault="00856F0C" w:rsidP="00856F0C">
      <w:pPr>
        <w:pStyle w:val="Code"/>
        <w:rPr>
          <w:highlight w:val="white"/>
        </w:rPr>
      </w:pPr>
      <w:r w:rsidRPr="00903DBA">
        <w:rPr>
          <w:highlight w:val="white"/>
        </w:rPr>
        <w:t xml:space="preserve">          Assert.Error((typeList == null) || (typeList.Count == 0),</w:t>
      </w:r>
    </w:p>
    <w:p w14:paraId="013F367B" w14:textId="77777777" w:rsidR="00856F0C" w:rsidRPr="00903DBA" w:rsidRDefault="00856F0C" w:rsidP="00856F0C">
      <w:pPr>
        <w:pStyle w:val="Code"/>
        <w:rPr>
          <w:highlight w:val="white"/>
        </w:rPr>
      </w:pPr>
      <w:r w:rsidRPr="00903DBA">
        <w:rPr>
          <w:highlight w:val="white"/>
        </w:rPr>
        <w:t xml:space="preserve">                       "main", Message.Invalid_parameter_list);</w:t>
      </w:r>
    </w:p>
    <w:p w14:paraId="7119C075" w14:textId="77777777" w:rsidR="00856F0C" w:rsidRPr="00903DBA" w:rsidRDefault="00856F0C" w:rsidP="00856F0C">
      <w:pPr>
        <w:pStyle w:val="Code"/>
        <w:rPr>
          <w:highlight w:val="white"/>
        </w:rPr>
      </w:pPr>
      <w:r w:rsidRPr="00903DBA">
        <w:rPr>
          <w:highlight w:val="white"/>
        </w:rPr>
        <w:t xml:space="preserve">        }</w:t>
      </w:r>
    </w:p>
    <w:p w14:paraId="03F9360E" w14:textId="77777777" w:rsidR="00856F0C" w:rsidRPr="00903DBA" w:rsidRDefault="00856F0C" w:rsidP="00856F0C">
      <w:pPr>
        <w:pStyle w:val="Code"/>
        <w:rPr>
          <w:highlight w:val="white"/>
        </w:rPr>
      </w:pPr>
      <w:r w:rsidRPr="00903DBA">
        <w:rPr>
          <w:highlight w:val="white"/>
        </w:rPr>
        <w:t xml:space="preserve">      }</w:t>
      </w:r>
    </w:p>
    <w:p w14:paraId="58771C92" w14:textId="42FFEFE0" w:rsidR="00C32DBB" w:rsidRPr="00903DBA" w:rsidRDefault="00C32DBB" w:rsidP="000B09DE">
      <w:pPr>
        <w:pStyle w:val="Code"/>
        <w:rPr>
          <w:highlight w:val="white"/>
        </w:rPr>
      </w:pPr>
      <w:r w:rsidRPr="00903DBA">
        <w:rPr>
          <w:highlight w:val="white"/>
        </w:rPr>
        <w:t xml:space="preserve">    }</w:t>
      </w:r>
    </w:p>
    <w:p w14:paraId="0FEDD1DD" w14:textId="036909D8" w:rsidR="0098439A" w:rsidRPr="00903DBA" w:rsidRDefault="00062D3D" w:rsidP="00E40B78">
      <w:r w:rsidRPr="00903DBA">
        <w:t xml:space="preserve">The </w:t>
      </w:r>
      <w:r w:rsidRPr="00903DBA">
        <w:rPr>
          <w:rStyle w:val="KeyWord0"/>
        </w:rPr>
        <w:t>FunctionEnd</w:t>
      </w:r>
      <w:r w:rsidRPr="00903DBA">
        <w:t xml:space="preserve"> method </w:t>
      </w:r>
      <w:r w:rsidR="002359E5" w:rsidRPr="00903DBA">
        <w:t xml:space="preserve">is called </w:t>
      </w:r>
      <w:r w:rsidR="0098439A" w:rsidRPr="00903DBA">
        <w:t xml:space="preserve">when the </w:t>
      </w:r>
      <w:r w:rsidR="00E52658" w:rsidRPr="00903DBA">
        <w:t>statements</w:t>
      </w:r>
      <w:r w:rsidR="0098439A" w:rsidRPr="00903DBA">
        <w:t xml:space="preserve"> of the function ha</w:t>
      </w:r>
      <w:r w:rsidR="00BC7909" w:rsidRPr="00903DBA">
        <w:t>ve</w:t>
      </w:r>
      <w:r w:rsidR="0098439A" w:rsidRPr="00903DBA">
        <w:t xml:space="preserve"> been parsed.</w:t>
      </w:r>
      <w:r w:rsidR="00BC7909" w:rsidRPr="00903DBA">
        <w:t xml:space="preserve"> Its task is to </w:t>
      </w:r>
      <w:r w:rsidR="00373829" w:rsidRPr="00903DBA">
        <w:t>chec</w:t>
      </w:r>
      <w:r w:rsidR="005B7AB5" w:rsidRPr="00903DBA">
        <w:t>k the return statement at the end of the function and generate a static symbol holding the assembly code of the function.</w:t>
      </w:r>
    </w:p>
    <w:p w14:paraId="12618D19" w14:textId="48FFCEE9" w:rsidR="000A3CFE" w:rsidRPr="00903DBA" w:rsidRDefault="000A3CFE" w:rsidP="000A3CFE">
      <w:pPr>
        <w:rPr>
          <w:highlight w:val="white"/>
        </w:rPr>
      </w:pPr>
      <w:r w:rsidRPr="00903DBA">
        <w:rPr>
          <w:highlight w:val="white"/>
        </w:rPr>
        <w:t>The first step is to</w:t>
      </w:r>
      <w:r w:rsidR="00CD2DB8" w:rsidRPr="00903DBA">
        <w:rPr>
          <w:highlight w:val="white"/>
        </w:rPr>
        <w:t xml:space="preserve"> </w:t>
      </w:r>
      <w:r w:rsidR="002C5092" w:rsidRPr="00903DBA">
        <w:rPr>
          <w:highlight w:val="white"/>
        </w:rPr>
        <w:t xml:space="preserve">backpatch the </w:t>
      </w:r>
      <w:r w:rsidR="002C5092" w:rsidRPr="00903DBA">
        <w:rPr>
          <w:rStyle w:val="KeyWord0"/>
          <w:highlight w:val="white"/>
        </w:rPr>
        <w:t>next</w:t>
      </w:r>
      <w:r w:rsidR="002C5092" w:rsidRPr="00903DBA">
        <w:rPr>
          <w:highlight w:val="white"/>
        </w:rPr>
        <w:t xml:space="preserve"> </w:t>
      </w:r>
      <w:r w:rsidR="002C5092" w:rsidRPr="00903DBA">
        <w:rPr>
          <w:rStyle w:val="KeyWord0"/>
          <w:highlight w:val="white"/>
        </w:rPr>
        <w:t>set</w:t>
      </w:r>
      <w:r w:rsidR="002C5092" w:rsidRPr="00903DBA">
        <w:rPr>
          <w:highlight w:val="white"/>
        </w:rPr>
        <w:t xml:space="preserve"> of the statement. Each statement has a next set holding jump instruction</w:t>
      </w:r>
      <w:r w:rsidR="00127B9F" w:rsidRPr="00903DBA">
        <w:rPr>
          <w:highlight w:val="white"/>
        </w:rPr>
        <w:t>s</w:t>
      </w:r>
      <w:r w:rsidR="002C5092" w:rsidRPr="00903DBA">
        <w:rPr>
          <w:highlight w:val="white"/>
        </w:rPr>
        <w:t xml:space="preserve">. For instance, a </w:t>
      </w:r>
      <w:r w:rsidR="002C5092" w:rsidRPr="00903DBA">
        <w:rPr>
          <w:rStyle w:val="KeyWord0"/>
          <w:highlight w:val="white"/>
        </w:rPr>
        <w:t>for</w:t>
      </w:r>
      <w:r w:rsidR="002C5092" w:rsidRPr="00903DBA">
        <w:rPr>
          <w:highlight w:val="white"/>
        </w:rPr>
        <w:t xml:space="preserve"> or </w:t>
      </w:r>
      <w:r w:rsidR="002C5092" w:rsidRPr="00903DBA">
        <w:rPr>
          <w:rStyle w:val="KeyWord0"/>
          <w:highlight w:val="white"/>
        </w:rPr>
        <w:t>while</w:t>
      </w:r>
      <w:r w:rsidR="002C5092" w:rsidRPr="00903DBA">
        <w:rPr>
          <w:highlight w:val="white"/>
        </w:rPr>
        <w:t xml:space="preserve"> </w:t>
      </w:r>
      <w:r w:rsidR="00127B9F" w:rsidRPr="00903DBA">
        <w:rPr>
          <w:highlight w:val="white"/>
        </w:rPr>
        <w:t>loop</w:t>
      </w:r>
      <w:r w:rsidR="002C5092" w:rsidRPr="00903DBA">
        <w:rPr>
          <w:highlight w:val="white"/>
        </w:rPr>
        <w:t xml:space="preserve"> has a </w:t>
      </w:r>
      <w:r w:rsidR="000563A7" w:rsidRPr="00903DBA">
        <w:rPr>
          <w:highlight w:val="white"/>
        </w:rPr>
        <w:t>next sets holding jump</w:t>
      </w:r>
      <w:r w:rsidR="006F7492" w:rsidRPr="00903DBA">
        <w:rPr>
          <w:highlight w:val="white"/>
        </w:rPr>
        <w:t xml:space="preserve"> instructions jump</w:t>
      </w:r>
      <w:r w:rsidR="00127B9F" w:rsidRPr="00903DBA">
        <w:rPr>
          <w:highlight w:val="white"/>
        </w:rPr>
        <w:t>ing</w:t>
      </w:r>
      <w:r w:rsidR="000563A7" w:rsidRPr="00903DBA">
        <w:rPr>
          <w:highlight w:val="white"/>
        </w:rPr>
        <w:t xml:space="preserve"> out of the </w:t>
      </w:r>
      <w:r w:rsidR="00127B9F" w:rsidRPr="00903DBA">
        <w:rPr>
          <w:highlight w:val="white"/>
        </w:rPr>
        <w:t xml:space="preserve">loop. </w:t>
      </w:r>
      <w:r w:rsidR="000563A7" w:rsidRPr="00903DBA">
        <w:rPr>
          <w:highlight w:val="white"/>
        </w:rPr>
        <w:t>We add a new empty statement and backpatch the next set to it.</w:t>
      </w:r>
    </w:p>
    <w:p w14:paraId="5BE2295A" w14:textId="71EFAA34" w:rsidR="00E52658" w:rsidRPr="00903DBA" w:rsidRDefault="00E52658" w:rsidP="00E52658">
      <w:pPr>
        <w:pStyle w:val="Code"/>
        <w:rPr>
          <w:highlight w:val="white"/>
        </w:rPr>
      </w:pPr>
      <w:r w:rsidRPr="00903DBA">
        <w:rPr>
          <w:highlight w:val="white"/>
        </w:rPr>
        <w:t xml:space="preserve">    public static void FunctionEnd(Statement statement) {</w:t>
      </w:r>
    </w:p>
    <w:p w14:paraId="0E593CBD" w14:textId="77777777" w:rsidR="00E52658" w:rsidRPr="00903DBA" w:rsidRDefault="00E52658" w:rsidP="00E52658">
      <w:pPr>
        <w:pStyle w:val="Code"/>
        <w:rPr>
          <w:highlight w:val="white"/>
        </w:rPr>
      </w:pPr>
      <w:r w:rsidRPr="00903DBA">
        <w:rPr>
          <w:highlight w:val="white"/>
        </w:rPr>
        <w:t xml:space="preserve">      MiddleCode nextCode =</w:t>
      </w:r>
    </w:p>
    <w:p w14:paraId="107BC660" w14:textId="606A5764" w:rsidR="00E52658" w:rsidRPr="00903DBA" w:rsidRDefault="00E52658" w:rsidP="00E52658">
      <w:pPr>
        <w:pStyle w:val="Code"/>
        <w:rPr>
          <w:highlight w:val="white"/>
        </w:rPr>
      </w:pPr>
      <w:r w:rsidRPr="00903DBA">
        <w:rPr>
          <w:highlight w:val="white"/>
        </w:rPr>
        <w:t xml:space="preserve">        AddMiddleCode(</w:t>
      </w:r>
      <w:r w:rsidR="00C95C36" w:rsidRPr="00903DBA">
        <w:rPr>
          <w:highlight w:val="white"/>
        </w:rPr>
        <w:t>statement.CodeList</w:t>
      </w:r>
      <w:r w:rsidRPr="00903DBA">
        <w:rPr>
          <w:highlight w:val="white"/>
        </w:rPr>
        <w:t>, MiddleOperator.Empty);</w:t>
      </w:r>
    </w:p>
    <w:p w14:paraId="77760EB0" w14:textId="38F4F83A" w:rsidR="00E52658" w:rsidRPr="00903DBA" w:rsidRDefault="00E52658" w:rsidP="00E52658">
      <w:pPr>
        <w:pStyle w:val="Code"/>
        <w:rPr>
          <w:highlight w:val="white"/>
        </w:rPr>
      </w:pPr>
      <w:r w:rsidRPr="00903DBA">
        <w:rPr>
          <w:highlight w:val="white"/>
        </w:rPr>
        <w:t xml:space="preserve">      Backpatch(</w:t>
      </w:r>
      <w:r w:rsidR="00C95C36" w:rsidRPr="00903DBA">
        <w:rPr>
          <w:highlight w:val="white"/>
        </w:rPr>
        <w:t>statement.NextSet</w:t>
      </w:r>
      <w:r w:rsidRPr="00903DBA">
        <w:rPr>
          <w:highlight w:val="white"/>
        </w:rPr>
        <w:t>, nextCode);</w:t>
      </w:r>
    </w:p>
    <w:p w14:paraId="4E80226A" w14:textId="1E5C8ACE" w:rsidR="00721355" w:rsidRPr="00903DBA" w:rsidRDefault="0099673C" w:rsidP="001C499A">
      <w:pPr>
        <w:rPr>
          <w:highlight w:val="white"/>
        </w:rPr>
      </w:pPr>
      <w:r w:rsidRPr="00903DBA">
        <w:rPr>
          <w:highlight w:val="white"/>
        </w:rPr>
        <w:t xml:space="preserve">If the return type of the function is void, we need to add a </w:t>
      </w:r>
      <w:r w:rsidR="00936096" w:rsidRPr="00903DBA">
        <w:rPr>
          <w:rStyle w:val="KeyWord0"/>
          <w:highlight w:val="white"/>
        </w:rPr>
        <w:t>R</w:t>
      </w:r>
      <w:r w:rsidRPr="00903DBA">
        <w:rPr>
          <w:rStyle w:val="KeyWord0"/>
          <w:highlight w:val="white"/>
        </w:rPr>
        <w:t>eturn</w:t>
      </w:r>
      <w:r w:rsidRPr="00903DBA">
        <w:rPr>
          <w:highlight w:val="white"/>
        </w:rPr>
        <w:t xml:space="preserve"> </w:t>
      </w:r>
      <w:r w:rsidR="00FF790D" w:rsidRPr="00903DBA">
        <w:rPr>
          <w:highlight w:val="white"/>
        </w:rPr>
        <w:t xml:space="preserve">instruction </w:t>
      </w:r>
      <w:r w:rsidRPr="00903DBA">
        <w:rPr>
          <w:highlight w:val="white"/>
        </w:rPr>
        <w:t xml:space="preserve">at the end of the function. </w:t>
      </w:r>
    </w:p>
    <w:p w14:paraId="79002C1B" w14:textId="77777777" w:rsidR="002C5359" w:rsidRPr="00903DBA" w:rsidRDefault="002C5359" w:rsidP="002C5359">
      <w:pPr>
        <w:pStyle w:val="Code"/>
        <w:rPr>
          <w:highlight w:val="white"/>
        </w:rPr>
      </w:pPr>
      <w:r w:rsidRPr="00903DBA">
        <w:rPr>
          <w:highlight w:val="white"/>
        </w:rPr>
        <w:t xml:space="preserve">      if (SymbolTable.CurrentFunction.Type.ReturnType.IsVoid()) {</w:t>
      </w:r>
    </w:p>
    <w:p w14:paraId="16A8FA3A" w14:textId="77777777" w:rsidR="002C5359" w:rsidRPr="00903DBA" w:rsidRDefault="002C5359" w:rsidP="002C5359">
      <w:pPr>
        <w:pStyle w:val="Code"/>
        <w:rPr>
          <w:highlight w:val="white"/>
        </w:rPr>
      </w:pPr>
      <w:r w:rsidRPr="00903DBA">
        <w:rPr>
          <w:highlight w:val="white"/>
        </w:rPr>
        <w:t xml:space="preserve">        AddMiddleCode(statement.CodeList, MiddleOperator.Return);</w:t>
      </w:r>
    </w:p>
    <w:p w14:paraId="1405CC5E" w14:textId="77777777" w:rsidR="00C8478E" w:rsidRPr="00903DBA" w:rsidRDefault="00C8478E" w:rsidP="00C8478E">
      <w:pPr>
        <w:pStyle w:val="Code"/>
        <w:rPr>
          <w:highlight w:val="white"/>
        </w:rPr>
      </w:pPr>
      <w:r w:rsidRPr="00903DBA">
        <w:rPr>
          <w:highlight w:val="white"/>
        </w:rPr>
        <w:t xml:space="preserve">        if (SymbolTable.CurrentFunction.UniqueName.Equals</w:t>
      </w:r>
    </w:p>
    <w:p w14:paraId="3D7DFBA7" w14:textId="77777777" w:rsidR="00C8478E" w:rsidRPr="00903DBA" w:rsidRDefault="00C8478E" w:rsidP="00C8478E">
      <w:pPr>
        <w:pStyle w:val="Code"/>
        <w:rPr>
          <w:highlight w:val="white"/>
        </w:rPr>
      </w:pPr>
      <w:r w:rsidRPr="00903DBA">
        <w:rPr>
          <w:highlight w:val="white"/>
        </w:rPr>
        <w:t xml:space="preserve">                        (AssemblyCodeGenerator.MainName)) {</w:t>
      </w:r>
    </w:p>
    <w:p w14:paraId="252C16C7" w14:textId="77777777" w:rsidR="00C8478E" w:rsidRPr="00903DBA" w:rsidRDefault="00C8478E" w:rsidP="00C8478E">
      <w:pPr>
        <w:pStyle w:val="Code"/>
        <w:rPr>
          <w:highlight w:val="white"/>
        </w:rPr>
      </w:pPr>
      <w:r w:rsidRPr="00903DBA">
        <w:rPr>
          <w:highlight w:val="white"/>
        </w:rPr>
        <w:t xml:space="preserve">          AddMiddleCode(statement.CodeList, MiddleOperator.Exit);</w:t>
      </w:r>
    </w:p>
    <w:p w14:paraId="2772935B" w14:textId="77777777" w:rsidR="00C8478E" w:rsidRPr="00903DBA" w:rsidRDefault="00C8478E" w:rsidP="00C8478E">
      <w:pPr>
        <w:pStyle w:val="Code"/>
        <w:rPr>
          <w:highlight w:val="white"/>
        </w:rPr>
      </w:pPr>
      <w:r w:rsidRPr="00903DBA">
        <w:rPr>
          <w:highlight w:val="white"/>
        </w:rPr>
        <w:t xml:space="preserve">        }</w:t>
      </w:r>
    </w:p>
    <w:p w14:paraId="6B9444A1" w14:textId="77777777" w:rsidR="002C5359" w:rsidRPr="00903DBA" w:rsidRDefault="002C5359" w:rsidP="002C5359">
      <w:pPr>
        <w:pStyle w:val="Code"/>
        <w:rPr>
          <w:highlight w:val="white"/>
        </w:rPr>
      </w:pPr>
      <w:r w:rsidRPr="00903DBA">
        <w:rPr>
          <w:highlight w:val="white"/>
        </w:rPr>
        <w:t xml:space="preserve">      }</w:t>
      </w:r>
    </w:p>
    <w:p w14:paraId="75726CAE" w14:textId="527259B0" w:rsidR="00E52658" w:rsidRPr="00903DBA" w:rsidRDefault="00A20DC1" w:rsidP="00A20DC1">
      <w:pPr>
        <w:rPr>
          <w:highlight w:val="white"/>
        </w:rPr>
      </w:pPr>
      <w:r w:rsidRPr="00903DBA">
        <w:rPr>
          <w:highlight w:val="white"/>
        </w:rPr>
        <w:lastRenderedPageBreak/>
        <w:t xml:space="preserve">We then add a </w:t>
      </w:r>
      <w:r w:rsidRPr="00903DBA">
        <w:rPr>
          <w:rStyle w:val="KeyWord0"/>
          <w:highlight w:val="white"/>
        </w:rPr>
        <w:t>FunctionEnd</w:t>
      </w:r>
      <w:r w:rsidRPr="00903DBA">
        <w:rPr>
          <w:highlight w:val="white"/>
        </w:rPr>
        <w:t xml:space="preserve"> </w:t>
      </w:r>
      <w:r w:rsidR="00B44043" w:rsidRPr="00903DBA">
        <w:rPr>
          <w:highlight w:val="white"/>
        </w:rPr>
        <w:t xml:space="preserve">middle code </w:t>
      </w:r>
      <w:r w:rsidRPr="00903DBA">
        <w:rPr>
          <w:highlight w:val="white"/>
        </w:rPr>
        <w:t>instruction. Its only purpose is that the middle code optimizer will report an error i</w:t>
      </w:r>
      <w:r w:rsidR="00F74A78" w:rsidRPr="00903DBA">
        <w:rPr>
          <w:highlight w:val="white"/>
        </w:rPr>
        <w:t>f</w:t>
      </w:r>
      <w:r w:rsidRPr="00903DBA">
        <w:rPr>
          <w:highlight w:val="white"/>
        </w:rPr>
        <w:t xml:space="preserve"> </w:t>
      </w:r>
      <w:r w:rsidR="006F7492" w:rsidRPr="00903DBA">
        <w:rPr>
          <w:highlight w:val="white"/>
        </w:rPr>
        <w:t xml:space="preserve">it </w:t>
      </w:r>
      <w:r w:rsidRPr="00903DBA">
        <w:rPr>
          <w:highlight w:val="white"/>
        </w:rPr>
        <w:t xml:space="preserve">is possible to reach the </w:t>
      </w:r>
      <w:r w:rsidRPr="00903DBA">
        <w:rPr>
          <w:rStyle w:val="KeyWord0"/>
          <w:highlight w:val="white"/>
        </w:rPr>
        <w:t>EndFunction</w:t>
      </w:r>
      <w:r w:rsidRPr="00903DBA">
        <w:rPr>
          <w:highlight w:val="white"/>
        </w:rPr>
        <w:t xml:space="preserve"> instruction in a function not return</w:t>
      </w:r>
      <w:r w:rsidR="00584B7F" w:rsidRPr="00903DBA">
        <w:rPr>
          <w:highlight w:val="white"/>
        </w:rPr>
        <w:t>ing</w:t>
      </w:r>
      <w:r w:rsidRPr="00903DBA">
        <w:rPr>
          <w:highlight w:val="white"/>
        </w:rPr>
        <w:t xml:space="preserve"> void.</w:t>
      </w:r>
    </w:p>
    <w:p w14:paraId="41C03D95" w14:textId="2EC0D514" w:rsidR="00E52658" w:rsidRPr="00903DBA" w:rsidRDefault="00E52658" w:rsidP="00E52658">
      <w:pPr>
        <w:pStyle w:val="Code"/>
        <w:rPr>
          <w:highlight w:val="white"/>
        </w:rPr>
      </w:pPr>
      <w:r w:rsidRPr="00903DBA">
        <w:rPr>
          <w:highlight w:val="white"/>
        </w:rPr>
        <w:t xml:space="preserve">      AddMiddleCode(</w:t>
      </w:r>
      <w:r w:rsidR="00C95C36" w:rsidRPr="00903DBA">
        <w:rPr>
          <w:highlight w:val="white"/>
        </w:rPr>
        <w:t>statement.CodeList</w:t>
      </w:r>
      <w:r w:rsidRPr="00903DBA">
        <w:rPr>
          <w:highlight w:val="white"/>
        </w:rPr>
        <w:t>, MiddleOperator.FunctionEnd,</w:t>
      </w:r>
    </w:p>
    <w:p w14:paraId="0707460A" w14:textId="77777777" w:rsidR="00E52658" w:rsidRPr="00903DBA" w:rsidRDefault="00E52658" w:rsidP="00E52658">
      <w:pPr>
        <w:pStyle w:val="Code"/>
        <w:rPr>
          <w:highlight w:val="white"/>
        </w:rPr>
      </w:pPr>
      <w:r w:rsidRPr="00903DBA">
        <w:rPr>
          <w:highlight w:val="white"/>
        </w:rPr>
        <w:t xml:space="preserve">                    SymbolTable.CurrentFunction);</w:t>
      </w:r>
    </w:p>
    <w:p w14:paraId="3D1696FE" w14:textId="365ADFB3" w:rsidR="00E52658" w:rsidRPr="00903DBA" w:rsidRDefault="00BC7068" w:rsidP="00870C9C">
      <w:pPr>
        <w:rPr>
          <w:highlight w:val="white"/>
        </w:rPr>
      </w:pPr>
      <w:r w:rsidRPr="00903DBA">
        <w:rPr>
          <w:highlight w:val="white"/>
        </w:rPr>
        <w:t>When we finally ha</w:t>
      </w:r>
      <w:r w:rsidR="00870C9C" w:rsidRPr="00903DBA">
        <w:rPr>
          <w:highlight w:val="white"/>
        </w:rPr>
        <w:t>ve</w:t>
      </w:r>
      <w:r w:rsidRPr="00903DBA">
        <w:rPr>
          <w:highlight w:val="white"/>
        </w:rPr>
        <w:t xml:space="preserve"> added all </w:t>
      </w:r>
      <w:r w:rsidR="00C307FA" w:rsidRPr="00903DBA">
        <w:rPr>
          <w:highlight w:val="white"/>
        </w:rPr>
        <w:t>middle code</w:t>
      </w:r>
      <w:r w:rsidR="00B44043" w:rsidRPr="00903DBA">
        <w:rPr>
          <w:highlight w:val="white"/>
        </w:rPr>
        <w:t xml:space="preserve"> </w:t>
      </w:r>
      <w:r w:rsidR="00494971" w:rsidRPr="00903DBA">
        <w:rPr>
          <w:highlight w:val="white"/>
        </w:rPr>
        <w:t>instructions,</w:t>
      </w:r>
      <w:r w:rsidR="00B44043" w:rsidRPr="00903DBA">
        <w:rPr>
          <w:highlight w:val="white"/>
        </w:rPr>
        <w:t xml:space="preserve"> </w:t>
      </w:r>
      <w:r w:rsidR="00013036" w:rsidRPr="00903DBA">
        <w:rPr>
          <w:highlight w:val="white"/>
        </w:rPr>
        <w:t xml:space="preserve">we optimize the middle code of the function. The optimizer transforms the middle code in </w:t>
      </w:r>
      <w:r w:rsidR="00494971" w:rsidRPr="00903DBA">
        <w:rPr>
          <w:highlight w:val="white"/>
        </w:rPr>
        <w:t>several</w:t>
      </w:r>
      <w:r w:rsidR="0033526F" w:rsidRPr="00903DBA">
        <w:rPr>
          <w:highlight w:val="white"/>
        </w:rPr>
        <w:t xml:space="preserve"> ways</w:t>
      </w:r>
      <w:r w:rsidR="00115AE9" w:rsidRPr="00903DBA">
        <w:rPr>
          <w:highlight w:val="white"/>
        </w:rPr>
        <w:t>, s</w:t>
      </w:r>
      <w:r w:rsidR="00013036" w:rsidRPr="00903DBA">
        <w:rPr>
          <w:highlight w:val="white"/>
        </w:rPr>
        <w:t xml:space="preserve">ee </w:t>
      </w:r>
      <w:r w:rsidR="00115AE9" w:rsidRPr="00903DBA">
        <w:rPr>
          <w:highlight w:val="white"/>
        </w:rPr>
        <w:t>C</w:t>
      </w:r>
      <w:r w:rsidR="00013036" w:rsidRPr="00903DBA">
        <w:rPr>
          <w:highlight w:val="white"/>
        </w:rPr>
        <w:t>hapter</w:t>
      </w:r>
      <w:r w:rsidR="00115AE9" w:rsidRPr="00903DBA">
        <w:rPr>
          <w:highlight w:val="white"/>
        </w:rPr>
        <w:t xml:space="preserve"> </w:t>
      </w:r>
      <w:r w:rsidR="00115AE9" w:rsidRPr="00903DBA">
        <w:rPr>
          <w:highlight w:val="white"/>
        </w:rPr>
        <w:fldChar w:fldCharType="begin"/>
      </w:r>
      <w:r w:rsidR="00115AE9" w:rsidRPr="00903DBA">
        <w:rPr>
          <w:highlight w:val="white"/>
        </w:rPr>
        <w:instrText xml:space="preserve"> REF _Ref54016586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013036" w:rsidRPr="00903DBA">
        <w:rPr>
          <w:highlight w:val="white"/>
        </w:rPr>
        <w:t>.</w:t>
      </w:r>
    </w:p>
    <w:p w14:paraId="26AB724E" w14:textId="77777777" w:rsidR="00E52658" w:rsidRPr="00903DBA" w:rsidRDefault="00E52658" w:rsidP="00E52658">
      <w:pPr>
        <w:pStyle w:val="Code"/>
        <w:rPr>
          <w:highlight w:val="white"/>
        </w:rPr>
      </w:pPr>
      <w:r w:rsidRPr="00903DBA">
        <w:rPr>
          <w:highlight w:val="white"/>
        </w:rPr>
        <w:t xml:space="preserve">      MiddleCodeOptimizer middleCodeOptimizer =</w:t>
      </w:r>
    </w:p>
    <w:p w14:paraId="1A4CE09F" w14:textId="3A11840A" w:rsidR="00E52658" w:rsidRPr="00903DBA" w:rsidRDefault="00E52658" w:rsidP="00E52658">
      <w:pPr>
        <w:pStyle w:val="Code"/>
        <w:rPr>
          <w:highlight w:val="white"/>
        </w:rPr>
      </w:pPr>
      <w:r w:rsidRPr="00903DBA">
        <w:rPr>
          <w:highlight w:val="white"/>
        </w:rPr>
        <w:t xml:space="preserve">        new MiddleCodeOptimizer(</w:t>
      </w:r>
      <w:r w:rsidR="00C95C36" w:rsidRPr="00903DBA">
        <w:rPr>
          <w:highlight w:val="white"/>
        </w:rPr>
        <w:t>statement.CodeList</w:t>
      </w:r>
      <w:r w:rsidRPr="00903DBA">
        <w:rPr>
          <w:highlight w:val="white"/>
        </w:rPr>
        <w:t>);</w:t>
      </w:r>
    </w:p>
    <w:p w14:paraId="1251F5C7" w14:textId="77777777" w:rsidR="00E52658" w:rsidRPr="00903DBA" w:rsidRDefault="00E52658" w:rsidP="00E52658">
      <w:pPr>
        <w:pStyle w:val="Code"/>
        <w:rPr>
          <w:highlight w:val="white"/>
        </w:rPr>
      </w:pPr>
      <w:r w:rsidRPr="00903DBA">
        <w:rPr>
          <w:highlight w:val="white"/>
        </w:rPr>
        <w:t xml:space="preserve">      middleCodeOptimizer.Optimize();</w:t>
      </w:r>
    </w:p>
    <w:p w14:paraId="6D4E87BE" w14:textId="0254FB3A" w:rsidR="00E52658" w:rsidRPr="00903DBA" w:rsidRDefault="004C06A0" w:rsidP="004C06A0">
      <w:pPr>
        <w:rPr>
          <w:highlight w:val="white"/>
        </w:rPr>
      </w:pPr>
      <w:r w:rsidRPr="00903DBA">
        <w:rPr>
          <w:highlight w:val="white"/>
        </w:rPr>
        <w:t>When the middle code has been optimized, we generate assembly code</w:t>
      </w:r>
      <w:r w:rsidR="0023369B" w:rsidRPr="00903DBA">
        <w:rPr>
          <w:highlight w:val="white"/>
        </w:rPr>
        <w:t xml:space="preserve"> of the function</w:t>
      </w:r>
      <w:r w:rsidR="00115AE9" w:rsidRPr="00903DBA">
        <w:rPr>
          <w:highlight w:val="white"/>
        </w:rPr>
        <w:t>, s</w:t>
      </w:r>
      <w:r w:rsidRPr="00903DBA">
        <w:rPr>
          <w:highlight w:val="white"/>
        </w:rPr>
        <w:t xml:space="preserve">ee </w:t>
      </w:r>
      <w:r w:rsidR="00115AE9" w:rsidRPr="00903DBA">
        <w:rPr>
          <w:highlight w:val="white"/>
        </w:rPr>
        <w:t>C</w:t>
      </w:r>
      <w:r w:rsidRPr="00903DBA">
        <w:rPr>
          <w:highlight w:val="white"/>
        </w:rPr>
        <w:t>hapter</w:t>
      </w:r>
      <w:r w:rsidR="00115AE9" w:rsidRPr="00903DBA">
        <w:rPr>
          <w:highlight w:val="white"/>
        </w:rPr>
        <w:t xml:space="preserve"> </w:t>
      </w:r>
      <w:r w:rsidR="00115AE9" w:rsidRPr="00903DBA">
        <w:rPr>
          <w:highlight w:val="white"/>
        </w:rPr>
        <w:fldChar w:fldCharType="begin"/>
      </w:r>
      <w:r w:rsidR="00115AE9" w:rsidRPr="00903DBA">
        <w:rPr>
          <w:highlight w:val="white"/>
        </w:rPr>
        <w:instrText xml:space="preserve"> REF _Ref54016612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w:t>
      </w:r>
    </w:p>
    <w:p w14:paraId="78BA638E" w14:textId="77777777" w:rsidR="00E52658" w:rsidRPr="00903DBA" w:rsidRDefault="00E52658" w:rsidP="00E52658">
      <w:pPr>
        <w:pStyle w:val="Code"/>
        <w:rPr>
          <w:highlight w:val="white"/>
        </w:rPr>
      </w:pPr>
      <w:r w:rsidRPr="00903DBA">
        <w:rPr>
          <w:highlight w:val="white"/>
        </w:rPr>
        <w:t xml:space="preserve">      List&lt;AssemblyCode&gt; assemblyCodeList = new List&lt;AssemblyCode&gt;();</w:t>
      </w:r>
    </w:p>
    <w:p w14:paraId="569C7E41" w14:textId="132767FA" w:rsidR="00373829" w:rsidRPr="00903DBA" w:rsidRDefault="00E52658" w:rsidP="00E52658">
      <w:pPr>
        <w:pStyle w:val="Code"/>
        <w:rPr>
          <w:highlight w:val="white"/>
        </w:rPr>
      </w:pPr>
      <w:r w:rsidRPr="00903DBA">
        <w:rPr>
          <w:highlight w:val="white"/>
        </w:rPr>
        <w:t xml:space="preserve">      AssemblyCodeGenerator.GenerateAssembly(</w:t>
      </w:r>
      <w:r w:rsidR="00C95C36" w:rsidRPr="00903DBA">
        <w:rPr>
          <w:highlight w:val="white"/>
        </w:rPr>
        <w:t>statement.CodeList</w:t>
      </w:r>
      <w:r w:rsidRPr="00903DBA">
        <w:rPr>
          <w:highlight w:val="white"/>
        </w:rPr>
        <w:t>,</w:t>
      </w:r>
    </w:p>
    <w:p w14:paraId="218A2F35" w14:textId="09079430" w:rsidR="00E52658" w:rsidRPr="00903DBA" w:rsidRDefault="00373829" w:rsidP="00E52658">
      <w:pPr>
        <w:pStyle w:val="Code"/>
        <w:rPr>
          <w:highlight w:val="white"/>
        </w:rPr>
      </w:pPr>
      <w:r w:rsidRPr="00903DBA">
        <w:rPr>
          <w:highlight w:val="white"/>
        </w:rPr>
        <w:t xml:space="preserve">                                            </w:t>
      </w:r>
      <w:r w:rsidR="00E52658" w:rsidRPr="00903DBA">
        <w:rPr>
          <w:highlight w:val="white"/>
        </w:rPr>
        <w:t xml:space="preserve"> assemblyCodeList);</w:t>
      </w:r>
    </w:p>
    <w:p w14:paraId="24BB337E" w14:textId="77624109" w:rsidR="00395D57" w:rsidRPr="00903DBA" w:rsidRDefault="00395D57" w:rsidP="00C8570E">
      <w:pPr>
        <w:rPr>
          <w:highlight w:val="white"/>
        </w:rPr>
      </w:pPr>
      <w:r w:rsidRPr="00903DBA">
        <w:rPr>
          <w:highlight w:val="white"/>
        </w:rPr>
        <w:t>As mention in the introduction chapter of this book, we generate two kinds of target code. In the first part of the book we generate assembly code text</w:t>
      </w:r>
      <w:r w:rsidR="002055DA" w:rsidRPr="00903DBA">
        <w:rPr>
          <w:highlight w:val="white"/>
        </w:rPr>
        <w:t xml:space="preserve"> for 64-bit Linux on Intel processors</w:t>
      </w:r>
      <w:r w:rsidRPr="00903DBA">
        <w:rPr>
          <w:highlight w:val="white"/>
        </w:rPr>
        <w:t xml:space="preserve">, which is than assembled and linked in traditional manner. In the second part of the book </w:t>
      </w:r>
      <w:r w:rsidR="0086738F" w:rsidRPr="00903DBA">
        <w:rPr>
          <w:highlight w:val="white"/>
        </w:rPr>
        <w:t xml:space="preserve">we generate an executable target file for 16-bit Windows. In the case where we need to distinguish between the two cases, we test whether the </w:t>
      </w:r>
      <w:r w:rsidR="0086738F" w:rsidRPr="00903DBA">
        <w:rPr>
          <w:rStyle w:val="KeyWord0"/>
          <w:highlight w:val="white"/>
        </w:rPr>
        <w:t>Start</w:t>
      </w:r>
      <w:r w:rsidR="0086738F" w:rsidRPr="00903DBA">
        <w:rPr>
          <w:highlight w:val="white"/>
        </w:rPr>
        <w:t>.</w:t>
      </w:r>
      <w:r w:rsidR="0086738F" w:rsidRPr="00903DBA">
        <w:rPr>
          <w:rStyle w:val="KeyWord0"/>
          <w:highlight w:val="white"/>
        </w:rPr>
        <w:t>Linux</w:t>
      </w:r>
      <w:r w:rsidR="0086738F" w:rsidRPr="00903DBA">
        <w:rPr>
          <w:highlight w:val="white"/>
        </w:rPr>
        <w:t xml:space="preserve"> or </w:t>
      </w:r>
      <w:r w:rsidR="0086738F" w:rsidRPr="00903DBA">
        <w:rPr>
          <w:rStyle w:val="KeyWord0"/>
          <w:highlight w:val="white"/>
        </w:rPr>
        <w:t>Start</w:t>
      </w:r>
      <w:r w:rsidR="0086738F" w:rsidRPr="00903DBA">
        <w:rPr>
          <w:highlight w:val="white"/>
        </w:rPr>
        <w:t>.</w:t>
      </w:r>
      <w:r w:rsidR="0086738F" w:rsidRPr="00903DBA">
        <w:rPr>
          <w:rStyle w:val="KeyWord0"/>
          <w:highlight w:val="white"/>
        </w:rPr>
        <w:t>Windows</w:t>
      </w:r>
      <w:r w:rsidR="0086738F" w:rsidRPr="00903DBA">
        <w:rPr>
          <w:highlight w:val="white"/>
        </w:rPr>
        <w:t xml:space="preserve"> static variable is true.</w:t>
      </w:r>
      <w:r w:rsidR="00D87D2D" w:rsidRPr="00903DBA">
        <w:rPr>
          <w:highlight w:val="white"/>
        </w:rPr>
        <w:t xml:space="preserve"> In this chapter, we </w:t>
      </w:r>
      <w:r w:rsidR="005E2C34" w:rsidRPr="00903DBA">
        <w:rPr>
          <w:highlight w:val="white"/>
        </w:rPr>
        <w:t xml:space="preserve">perform the actions for the Linux target </w:t>
      </w:r>
      <w:r w:rsidR="00BF2587" w:rsidRPr="00903DBA">
        <w:rPr>
          <w:highlight w:val="white"/>
        </w:rPr>
        <w:t>system</w:t>
      </w:r>
      <w:r w:rsidR="00BA5FFA" w:rsidRPr="00903DBA">
        <w:rPr>
          <w:highlight w:val="white"/>
        </w:rPr>
        <w:t>, s</w:t>
      </w:r>
      <w:r w:rsidR="005E2C34" w:rsidRPr="00903DBA">
        <w:rPr>
          <w:highlight w:val="white"/>
        </w:rPr>
        <w:t xml:space="preserve">ee </w:t>
      </w:r>
      <w:r w:rsidR="00BA5FFA" w:rsidRPr="00903DBA">
        <w:rPr>
          <w:highlight w:val="white"/>
        </w:rPr>
        <w:t>C</w:t>
      </w:r>
      <w:r w:rsidR="005E2C34" w:rsidRPr="00903DBA">
        <w:rPr>
          <w:highlight w:val="white"/>
        </w:rPr>
        <w:t xml:space="preserve">hapter </w:t>
      </w:r>
      <w:r w:rsidR="001667AD" w:rsidRPr="00903DBA">
        <w:fldChar w:fldCharType="begin"/>
      </w:r>
      <w:r w:rsidR="001667AD" w:rsidRPr="00903DBA">
        <w:instrText xml:space="preserve"> REF _Ref54009755 \r \h </w:instrText>
      </w:r>
      <w:r w:rsidR="001667AD" w:rsidRPr="00903DBA">
        <w:fldChar w:fldCharType="separate"/>
      </w:r>
      <w:r w:rsidR="005F7BC3" w:rsidRPr="00903DBA">
        <w:t>12</w:t>
      </w:r>
      <w:r w:rsidR="001667AD" w:rsidRPr="00903DBA">
        <w:fldChar w:fldCharType="end"/>
      </w:r>
      <w:r w:rsidR="005E2C34" w:rsidRPr="00903DBA">
        <w:rPr>
          <w:highlight w:val="white"/>
        </w:rPr>
        <w:t xml:space="preserve"> for the Windows target </w:t>
      </w:r>
      <w:r w:rsidR="005112FF" w:rsidRPr="00903DBA">
        <w:rPr>
          <w:highlight w:val="white"/>
        </w:rPr>
        <w:t>system</w:t>
      </w:r>
      <w:r w:rsidR="00396000" w:rsidRPr="00903DBA">
        <w:rPr>
          <w:highlight w:val="white"/>
        </w:rPr>
        <w:t>.</w:t>
      </w:r>
    </w:p>
    <w:p w14:paraId="7D62873E" w14:textId="1B3D2301" w:rsidR="00C03081" w:rsidRPr="00903DBA" w:rsidRDefault="00C03081" w:rsidP="00890165">
      <w:pPr>
        <w:rPr>
          <w:highlight w:val="white"/>
        </w:rPr>
      </w:pPr>
      <w:r w:rsidRPr="00903DBA">
        <w:rPr>
          <w:highlight w:val="white"/>
        </w:rPr>
        <w:t xml:space="preserve">In the Linux case, we need to generate the assembly text from the </w:t>
      </w:r>
      <w:r w:rsidR="00EE65F7" w:rsidRPr="00903DBA">
        <w:rPr>
          <w:highlight w:val="white"/>
        </w:rPr>
        <w:t>assembly</w:t>
      </w:r>
      <w:r w:rsidRPr="00903DBA">
        <w:rPr>
          <w:highlight w:val="white"/>
        </w:rPr>
        <w:t xml:space="preserve"> code list. We also need to</w:t>
      </w:r>
      <w:r w:rsidR="00BC0D31" w:rsidRPr="00903DBA">
        <w:rPr>
          <w:highlight w:val="white"/>
        </w:rPr>
        <w:t xml:space="preserve"> generate the extern set; that is, the set of accesses of static variables with external linkage and the calls to all functions with external linkage.</w:t>
      </w:r>
    </w:p>
    <w:p w14:paraId="679C4EB9" w14:textId="2EC2AC8E" w:rsidR="00E52658" w:rsidRPr="00903DBA" w:rsidRDefault="00E52658" w:rsidP="00E52658">
      <w:pPr>
        <w:pStyle w:val="Code"/>
        <w:rPr>
          <w:highlight w:val="white"/>
        </w:rPr>
      </w:pPr>
      <w:r w:rsidRPr="00903DBA">
        <w:rPr>
          <w:highlight w:val="white"/>
        </w:rPr>
        <w:t xml:space="preserve">      if (Start.Linux) {</w:t>
      </w:r>
    </w:p>
    <w:p w14:paraId="7284FA6D" w14:textId="2B755C9B" w:rsidR="00E52658" w:rsidRPr="00903DBA" w:rsidRDefault="00E52658" w:rsidP="00E52658">
      <w:pPr>
        <w:pStyle w:val="Code"/>
        <w:rPr>
          <w:highlight w:val="white"/>
        </w:rPr>
      </w:pPr>
      <w:r w:rsidRPr="00903DBA">
        <w:rPr>
          <w:highlight w:val="white"/>
        </w:rPr>
        <w:t xml:space="preserve">        List&lt;string&gt; textList = new List&lt;string&gt;();</w:t>
      </w:r>
    </w:p>
    <w:p w14:paraId="506E7701" w14:textId="77777777" w:rsidR="00551E0A" w:rsidRPr="00903DBA" w:rsidRDefault="00551E0A" w:rsidP="00551E0A">
      <w:pPr>
        <w:pStyle w:val="Code"/>
        <w:rPr>
          <w:highlight w:val="white"/>
        </w:rPr>
      </w:pPr>
    </w:p>
    <w:p w14:paraId="1A4E87C6" w14:textId="77777777" w:rsidR="00551E0A" w:rsidRPr="00903DBA" w:rsidRDefault="00551E0A" w:rsidP="00551E0A">
      <w:pPr>
        <w:pStyle w:val="Code"/>
        <w:rPr>
          <w:highlight w:val="white"/>
        </w:rPr>
      </w:pPr>
      <w:r w:rsidRPr="00903DBA">
        <w:rPr>
          <w:highlight w:val="white"/>
        </w:rPr>
        <w:t xml:space="preserve">        if (SymbolTable.CurrentFunction.UniqueName.</w:t>
      </w:r>
    </w:p>
    <w:p w14:paraId="26398692" w14:textId="73422881" w:rsidR="00551E0A" w:rsidRPr="00903DBA" w:rsidRDefault="00551E0A" w:rsidP="00551E0A">
      <w:pPr>
        <w:pStyle w:val="Code"/>
        <w:rPr>
          <w:highlight w:val="white"/>
        </w:rPr>
      </w:pPr>
      <w:r w:rsidRPr="00903DBA">
        <w:rPr>
          <w:highlight w:val="white"/>
        </w:rPr>
        <w:t xml:space="preserve">            Equals(AssemblyCodeGenerator.MainName)) {</w:t>
      </w:r>
    </w:p>
    <w:p w14:paraId="07EC62F6" w14:textId="79B9E7FC" w:rsidR="00551E0A" w:rsidRPr="00903DBA" w:rsidRDefault="00551E0A" w:rsidP="00551E0A">
      <w:pPr>
        <w:pStyle w:val="Code"/>
        <w:rPr>
          <w:highlight w:val="white"/>
        </w:rPr>
      </w:pPr>
      <w:r w:rsidRPr="00903DBA">
        <w:rPr>
          <w:highlight w:val="white"/>
        </w:rPr>
        <w:t xml:space="preserve">          textList.AddRange(SymbolTable.</w:t>
      </w:r>
      <w:r w:rsidR="008D41BF" w:rsidRPr="00903DBA">
        <w:rPr>
          <w:highlight w:val="white"/>
        </w:rPr>
        <w:t>Init</w:t>
      </w:r>
      <w:r w:rsidRPr="00903DBA">
        <w:rPr>
          <w:highlight w:val="white"/>
        </w:rPr>
        <w:t>Symbol.TextList);</w:t>
      </w:r>
    </w:p>
    <w:p w14:paraId="129D3BA1" w14:textId="77777777" w:rsidR="00551E0A" w:rsidRPr="00903DBA" w:rsidRDefault="00551E0A" w:rsidP="00551E0A">
      <w:pPr>
        <w:pStyle w:val="Code"/>
        <w:rPr>
          <w:highlight w:val="white"/>
        </w:rPr>
      </w:pPr>
    </w:p>
    <w:p w14:paraId="3505552C" w14:textId="77777777" w:rsidR="00551E0A" w:rsidRPr="00903DBA" w:rsidRDefault="00551E0A" w:rsidP="00551E0A">
      <w:pPr>
        <w:pStyle w:val="Code"/>
        <w:rPr>
          <w:highlight w:val="white"/>
        </w:rPr>
      </w:pPr>
      <w:r w:rsidRPr="00903DBA">
        <w:rPr>
          <w:highlight w:val="white"/>
        </w:rPr>
        <w:t xml:space="preserve">          if (SymbolTable.ArgsSymbol != null) {</w:t>
      </w:r>
    </w:p>
    <w:p w14:paraId="28A14FFA" w14:textId="77777777" w:rsidR="00551E0A" w:rsidRPr="00903DBA" w:rsidRDefault="00551E0A" w:rsidP="00551E0A">
      <w:pPr>
        <w:pStyle w:val="Code"/>
        <w:rPr>
          <w:highlight w:val="white"/>
        </w:rPr>
      </w:pPr>
      <w:r w:rsidRPr="00903DBA">
        <w:rPr>
          <w:highlight w:val="white"/>
        </w:rPr>
        <w:t xml:space="preserve">            textList.AddRange(SymbolTable.ArgsSymbol.TextList);</w:t>
      </w:r>
    </w:p>
    <w:p w14:paraId="4F85FF3D" w14:textId="77777777" w:rsidR="00551E0A" w:rsidRPr="00903DBA" w:rsidRDefault="00551E0A" w:rsidP="00551E0A">
      <w:pPr>
        <w:pStyle w:val="Code"/>
        <w:rPr>
          <w:highlight w:val="white"/>
        </w:rPr>
      </w:pPr>
      <w:r w:rsidRPr="00903DBA">
        <w:rPr>
          <w:highlight w:val="white"/>
        </w:rPr>
        <w:t xml:space="preserve">          }</w:t>
      </w:r>
    </w:p>
    <w:p w14:paraId="629DA3B2" w14:textId="77777777" w:rsidR="00551E0A" w:rsidRPr="00903DBA" w:rsidRDefault="00551E0A" w:rsidP="00551E0A">
      <w:pPr>
        <w:pStyle w:val="Code"/>
        <w:rPr>
          <w:highlight w:val="white"/>
        </w:rPr>
      </w:pPr>
      <w:r w:rsidRPr="00903DBA">
        <w:rPr>
          <w:highlight w:val="white"/>
        </w:rPr>
        <w:t xml:space="preserve">        }</w:t>
      </w:r>
    </w:p>
    <w:p w14:paraId="549DCA04" w14:textId="77777777" w:rsidR="00551E0A" w:rsidRPr="00903DBA" w:rsidRDefault="00551E0A" w:rsidP="00551E0A">
      <w:pPr>
        <w:pStyle w:val="Code"/>
        <w:rPr>
          <w:highlight w:val="white"/>
        </w:rPr>
      </w:pPr>
      <w:r w:rsidRPr="00903DBA">
        <w:rPr>
          <w:highlight w:val="white"/>
        </w:rPr>
        <w:t xml:space="preserve">        else {</w:t>
      </w:r>
    </w:p>
    <w:p w14:paraId="445BD9F0" w14:textId="77777777" w:rsidR="00551E0A" w:rsidRPr="00903DBA" w:rsidRDefault="00551E0A" w:rsidP="00551E0A">
      <w:pPr>
        <w:pStyle w:val="Code"/>
        <w:rPr>
          <w:highlight w:val="white"/>
        </w:rPr>
      </w:pPr>
      <w:r w:rsidRPr="00903DBA">
        <w:rPr>
          <w:highlight w:val="white"/>
        </w:rPr>
        <w:t xml:space="preserve">          textList.Add("section .text");</w:t>
      </w:r>
    </w:p>
    <w:p w14:paraId="12C4A7E7" w14:textId="77777777" w:rsidR="00551E0A" w:rsidRPr="00903DBA" w:rsidRDefault="00551E0A" w:rsidP="00551E0A">
      <w:pPr>
        <w:pStyle w:val="Code"/>
        <w:rPr>
          <w:highlight w:val="white"/>
        </w:rPr>
      </w:pPr>
      <w:r w:rsidRPr="00903DBA">
        <w:rPr>
          <w:highlight w:val="white"/>
        </w:rPr>
        <w:t xml:space="preserve">        }</w:t>
      </w:r>
    </w:p>
    <w:p w14:paraId="23C1B3A4" w14:textId="77777777" w:rsidR="00551E0A" w:rsidRPr="00903DBA" w:rsidRDefault="00551E0A" w:rsidP="00551E0A">
      <w:pPr>
        <w:pStyle w:val="Code"/>
        <w:rPr>
          <w:highlight w:val="white"/>
        </w:rPr>
      </w:pPr>
    </w:p>
    <w:p w14:paraId="72882506" w14:textId="53F2C6CE" w:rsidR="00E52658" w:rsidRPr="00903DBA" w:rsidRDefault="00E52658" w:rsidP="00E52658">
      <w:pPr>
        <w:pStyle w:val="Code"/>
        <w:rPr>
          <w:highlight w:val="white"/>
        </w:rPr>
      </w:pPr>
      <w:r w:rsidRPr="00903DBA">
        <w:rPr>
          <w:highlight w:val="white"/>
        </w:rPr>
        <w:t xml:space="preserve">        ISet&lt;string&gt; externSet = new HashSet&lt;string&gt;();</w:t>
      </w:r>
    </w:p>
    <w:p w14:paraId="240EF84B" w14:textId="77777777" w:rsidR="00BD0EB4" w:rsidRPr="00903DBA" w:rsidRDefault="00BD0EB4" w:rsidP="00BD0EB4">
      <w:pPr>
        <w:pStyle w:val="Code"/>
        <w:rPr>
          <w:highlight w:val="white"/>
        </w:rPr>
      </w:pPr>
      <w:r w:rsidRPr="00903DBA">
        <w:rPr>
          <w:highlight w:val="white"/>
        </w:rPr>
        <w:t xml:space="preserve">        AssemblyCodeGenerator.LinuxTextList(assemblyCodeList, textList,</w:t>
      </w:r>
    </w:p>
    <w:p w14:paraId="3172764B" w14:textId="5B69260F" w:rsidR="00BD0EB4" w:rsidRPr="00903DBA" w:rsidRDefault="00BD0EB4" w:rsidP="00BD0EB4">
      <w:pPr>
        <w:pStyle w:val="Code"/>
        <w:rPr>
          <w:highlight w:val="white"/>
        </w:rPr>
      </w:pPr>
      <w:r w:rsidRPr="00903DBA">
        <w:rPr>
          <w:highlight w:val="white"/>
        </w:rPr>
        <w:t xml:space="preserve">                                            externSet);</w:t>
      </w:r>
    </w:p>
    <w:p w14:paraId="67ECB678" w14:textId="56FAC2B3" w:rsidR="003131F9" w:rsidRPr="00903DBA" w:rsidRDefault="003131F9" w:rsidP="00AE0970">
      <w:pPr>
        <w:rPr>
          <w:highlight w:val="white"/>
        </w:rPr>
      </w:pPr>
      <w:r w:rsidRPr="00903DBA">
        <w:rPr>
          <w:highlight w:val="white"/>
        </w:rPr>
        <w:t xml:space="preserve">When the text list and access set has been generated, we </w:t>
      </w:r>
      <w:r w:rsidR="008E3410" w:rsidRPr="00903DBA">
        <w:rPr>
          <w:highlight w:val="white"/>
        </w:rPr>
        <w:t xml:space="preserve">create a static symbol that we add to </w:t>
      </w:r>
      <w:r w:rsidR="005C0B13" w:rsidRPr="00903DBA">
        <w:rPr>
          <w:highlight w:val="white"/>
        </w:rPr>
        <w:t>the global static set</w:t>
      </w:r>
      <w:r w:rsidR="008E3410" w:rsidRPr="00903DBA">
        <w:rPr>
          <w:highlight w:val="white"/>
        </w:rPr>
        <w:t xml:space="preserve">. In this way, </w:t>
      </w:r>
      <w:r w:rsidR="00C44B72" w:rsidRPr="00903DBA">
        <w:rPr>
          <w:highlight w:val="white"/>
        </w:rPr>
        <w:t>the assembly code text of the function will be added to final assembly file.</w:t>
      </w:r>
      <w:r w:rsidR="00712E3A" w:rsidRPr="00903DBA">
        <w:rPr>
          <w:highlight w:val="white"/>
        </w:rPr>
        <w:t xml:space="preserve"> The symbols of </w:t>
      </w:r>
      <w:r w:rsidR="005C0B13" w:rsidRPr="00903DBA">
        <w:rPr>
          <w:highlight w:val="white"/>
        </w:rPr>
        <w:t>the global static set</w:t>
      </w:r>
      <w:r w:rsidR="00712E3A" w:rsidRPr="00903DBA">
        <w:rPr>
          <w:highlight w:val="white"/>
        </w:rPr>
        <w:t xml:space="preserve"> is then handled by the Main method of Section </w:t>
      </w:r>
      <w:r w:rsidR="00712E3A" w:rsidRPr="00903DBA">
        <w:rPr>
          <w:highlight w:val="white"/>
        </w:rPr>
        <w:fldChar w:fldCharType="begin"/>
      </w:r>
      <w:r w:rsidR="00712E3A" w:rsidRPr="00903DBA">
        <w:rPr>
          <w:highlight w:val="white"/>
        </w:rPr>
        <w:instrText xml:space="preserve"> REF _Ref54199481 \r \h </w:instrText>
      </w:r>
      <w:r w:rsidR="00712E3A" w:rsidRPr="00903DBA">
        <w:rPr>
          <w:highlight w:val="white"/>
        </w:rPr>
      </w:r>
      <w:r w:rsidR="00712E3A" w:rsidRPr="00903DBA">
        <w:rPr>
          <w:highlight w:val="white"/>
        </w:rPr>
        <w:fldChar w:fldCharType="separate"/>
      </w:r>
      <w:r w:rsidR="005F7BC3" w:rsidRPr="00903DBA">
        <w:rPr>
          <w:highlight w:val="white"/>
        </w:rPr>
        <w:t>1.2</w:t>
      </w:r>
      <w:r w:rsidR="00712E3A" w:rsidRPr="00903DBA">
        <w:rPr>
          <w:highlight w:val="white"/>
        </w:rPr>
        <w:fldChar w:fldCharType="end"/>
      </w:r>
    </w:p>
    <w:p w14:paraId="67D390B5" w14:textId="77777777" w:rsidR="00D11F4E" w:rsidRPr="00903DBA" w:rsidRDefault="00E52658" w:rsidP="00E52658">
      <w:pPr>
        <w:pStyle w:val="Code"/>
        <w:rPr>
          <w:highlight w:val="white"/>
        </w:rPr>
      </w:pPr>
      <w:r w:rsidRPr="00903DBA">
        <w:rPr>
          <w:highlight w:val="white"/>
        </w:rPr>
        <w:t xml:space="preserve">        StaticSymbol staticSymbol =</w:t>
      </w:r>
    </w:p>
    <w:p w14:paraId="7647D663" w14:textId="25F1F7AC" w:rsidR="00D11F4E" w:rsidRPr="00903DBA" w:rsidRDefault="00D11F4E" w:rsidP="00E52658">
      <w:pPr>
        <w:pStyle w:val="Code"/>
        <w:rPr>
          <w:highlight w:val="white"/>
        </w:rPr>
      </w:pPr>
      <w:r w:rsidRPr="00903DBA">
        <w:rPr>
          <w:highlight w:val="white"/>
        </w:rPr>
        <w:t xml:space="preserve">          </w:t>
      </w:r>
      <w:r w:rsidR="00E52658" w:rsidRPr="00903DBA">
        <w:rPr>
          <w:highlight w:val="white"/>
        </w:rPr>
        <w:t>new StaticSymbolLinux(SymbolTable.CurrentFunction.UniqueName,</w:t>
      </w:r>
    </w:p>
    <w:p w14:paraId="0AE997B2" w14:textId="69D6342D" w:rsidR="00E52658" w:rsidRPr="00903DBA" w:rsidRDefault="00D11F4E" w:rsidP="00E52658">
      <w:pPr>
        <w:pStyle w:val="Code"/>
        <w:rPr>
          <w:highlight w:val="white"/>
        </w:rPr>
      </w:pPr>
      <w:r w:rsidRPr="00903DBA">
        <w:rPr>
          <w:highlight w:val="white"/>
        </w:rPr>
        <w:t xml:space="preserve">                               </w:t>
      </w:r>
      <w:r w:rsidR="00E52658" w:rsidRPr="00903DBA">
        <w:rPr>
          <w:highlight w:val="white"/>
        </w:rPr>
        <w:t xml:space="preserve"> textList, externSet);</w:t>
      </w:r>
    </w:p>
    <w:p w14:paraId="3E6D46D4" w14:textId="5E3FE6EB" w:rsidR="00E52658" w:rsidRPr="00903DBA" w:rsidRDefault="00E52658" w:rsidP="00E5265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01431194" w14:textId="3B46E068" w:rsidR="00E52658" w:rsidRPr="00903DBA" w:rsidRDefault="00E52658" w:rsidP="00E52658">
      <w:pPr>
        <w:pStyle w:val="Code"/>
        <w:rPr>
          <w:highlight w:val="white"/>
        </w:rPr>
      </w:pPr>
      <w:r w:rsidRPr="00903DBA">
        <w:rPr>
          <w:highlight w:val="white"/>
        </w:rPr>
        <w:t xml:space="preserve">      }</w:t>
      </w:r>
    </w:p>
    <w:p w14:paraId="12F5B7A0" w14:textId="77777777" w:rsidR="00CC565D" w:rsidRPr="00903DBA" w:rsidRDefault="00CC565D" w:rsidP="00CC565D">
      <w:pPr>
        <w:pStyle w:val="Code"/>
        <w:rPr>
          <w:highlight w:val="white"/>
        </w:rPr>
      </w:pPr>
    </w:p>
    <w:p w14:paraId="1873B4CA" w14:textId="77922932" w:rsidR="00CC565D" w:rsidRPr="00903DBA" w:rsidRDefault="00CC565D" w:rsidP="00CC565D">
      <w:pPr>
        <w:pStyle w:val="Code"/>
        <w:rPr>
          <w:highlight w:val="white"/>
        </w:rPr>
      </w:pPr>
      <w:r w:rsidRPr="00903DBA">
        <w:rPr>
          <w:highlight w:val="white"/>
        </w:rPr>
        <w:t xml:space="preserve">      if (Start.Windows) {</w:t>
      </w:r>
    </w:p>
    <w:p w14:paraId="3D436C95" w14:textId="296285F0" w:rsidR="00CC565D" w:rsidRPr="00903DBA" w:rsidRDefault="00CC565D" w:rsidP="00CC565D">
      <w:pPr>
        <w:pStyle w:val="Code"/>
        <w:rPr>
          <w:highlight w:val="white"/>
        </w:rPr>
      </w:pPr>
      <w:r w:rsidRPr="00903DBA">
        <w:rPr>
          <w:highlight w:val="white"/>
        </w:rPr>
        <w:t xml:space="preserve">        // ...</w:t>
      </w:r>
    </w:p>
    <w:p w14:paraId="20A814E8" w14:textId="77777777" w:rsidR="00CC565D" w:rsidRPr="00903DBA" w:rsidRDefault="00CC565D" w:rsidP="00CC565D">
      <w:pPr>
        <w:pStyle w:val="Code"/>
        <w:rPr>
          <w:highlight w:val="white"/>
        </w:rPr>
      </w:pPr>
      <w:r w:rsidRPr="00903DBA">
        <w:rPr>
          <w:highlight w:val="white"/>
        </w:rPr>
        <w:t xml:space="preserve">      }</w:t>
      </w:r>
    </w:p>
    <w:p w14:paraId="05061716" w14:textId="553738BD" w:rsidR="00E52658" w:rsidRPr="00903DBA" w:rsidRDefault="00B427A7" w:rsidP="00B427A7">
      <w:pPr>
        <w:rPr>
          <w:highlight w:val="white"/>
        </w:rPr>
      </w:pPr>
      <w:r w:rsidRPr="00903DBA">
        <w:rPr>
          <w:highlight w:val="white"/>
        </w:rPr>
        <w:t xml:space="preserve">Finally, we set the former symbol table, which is the </w:t>
      </w:r>
      <w:r w:rsidR="005815A0" w:rsidRPr="00903DBA">
        <w:rPr>
          <w:highlight w:val="white"/>
        </w:rPr>
        <w:t>parent</w:t>
      </w:r>
      <w:r w:rsidRPr="00903DBA">
        <w:rPr>
          <w:highlight w:val="white"/>
        </w:rPr>
        <w:t xml:space="preserve"> table of this function’s table, to be the current table. We also set the current function to null</w:t>
      </w:r>
      <w:r w:rsidR="00EC11A3" w:rsidRPr="00903DBA">
        <w:rPr>
          <w:highlight w:val="white"/>
        </w:rPr>
        <w:t xml:space="preserve">, which strictly speaking in not necessary. However, it is logical to set it to null when the parser </w:t>
      </w:r>
      <w:r w:rsidR="00C05560" w:rsidRPr="00903DBA">
        <w:rPr>
          <w:highlight w:val="white"/>
        </w:rPr>
        <w:t>does</w:t>
      </w:r>
      <w:r w:rsidR="00EC11A3" w:rsidRPr="00903DBA">
        <w:rPr>
          <w:highlight w:val="white"/>
        </w:rPr>
        <w:t xml:space="preserve"> not parse the code of a function.</w:t>
      </w:r>
    </w:p>
    <w:p w14:paraId="55B062EF" w14:textId="77777777" w:rsidR="00E52658" w:rsidRPr="00903DBA" w:rsidRDefault="00E52658" w:rsidP="00E52658">
      <w:pPr>
        <w:pStyle w:val="Code"/>
        <w:rPr>
          <w:highlight w:val="white"/>
        </w:rPr>
      </w:pPr>
      <w:r w:rsidRPr="00903DBA">
        <w:rPr>
          <w:highlight w:val="white"/>
        </w:rPr>
        <w:t xml:space="preserve">      SymbolTable.CurrentTable = SymbolTable.CurrentTable.ParentTable;</w:t>
      </w:r>
    </w:p>
    <w:p w14:paraId="6AD05C25" w14:textId="77777777" w:rsidR="00E52658" w:rsidRPr="00903DBA" w:rsidRDefault="00E52658" w:rsidP="00E52658">
      <w:pPr>
        <w:pStyle w:val="Code"/>
        <w:rPr>
          <w:highlight w:val="white"/>
        </w:rPr>
      </w:pPr>
      <w:r w:rsidRPr="00903DBA">
        <w:rPr>
          <w:highlight w:val="white"/>
        </w:rPr>
        <w:t xml:space="preserve">      SymbolTable.CurrentFunction = null;</w:t>
      </w:r>
    </w:p>
    <w:p w14:paraId="4EEB2CAD" w14:textId="0493ED74" w:rsidR="00E52658" w:rsidRPr="00903DBA" w:rsidRDefault="00E52658" w:rsidP="00AB5F77">
      <w:pPr>
        <w:pStyle w:val="Code"/>
        <w:rPr>
          <w:highlight w:val="white"/>
        </w:rPr>
      </w:pPr>
      <w:r w:rsidRPr="00903DBA">
        <w:rPr>
          <w:highlight w:val="white"/>
        </w:rPr>
        <w:t xml:space="preserve">    }</w:t>
      </w:r>
    </w:p>
    <w:p w14:paraId="428D300B" w14:textId="1DA2C66D" w:rsidR="004A4436" w:rsidRPr="00903DBA" w:rsidRDefault="001D3CF6" w:rsidP="004A4436">
      <w:pPr>
        <w:pStyle w:val="Rubrik3"/>
        <w:rPr>
          <w:highlight w:val="white"/>
        </w:rPr>
      </w:pPr>
      <w:bookmarkStart w:id="37" w:name="_Toc57655990"/>
      <w:r w:rsidRPr="00903DBA">
        <w:rPr>
          <w:highlight w:val="white"/>
        </w:rPr>
        <w:t>Specifier</w:t>
      </w:r>
      <w:r w:rsidR="0095481A" w:rsidRPr="00903DBA">
        <w:rPr>
          <w:highlight w:val="white"/>
        </w:rPr>
        <w:t xml:space="preserve"> List</w:t>
      </w:r>
      <w:bookmarkEnd w:id="37"/>
    </w:p>
    <w:p w14:paraId="3A092361" w14:textId="3572E40A"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 xml:space="preserve">a declaration specifier list, 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4E7DEA24"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7777777" w:rsidR="00753E01" w:rsidRPr="00903DBA" w:rsidRDefault="00753E01" w:rsidP="00753E01">
      <w:pPr>
        <w:pStyle w:val="Code"/>
        <w:rPr>
          <w:highlight w:val="white"/>
        </w:rPr>
      </w:pPr>
      <w:r w:rsidRPr="00903DBA">
        <w:rPr>
          <w:highlight w:val="white"/>
        </w:rPr>
        <w:t xml:space="preserve">      SpecifierStack.Pop();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77777777" w:rsidR="00753E01" w:rsidRPr="00903DBA" w:rsidRDefault="00753E01" w:rsidP="00753E01">
      <w:pPr>
        <w:pStyle w:val="Code"/>
        <w:rPr>
          <w:highlight w:val="white"/>
        </w:rPr>
      </w:pP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5266EBC2"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lastRenderedPageBreak/>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0B2D59">
      <w:pPr>
        <w:pStyle w:val="Liststycke"/>
        <w:numPr>
          <w:ilvl w:val="0"/>
          <w:numId w:val="119"/>
        </w:numPr>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0B2D59">
      <w:pPr>
        <w:pStyle w:val="Liststycke"/>
        <w:numPr>
          <w:ilvl w:val="0"/>
          <w:numId w:val="119"/>
        </w:numPr>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42E88BE" w14:textId="78759071" w:rsidR="00AC1BD0" w:rsidRPr="00903DBA" w:rsidRDefault="00D3464E" w:rsidP="000B2D59">
      <w:pPr>
        <w:pStyle w:val="Liststycke"/>
        <w:numPr>
          <w:ilvl w:val="0"/>
          <w:numId w:val="119"/>
        </w:numPr>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404A586F"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p>
    <w:p w14:paraId="236C568F" w14:textId="77777777" w:rsidR="00AC1BD0" w:rsidRPr="00903DBA" w:rsidRDefault="00AC1BD0" w:rsidP="000B2D59">
      <w:pPr>
        <w:pStyle w:val="Liststycke"/>
        <w:numPr>
          <w:ilvl w:val="0"/>
          <w:numId w:val="119"/>
        </w:numPr>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0B2D59">
      <w:pPr>
        <w:pStyle w:val="Liststycke"/>
        <w:numPr>
          <w:ilvl w:val="0"/>
          <w:numId w:val="119"/>
        </w:numPr>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0D572F">
      <w:pPr>
        <w:pStyle w:val="Liststycke"/>
        <w:numPr>
          <w:ilvl w:val="0"/>
          <w:numId w:val="119"/>
        </w:numPr>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965E9F">
      <w:pPr>
        <w:pStyle w:val="Rubrik4"/>
        <w:rPr>
          <w:highlight w:val="white"/>
        </w:rPr>
      </w:pPr>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p w14:paraId="77ED76FC" w14:textId="3364D29E"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an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77777777" w:rsidR="00D43E0D" w:rsidRPr="00903DBA" w:rsidRDefault="00D43E0D" w:rsidP="00D43E0D">
      <w:pPr>
        <w:pStyle w:val="CodeHeader"/>
        <w:rPr>
          <w:highlight w:val="white"/>
        </w:rPr>
      </w:pPr>
      <w:r w:rsidRPr="00903DBA">
        <w:rPr>
          <w:highlight w:val="white"/>
        </w:rPr>
        <w:t>MainParser.gppg</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5962C9F7" w14:textId="3DF0B78A" w:rsidR="00007328" w:rsidRPr="00903DBA" w:rsidRDefault="00007328" w:rsidP="00007328">
      <w:pPr>
        <w:rPr>
          <w:highlight w:val="white"/>
        </w:rPr>
      </w:pPr>
      <w:r w:rsidRPr="00903DBA">
        <w:rPr>
          <w:highlight w:val="white"/>
        </w:rPr>
        <w:t xml:space="preserve">The call to </w:t>
      </w:r>
      <w:r w:rsidRPr="00903DBA">
        <w:rPr>
          <w:rStyle w:val="KeyWord0"/>
          <w:highlight w:val="white"/>
        </w:rPr>
        <w:t>StructOrUnionHeader</w:t>
      </w:r>
      <w:r w:rsidRPr="00903DBA">
        <w:rPr>
          <w:highlight w:val="white"/>
        </w:rPr>
        <w:t xml:space="preserve"> adds </w:t>
      </w:r>
      <w:r w:rsidR="00231CFF" w:rsidRPr="00903DBA">
        <w:rPr>
          <w:highlight w:val="white"/>
        </w:rPr>
        <w:t>the struct or union to the symbol table if the optional name is not null.</w:t>
      </w:r>
    </w:p>
    <w:p w14:paraId="2EFB8FCF" w14:textId="77777777" w:rsidR="00B700C2" w:rsidRPr="00903DBA" w:rsidRDefault="00B700C2" w:rsidP="00B700C2">
      <w:pPr>
        <w:pStyle w:val="Code"/>
        <w:rPr>
          <w:highlight w:val="white"/>
        </w:rPr>
      </w:pPr>
      <w:r w:rsidRPr="00903DBA">
        <w:rPr>
          <w:highlight w:val="white"/>
        </w:rPr>
        <w:t xml:space="preserve">      MiddleCodeGenerator.StructUnionHeader($2, $1);</w:t>
      </w:r>
    </w:p>
    <w:p w14:paraId="03C8CA79" w14:textId="77777777" w:rsidR="00B700C2" w:rsidRPr="00903DBA" w:rsidRDefault="00B700C2" w:rsidP="00B700C2">
      <w:pPr>
        <w:pStyle w:val="Code"/>
        <w:rPr>
          <w:highlight w:val="white"/>
        </w:rPr>
      </w:pPr>
      <w:r w:rsidRPr="00903DBA">
        <w:rPr>
          <w:highlight w:val="white"/>
        </w:rPr>
        <w:t xml:space="preserve">      SymbolTable.CurrentTable =</w:t>
      </w:r>
    </w:p>
    <w:p w14:paraId="490C485E" w14:textId="77777777" w:rsidR="00B700C2" w:rsidRPr="00903DBA" w:rsidRDefault="00B700C2" w:rsidP="00B700C2">
      <w:pPr>
        <w:pStyle w:val="Code"/>
        <w:rPr>
          <w:highlight w:val="white"/>
        </w:rPr>
      </w:pPr>
      <w:r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78FA2F1B" w14:textId="56BDEF31" w:rsidR="00BC560C" w:rsidRPr="00903DBA" w:rsidRDefault="00BC560C" w:rsidP="00BC560C">
      <w:pPr>
        <w:rPr>
          <w:highlight w:val="white"/>
        </w:rPr>
      </w:pPr>
      <w:r w:rsidRPr="00903DBA">
        <w:rPr>
          <w:highlight w:val="white"/>
        </w:rPr>
        <w:lastRenderedPageBreak/>
        <w:t>The declaration list add</w:t>
      </w:r>
      <w:r w:rsidR="006E2725" w:rsidRPr="00903DBA">
        <w:rPr>
          <w:highlight w:val="white"/>
        </w:rPr>
        <w:t>s</w:t>
      </w:r>
      <w:r w:rsidRPr="00903DBA">
        <w:rPr>
          <w:highlight w:val="white"/>
        </w:rPr>
        <w:t xml:space="preserve"> the member</w:t>
      </w:r>
      <w:r w:rsidR="004A2083" w:rsidRPr="00903DBA">
        <w:rPr>
          <w:highlight w:val="white"/>
        </w:rPr>
        <w:t>s</w:t>
      </w:r>
      <w:r w:rsidRPr="00903DBA">
        <w:rPr>
          <w:highlight w:val="white"/>
        </w:rPr>
        <w:t xml:space="preserve"> of the struct or union to</w:t>
      </w:r>
      <w:r w:rsidR="004A2083" w:rsidRPr="00903DBA">
        <w:rPr>
          <w:highlight w:val="white"/>
        </w:rPr>
        <w:t xml:space="preserve"> </w:t>
      </w:r>
      <w:r w:rsidR="006B7022" w:rsidRPr="00903DBA">
        <w:rPr>
          <w:highlight w:val="white"/>
        </w:rPr>
        <w:t>the current symbol table.</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7BB74BF5" w14:textId="4A3C9239" w:rsidR="00231CFF" w:rsidRPr="00903DBA" w:rsidRDefault="00231CFF" w:rsidP="00037FA3">
      <w:pPr>
        <w:rPr>
          <w:highlight w:val="white"/>
        </w:rPr>
      </w:pPr>
      <w:r w:rsidRPr="00903DBA">
        <w:rPr>
          <w:highlight w:val="white"/>
        </w:rPr>
        <w:t xml:space="preserve">The call to </w:t>
      </w:r>
      <w:r w:rsidRPr="00903DBA">
        <w:rPr>
          <w:rStyle w:val="KeyWord0"/>
          <w:highlight w:val="white"/>
        </w:rPr>
        <w:t>StructOrUnionSpecifier</w:t>
      </w:r>
      <w:r w:rsidRPr="00903DBA">
        <w:rPr>
          <w:highlight w:val="white"/>
        </w:rPr>
        <w:t xml:space="preserve"> adds the </w:t>
      </w:r>
      <w:r w:rsidR="008C46E9" w:rsidRPr="00903DBA">
        <w:rPr>
          <w:highlight w:val="white"/>
        </w:rPr>
        <w:t xml:space="preserve">member map of the struct or union to the </w:t>
      </w:r>
      <w:r w:rsidRPr="00903DBA">
        <w:rPr>
          <w:highlight w:val="white"/>
        </w:rPr>
        <w:t>symbol table if the optional name is not null.</w:t>
      </w:r>
    </w:p>
    <w:p w14:paraId="1C94D6AC" w14:textId="77777777" w:rsidR="00B700C2" w:rsidRPr="00903DBA" w:rsidRDefault="00B700C2" w:rsidP="00B700C2">
      <w:pPr>
        <w:pStyle w:val="Code"/>
        <w:rPr>
          <w:highlight w:val="white"/>
        </w:rPr>
      </w:pPr>
      <w:r w:rsidRPr="00903DBA">
        <w:rPr>
          <w:highlight w:val="white"/>
        </w:rPr>
        <w:t xml:space="preserve">      $$ = MiddleCodeGenerator.StructUnionSpecifier($2, $1);</w:t>
      </w:r>
    </w:p>
    <w:p w14:paraId="14FC3A96" w14:textId="77777777" w:rsidR="00B700C2" w:rsidRPr="00903DBA" w:rsidRDefault="00B700C2" w:rsidP="00B700C2">
      <w:pPr>
        <w:pStyle w:val="Code"/>
        <w:rPr>
          <w:highlight w:val="white"/>
        </w:rPr>
      </w:pPr>
      <w:r w:rsidRPr="00903DBA">
        <w:rPr>
          <w:highlight w:val="white"/>
        </w:rPr>
        <w:t xml:space="preserve">      SymbolTable.CurrentTable =</w:t>
      </w:r>
    </w:p>
    <w:p w14:paraId="2B604584" w14:textId="77777777" w:rsidR="00B700C2" w:rsidRPr="00903DBA" w:rsidRDefault="00B700C2" w:rsidP="00B700C2">
      <w:pPr>
        <w:pStyle w:val="Code"/>
        <w:rPr>
          <w:highlight w:val="white"/>
        </w:rPr>
      </w:pPr>
      <w:r w:rsidRPr="00903DBA">
        <w:rPr>
          <w:highlight w:val="white"/>
        </w:rPr>
        <w:t xml:space="preserve">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405EEFAA" w:rsidR="00290B12" w:rsidRPr="00903DBA" w:rsidRDefault="00290B12" w:rsidP="009B76D4">
      <w:pPr>
        <w:rPr>
          <w:highlight w:val="white"/>
        </w:rPr>
      </w:pPr>
      <w:r w:rsidRPr="00903DBA">
        <w:rPr>
          <w:highlight w:val="white"/>
        </w:rPr>
        <w:t xml:space="preserve">In case of a struct of union without a declaration list,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7DE319A6" w14:textId="6441E934" w:rsidR="000B094E" w:rsidRPr="00903DBA" w:rsidRDefault="00824C54" w:rsidP="00824C54">
      <w:pPr>
        <w:rPr>
          <w:highlight w:val="white"/>
        </w:rPr>
      </w:pPr>
      <w:r w:rsidRPr="00903DBA">
        <w:rPr>
          <w:highlight w:val="white"/>
        </w:rPr>
        <w:t xml:space="preserve">The </w:t>
      </w:r>
      <w:r w:rsidR="005A61B1" w:rsidRPr="00903DBA">
        <w:rPr>
          <w:rStyle w:val="KeyWord0"/>
          <w:highlight w:val="white"/>
        </w:rPr>
        <w:t>StructOrUnionHeader</w:t>
      </w:r>
      <w:r w:rsidR="005A61B1" w:rsidRPr="00903DBA">
        <w:rPr>
          <w:highlight w:val="white"/>
        </w:rPr>
        <w:t xml:space="preserve"> adds the struct or union to the tag map if the optional name is not null.</w:t>
      </w:r>
      <w:r w:rsidR="00D01EAE" w:rsidRPr="00903DBA">
        <w:rPr>
          <w:highlight w:val="white"/>
        </w:rPr>
        <w:t xml:space="preserve"> </w:t>
      </w:r>
      <w:r w:rsidR="00E23F10" w:rsidRPr="00903DBA">
        <w:rPr>
          <w:highlight w:val="white"/>
        </w:rPr>
        <w:t>We need to do this in order for recursive pointers to work. For instance:</w:t>
      </w:r>
    </w:p>
    <w:p w14:paraId="4F9C56B1" w14:textId="55BE7546" w:rsidR="00E23F10" w:rsidRPr="00903DBA" w:rsidRDefault="00E23F10" w:rsidP="00E23F10">
      <w:pPr>
        <w:pStyle w:val="Code"/>
        <w:rPr>
          <w:highlight w:val="white"/>
        </w:rPr>
      </w:pPr>
      <w:r w:rsidRPr="00903DBA">
        <w:rPr>
          <w:highlight w:val="white"/>
        </w:rPr>
        <w:t>struct Cell {</w:t>
      </w:r>
    </w:p>
    <w:p w14:paraId="06A5D7E6" w14:textId="212878E8" w:rsidR="00E23F10" w:rsidRPr="00903DBA" w:rsidRDefault="00E23F10" w:rsidP="00E23F10">
      <w:pPr>
        <w:pStyle w:val="Code"/>
        <w:rPr>
          <w:highlight w:val="white"/>
        </w:rPr>
      </w:pPr>
      <w:r w:rsidRPr="00903DBA">
        <w:rPr>
          <w:highlight w:val="white"/>
        </w:rPr>
        <w:t xml:space="preserve">  int value;</w:t>
      </w:r>
    </w:p>
    <w:p w14:paraId="28B32C15" w14:textId="72F4B5CA" w:rsidR="00E23F10" w:rsidRPr="00903DBA" w:rsidRDefault="00E23F10" w:rsidP="00E23F10">
      <w:pPr>
        <w:pStyle w:val="Code"/>
        <w:rPr>
          <w:highlight w:val="white"/>
        </w:rPr>
      </w:pPr>
      <w:r w:rsidRPr="00903DBA">
        <w:rPr>
          <w:highlight w:val="white"/>
        </w:rPr>
        <w:t xml:space="preserve">  struct Cell* next;</w:t>
      </w:r>
    </w:p>
    <w:p w14:paraId="2F30C2C8" w14:textId="13326DDD" w:rsidR="00E23F10" w:rsidRPr="00903DBA" w:rsidRDefault="00E23F10" w:rsidP="00E23F10">
      <w:pPr>
        <w:pStyle w:val="Code"/>
        <w:rPr>
          <w:highlight w:val="white"/>
        </w:rPr>
      </w:pPr>
      <w:r w:rsidRPr="00903DBA">
        <w:rPr>
          <w:highlight w:val="white"/>
        </w:rPr>
        <w:t>}</w:t>
      </w:r>
    </w:p>
    <w:p w14:paraId="10AD7900" w14:textId="2199CF94" w:rsidR="0088361F" w:rsidRPr="00903DBA" w:rsidRDefault="0088361F" w:rsidP="009E4045">
      <w:pPr>
        <w:rPr>
          <w:highlight w:val="white"/>
        </w:rPr>
      </w:pPr>
      <w:r w:rsidRPr="00903DBA">
        <w:rPr>
          <w:highlight w:val="white"/>
        </w:rPr>
        <w:t>If we do not perf</w:t>
      </w:r>
      <w:r w:rsidR="00697CCB" w:rsidRPr="00903DBA">
        <w:rPr>
          <w:highlight w:val="white"/>
        </w:rPr>
        <w:t>orm</w:t>
      </w:r>
      <w:r w:rsidRPr="00903DBA">
        <w:rPr>
          <w:highlight w:val="white"/>
        </w:rPr>
        <w:t xml:space="preserve"> this action, there is a risk that</w:t>
      </w:r>
      <w:r w:rsidR="00652E8C" w:rsidRPr="00903DBA">
        <w:rPr>
          <w:highlight w:val="white"/>
        </w:rPr>
        <w:t xml:space="preserve"> the </w:t>
      </w:r>
      <w:r w:rsidRPr="00903DBA">
        <w:rPr>
          <w:rStyle w:val="KeyWord0"/>
          <w:highlight w:val="white"/>
        </w:rPr>
        <w:t>next</w:t>
      </w:r>
      <w:r w:rsidRPr="00903DBA">
        <w:rPr>
          <w:highlight w:val="white"/>
        </w:rPr>
        <w:t xml:space="preserve"> </w:t>
      </w:r>
      <w:r w:rsidR="00652E8C" w:rsidRPr="00903DBA">
        <w:rPr>
          <w:highlight w:val="white"/>
        </w:rPr>
        <w:t xml:space="preserve">field </w:t>
      </w:r>
      <w:r w:rsidRPr="00903DBA">
        <w:rPr>
          <w:highlight w:val="white"/>
        </w:rPr>
        <w:t xml:space="preserve">in the code above will point to another struct with the same name, defined </w:t>
      </w:r>
      <w:r w:rsidR="009E4045" w:rsidRPr="00903DBA">
        <w:rPr>
          <w:highlight w:val="white"/>
        </w:rPr>
        <w:t xml:space="preserve">in a </w:t>
      </w:r>
      <w:r w:rsidR="00652E8C" w:rsidRPr="00903DBA">
        <w:rPr>
          <w:highlight w:val="white"/>
        </w:rPr>
        <w:t>surrounding</w:t>
      </w:r>
      <w:r w:rsidR="009E4045" w:rsidRPr="00903DBA">
        <w:rPr>
          <w:highlight w:val="white"/>
        </w:rPr>
        <w:t xml:space="preserve"> block</w:t>
      </w:r>
      <w:r w:rsidR="00326554" w:rsidRPr="00903DBA">
        <w:rPr>
          <w:highlight w:val="white"/>
        </w:rPr>
        <w:t xml:space="preserve"> or in global space.</w:t>
      </w:r>
    </w:p>
    <w:p w14:paraId="767DD3CD" w14:textId="6A81A602" w:rsidR="00B700C2" w:rsidRPr="00903DBA" w:rsidRDefault="00D43E0D" w:rsidP="00D43E0D">
      <w:pPr>
        <w:pStyle w:val="CodeHeader"/>
        <w:rPr>
          <w:highlight w:val="white"/>
        </w:rPr>
      </w:pPr>
      <w:r w:rsidRPr="00903DBA">
        <w:rPr>
          <w:highlight w:val="white"/>
        </w:rPr>
        <w:t>MiddleCodeGenerator.cs</w:t>
      </w:r>
    </w:p>
    <w:p w14:paraId="197A8704" w14:textId="0FEC4774" w:rsidR="00B65D09" w:rsidRPr="00903DBA" w:rsidRDefault="00B65D09" w:rsidP="00B65D09">
      <w:pPr>
        <w:pStyle w:val="Code"/>
        <w:rPr>
          <w:highlight w:val="white"/>
        </w:rPr>
      </w:pPr>
      <w:r w:rsidRPr="00903DBA">
        <w:rPr>
          <w:highlight w:val="white"/>
        </w:rPr>
        <w:t xml:space="preserve">    public static void StructUnionHeader(string optionalName, Sort sort) {</w:t>
      </w:r>
    </w:p>
    <w:p w14:paraId="0C9A6259" w14:textId="77777777" w:rsidR="00B65D09" w:rsidRPr="00903DBA" w:rsidRDefault="00B65D09" w:rsidP="00B65D09">
      <w:pPr>
        <w:pStyle w:val="Code"/>
        <w:rPr>
          <w:highlight w:val="white"/>
        </w:rPr>
      </w:pPr>
      <w:r w:rsidRPr="00903DBA">
        <w:rPr>
          <w:highlight w:val="white"/>
        </w:rPr>
        <w:t xml:space="preserve">      if (optionalName != null) {</w:t>
      </w:r>
    </w:p>
    <w:p w14:paraId="19BBA529" w14:textId="77777777" w:rsidR="00B65D09" w:rsidRPr="00903DBA" w:rsidRDefault="00B65D09" w:rsidP="00B65D09">
      <w:pPr>
        <w:pStyle w:val="Code"/>
        <w:rPr>
          <w:highlight w:val="white"/>
        </w:rPr>
      </w:pPr>
      <w:r w:rsidRPr="00903DBA">
        <w:rPr>
          <w:highlight w:val="white"/>
        </w:rPr>
        <w:t xml:space="preserve">        Type type = new Type(sort);</w:t>
      </w:r>
    </w:p>
    <w:p w14:paraId="4EBBCB8B" w14:textId="77777777" w:rsidR="00B65D09" w:rsidRPr="00903DBA" w:rsidRDefault="00B65D09" w:rsidP="00B65D09">
      <w:pPr>
        <w:pStyle w:val="Code"/>
        <w:rPr>
          <w:highlight w:val="white"/>
        </w:rPr>
      </w:pPr>
      <w:r w:rsidRPr="00903DBA">
        <w:rPr>
          <w:highlight w:val="white"/>
        </w:rPr>
        <w:t xml:space="preserve">        SymbolTable.CurrentTable.AddTag(optionalName, type);</w:t>
      </w:r>
    </w:p>
    <w:p w14:paraId="157C6F70" w14:textId="77777777" w:rsidR="00B65D09" w:rsidRPr="00903DBA" w:rsidRDefault="00B65D09" w:rsidP="00B65D09">
      <w:pPr>
        <w:pStyle w:val="Code"/>
        <w:rPr>
          <w:highlight w:val="white"/>
        </w:rPr>
      </w:pPr>
      <w:r w:rsidRPr="00903DBA">
        <w:rPr>
          <w:highlight w:val="white"/>
        </w:rPr>
        <w:t xml:space="preserve">      }</w:t>
      </w:r>
    </w:p>
    <w:p w14:paraId="61CBCA4B" w14:textId="77777777" w:rsidR="00B65D09" w:rsidRPr="00903DBA" w:rsidRDefault="00B65D09" w:rsidP="00B65D09">
      <w:pPr>
        <w:pStyle w:val="Code"/>
        <w:rPr>
          <w:highlight w:val="white"/>
        </w:rPr>
      </w:pPr>
      <w:r w:rsidRPr="00903DBA">
        <w:rPr>
          <w:highlight w:val="white"/>
        </w:rPr>
        <w:t xml:space="preserve">    }</w:t>
      </w:r>
    </w:p>
    <w:p w14:paraId="39B6BCA0" w14:textId="71AE3DAB" w:rsidR="00015FBE" w:rsidRPr="00903DBA" w:rsidRDefault="003F5071" w:rsidP="00015FBE">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w:t>
      </w:r>
      <w:r w:rsidR="00811372" w:rsidRPr="00903DBA">
        <w:rPr>
          <w:highlight w:val="white"/>
        </w:rPr>
        <w:t>adds a</w:t>
      </w:r>
      <w:r w:rsidRPr="00903DBA">
        <w:rPr>
          <w:highlight w:val="white"/>
        </w:rPr>
        <w:t xml:space="preserve">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00B65D09" w:rsidRPr="00903DBA">
        <w:rPr>
          <w:highlight w:val="white"/>
        </w:rPr>
        <w:t xml:space="preserve"> </w:t>
      </w:r>
      <w:r w:rsidR="00681086" w:rsidRPr="00903DBA">
        <w:rPr>
          <w:highlight w:val="white"/>
        </w:rPr>
        <w:t xml:space="preserve">or </w:t>
      </w:r>
      <w:r w:rsidR="00681086" w:rsidRPr="00903DBA">
        <w:rPr>
          <w:rStyle w:val="KeyWord0"/>
          <w:highlight w:val="white"/>
        </w:rPr>
        <w:t>Sort.Union</w:t>
      </w:r>
      <w:r w:rsidR="00681086" w:rsidRPr="00903DBA">
        <w:rPr>
          <w:highlight w:val="white"/>
        </w:rPr>
        <w:t>.</w:t>
      </w:r>
      <w:r w:rsidR="00015FBE" w:rsidRPr="00903DBA">
        <w:rPr>
          <w:highlight w:val="white"/>
        </w:rPr>
        <w:t xml:space="preserve"> If the optional name is not null, we look up the type (it has been added by </w:t>
      </w:r>
      <w:r w:rsidR="00015FBE" w:rsidRPr="00903DBA">
        <w:rPr>
          <w:rStyle w:val="KeyWord0"/>
          <w:highlight w:val="white"/>
        </w:rPr>
        <w:t>StructOrUnionHeader</w:t>
      </w:r>
      <w:r w:rsidR="00015FBE" w:rsidRPr="00903DBA">
        <w:rPr>
          <w:highlight w:val="white"/>
        </w:rPr>
        <w:t xml:space="preserve"> </w:t>
      </w:r>
      <w:r w:rsidR="0037779A" w:rsidRPr="00903DBA">
        <w:rPr>
          <w:highlight w:val="white"/>
        </w:rPr>
        <w:t>above) and sets its member map</w:t>
      </w:r>
      <w:r w:rsidR="00EB40FE" w:rsidRPr="00903DBA">
        <w:rPr>
          <w:highlight w:val="white"/>
        </w:rPr>
        <w:t>, which is given by the entry map of the current symbol table.</w:t>
      </w:r>
    </w:p>
    <w:p w14:paraId="7097D6B3" w14:textId="7A982455" w:rsidR="00D77A6B" w:rsidRPr="00903DBA" w:rsidRDefault="00D77A6B" w:rsidP="00015FBE">
      <w:pPr>
        <w:pStyle w:val="Code"/>
        <w:rPr>
          <w:highlight w:val="white"/>
        </w:rPr>
      </w:pPr>
      <w:r w:rsidRPr="00903DBA">
        <w:rPr>
          <w:highlight w:val="white"/>
        </w:rPr>
        <w:lastRenderedPageBreak/>
        <w:t xml:space="preserve">    public static Type StructUnionSpecifier(string optionalName, Sort sort) {</w:t>
      </w:r>
    </w:p>
    <w:p w14:paraId="0C14870B" w14:textId="77777777" w:rsidR="00D77A6B" w:rsidRPr="00903DBA" w:rsidRDefault="00D77A6B" w:rsidP="00D77A6B">
      <w:pPr>
        <w:pStyle w:val="Code"/>
        <w:rPr>
          <w:highlight w:val="white"/>
        </w:rPr>
      </w:pPr>
      <w:r w:rsidRPr="00903DBA">
        <w:rPr>
          <w:highlight w:val="white"/>
        </w:rPr>
        <w:t xml:space="preserve">      if (optionalName != null) {</w:t>
      </w:r>
    </w:p>
    <w:p w14:paraId="0A8D67C6" w14:textId="77777777" w:rsidR="00D77A6B" w:rsidRPr="00903DBA" w:rsidRDefault="00D77A6B" w:rsidP="00D77A6B">
      <w:pPr>
        <w:pStyle w:val="Code"/>
        <w:rPr>
          <w:highlight w:val="white"/>
        </w:rPr>
      </w:pPr>
      <w:r w:rsidRPr="00903DBA">
        <w:rPr>
          <w:highlight w:val="white"/>
        </w:rPr>
        <w:t xml:space="preserve">        Type type = SymbolTable.CurrentTable.LookupTag(optionalName, sort);</w:t>
      </w:r>
    </w:p>
    <w:p w14:paraId="6DD2C1F0" w14:textId="77777777" w:rsidR="00D77A6B" w:rsidRPr="00903DBA" w:rsidRDefault="00D77A6B" w:rsidP="00D77A6B">
      <w:pPr>
        <w:pStyle w:val="Code"/>
        <w:rPr>
          <w:highlight w:val="white"/>
        </w:rPr>
      </w:pPr>
      <w:r w:rsidRPr="00903DBA">
        <w:rPr>
          <w:highlight w:val="white"/>
        </w:rPr>
        <w:t xml:space="preserve">        type.MemberMap = SymbolTable.CurrentTable.EntryMap;</w:t>
      </w:r>
    </w:p>
    <w:p w14:paraId="59CC4D02" w14:textId="77777777" w:rsidR="00945E55" w:rsidRPr="00903DBA" w:rsidRDefault="00945E55" w:rsidP="00945E55">
      <w:pPr>
        <w:pStyle w:val="Code"/>
        <w:rPr>
          <w:highlight w:val="white"/>
        </w:rPr>
      </w:pPr>
      <w:r w:rsidRPr="00903DBA">
        <w:rPr>
          <w:highlight w:val="white"/>
        </w:rPr>
        <w:t xml:space="preserve">        type.MemberList = SymbolTable.CurrentTable.EntryList;</w:t>
      </w:r>
    </w:p>
    <w:p w14:paraId="4966F811" w14:textId="77777777" w:rsidR="00D77A6B" w:rsidRPr="00903DBA" w:rsidRDefault="00D77A6B" w:rsidP="00D77A6B">
      <w:pPr>
        <w:pStyle w:val="Code"/>
        <w:rPr>
          <w:highlight w:val="white"/>
        </w:rPr>
      </w:pPr>
      <w:r w:rsidRPr="00903DBA">
        <w:rPr>
          <w:highlight w:val="white"/>
        </w:rPr>
        <w:t xml:space="preserve">        return type;</w:t>
      </w:r>
    </w:p>
    <w:p w14:paraId="0E4782F7" w14:textId="617D55AE" w:rsidR="00D77A6B" w:rsidRPr="00903DBA" w:rsidRDefault="00D77A6B" w:rsidP="00D77A6B">
      <w:pPr>
        <w:pStyle w:val="Code"/>
        <w:rPr>
          <w:highlight w:val="white"/>
        </w:rPr>
      </w:pPr>
      <w:r w:rsidRPr="00903DBA">
        <w:rPr>
          <w:highlight w:val="white"/>
        </w:rPr>
        <w:t xml:space="preserve">      }</w:t>
      </w:r>
    </w:p>
    <w:p w14:paraId="204CDBB0" w14:textId="08E62FC0" w:rsidR="00063DDD" w:rsidRPr="00903DBA" w:rsidRDefault="00063DDD" w:rsidP="00063DDD">
      <w:pPr>
        <w:rPr>
          <w:highlight w:val="white"/>
        </w:rPr>
      </w:pPr>
      <w:r w:rsidRPr="00903DBA">
        <w:rPr>
          <w:highlight w:val="white"/>
        </w:rPr>
        <w:t>If the optional name is null, we create and return a type with the entry map of the current symbol table.</w:t>
      </w:r>
    </w:p>
    <w:p w14:paraId="6877E896" w14:textId="77777777" w:rsidR="00D77A6B" w:rsidRPr="00903DBA" w:rsidRDefault="00D77A6B" w:rsidP="00D77A6B">
      <w:pPr>
        <w:pStyle w:val="Code"/>
        <w:rPr>
          <w:highlight w:val="white"/>
        </w:rPr>
      </w:pPr>
      <w:r w:rsidRPr="00903DBA">
        <w:rPr>
          <w:highlight w:val="white"/>
        </w:rPr>
        <w:t xml:space="preserve">      else {</w:t>
      </w:r>
    </w:p>
    <w:p w14:paraId="498A1EDE" w14:textId="77777777" w:rsidR="00945E55" w:rsidRPr="00903DBA" w:rsidRDefault="00945E55" w:rsidP="00945E55">
      <w:pPr>
        <w:pStyle w:val="Code"/>
        <w:rPr>
          <w:highlight w:val="white"/>
        </w:rPr>
      </w:pPr>
      <w:r w:rsidRPr="00903DBA">
        <w:rPr>
          <w:highlight w:val="white"/>
        </w:rPr>
        <w:t xml:space="preserve">        return (new Type(sort, SymbolTable.CurrentTable.EntryMap,</w:t>
      </w:r>
    </w:p>
    <w:p w14:paraId="52CEF520" w14:textId="77777777" w:rsidR="00945E55" w:rsidRPr="00903DBA" w:rsidRDefault="00945E55" w:rsidP="00945E55">
      <w:pPr>
        <w:pStyle w:val="Code"/>
        <w:rPr>
          <w:highlight w:val="white"/>
        </w:rPr>
      </w:pPr>
      <w:r w:rsidRPr="00903DBA">
        <w:rPr>
          <w:highlight w:val="white"/>
        </w:rPr>
        <w:t xml:space="preserve">                         SymbolTable.CurrentTable.EntryList));</w:t>
      </w:r>
    </w:p>
    <w:p w14:paraId="5EFE7F0F" w14:textId="77777777" w:rsidR="00D77A6B" w:rsidRPr="00903DBA" w:rsidRDefault="00D77A6B" w:rsidP="00D77A6B">
      <w:pPr>
        <w:pStyle w:val="Code"/>
        <w:rPr>
          <w:highlight w:val="white"/>
        </w:rPr>
      </w:pPr>
      <w:r w:rsidRPr="00903DBA">
        <w:rPr>
          <w:highlight w:val="white"/>
        </w:rPr>
        <w:t xml:space="preserve">      }</w:t>
      </w:r>
    </w:p>
    <w:p w14:paraId="645D5251" w14:textId="77777777" w:rsidR="00D77A6B" w:rsidRPr="00903DBA" w:rsidRDefault="00D77A6B" w:rsidP="00D77A6B">
      <w:pPr>
        <w:pStyle w:val="Code"/>
        <w:rPr>
          <w:highlight w:val="white"/>
        </w:rPr>
      </w:pPr>
      <w:r w:rsidRPr="00903DBA">
        <w:rPr>
          <w:highlight w:val="white"/>
        </w:rPr>
        <w:t xml:space="preserve">    }</w:t>
      </w:r>
    </w:p>
    <w:p w14:paraId="30E0EFD9" w14:textId="644BCFF0" w:rsidR="009046E4" w:rsidRPr="00903DBA" w:rsidRDefault="00590E25" w:rsidP="00590E25">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w:t>
      </w:r>
      <w:r w:rsidR="003A1A30" w:rsidRPr="00903DBA">
        <w:rPr>
          <w:highlight w:val="white"/>
        </w:rPr>
        <w:t xml:space="preserve"> </w:t>
      </w:r>
      <w:r w:rsidR="008346E3" w:rsidRPr="00903DBA">
        <w:rPr>
          <w:highlight w:val="white"/>
        </w:rPr>
        <w:t xml:space="preserve">looks </w:t>
      </w:r>
      <w:r w:rsidR="009046E4" w:rsidRPr="00903DBA">
        <w:rPr>
          <w:highlight w:val="white"/>
        </w:rPr>
        <w:t xml:space="preserve">a struct or union. The sort parameter is either </w:t>
      </w:r>
      <w:r w:rsidR="009046E4" w:rsidRPr="00903DBA">
        <w:rPr>
          <w:rStyle w:val="KeyWord0"/>
          <w:highlight w:val="white"/>
        </w:rPr>
        <w:t>Sort.Struct</w:t>
      </w:r>
      <w:r w:rsidR="009046E4" w:rsidRPr="00903DBA">
        <w:rPr>
          <w:highlight w:val="white"/>
        </w:rPr>
        <w:t xml:space="preserve"> or </w:t>
      </w:r>
      <w:r w:rsidR="009046E4" w:rsidRPr="00903DBA">
        <w:rPr>
          <w:rStyle w:val="KeyWord0"/>
          <w:highlight w:val="white"/>
        </w:rPr>
        <w:t>Sort.Union</w:t>
      </w:r>
      <w:r w:rsidR="009046E4" w:rsidRPr="00903DBA">
        <w:rPr>
          <w:highlight w:val="white"/>
        </w:rPr>
        <w:t>.</w:t>
      </w:r>
    </w:p>
    <w:p w14:paraId="3D9F38D0" w14:textId="467781B1" w:rsidR="00B65D09" w:rsidRPr="00903DBA" w:rsidRDefault="00B65D09" w:rsidP="00B65D09">
      <w:pPr>
        <w:pStyle w:val="Code"/>
        <w:rPr>
          <w:highlight w:val="white"/>
        </w:rPr>
      </w:pPr>
      <w:r w:rsidRPr="00903DBA">
        <w:rPr>
          <w:highlight w:val="white"/>
        </w:rPr>
        <w:t xml:space="preserve">    public static Type LookupStructUnion(string name, Sort sort) {</w:t>
      </w:r>
    </w:p>
    <w:p w14:paraId="68397676" w14:textId="77777777" w:rsidR="00A56534" w:rsidRPr="00903DBA" w:rsidRDefault="00A56534" w:rsidP="00A56534">
      <w:pPr>
        <w:pStyle w:val="Code"/>
        <w:rPr>
          <w:highlight w:val="white"/>
        </w:rPr>
      </w:pPr>
      <w:r w:rsidRPr="00903DBA">
        <w:rPr>
          <w:highlight w:val="white"/>
        </w:rPr>
        <w:t xml:space="preserve">      Type type = SymbolTable.CurrentTable.LookupTag(name, sort);</w:t>
      </w:r>
    </w:p>
    <w:p w14:paraId="368CA89D" w14:textId="1ED2980E" w:rsidR="00B65D09" w:rsidRPr="00903DBA" w:rsidRDefault="008D0F8E" w:rsidP="008D0F8E">
      <w:pPr>
        <w:rPr>
          <w:highlight w:val="white"/>
        </w:rPr>
      </w:pPr>
      <w:r w:rsidRPr="00903DBA">
        <w:rPr>
          <w:highlight w:val="white"/>
        </w:rPr>
        <w:t>If the struct or union exists, we simply return its type.</w:t>
      </w:r>
    </w:p>
    <w:p w14:paraId="4D2D4F8C" w14:textId="77777777" w:rsidR="00B65D09" w:rsidRPr="00903DBA" w:rsidRDefault="00B65D09" w:rsidP="00B65D09">
      <w:pPr>
        <w:pStyle w:val="Code"/>
        <w:rPr>
          <w:highlight w:val="white"/>
        </w:rPr>
      </w:pPr>
      <w:r w:rsidRPr="00903DBA">
        <w:rPr>
          <w:highlight w:val="white"/>
        </w:rPr>
        <w:t xml:space="preserve">      if (type != null) {</w:t>
      </w:r>
    </w:p>
    <w:p w14:paraId="5E5196C2" w14:textId="77777777" w:rsidR="00B65D09" w:rsidRPr="00903DBA" w:rsidRDefault="00B65D09" w:rsidP="00B65D09">
      <w:pPr>
        <w:pStyle w:val="Code"/>
        <w:rPr>
          <w:highlight w:val="white"/>
        </w:rPr>
      </w:pPr>
      <w:r w:rsidRPr="00903DBA">
        <w:rPr>
          <w:highlight w:val="white"/>
        </w:rPr>
        <w:t xml:space="preserve">        return type;</w:t>
      </w:r>
    </w:p>
    <w:p w14:paraId="7B1175B4" w14:textId="1C01A0D7" w:rsidR="00B65D09" w:rsidRPr="00903DBA" w:rsidRDefault="00B65D09" w:rsidP="00B65D09">
      <w:pPr>
        <w:pStyle w:val="Code"/>
        <w:rPr>
          <w:highlight w:val="white"/>
        </w:rPr>
      </w:pPr>
      <w:r w:rsidRPr="00903DBA">
        <w:rPr>
          <w:highlight w:val="white"/>
        </w:rPr>
        <w:t xml:space="preserve">      }</w:t>
      </w:r>
    </w:p>
    <w:p w14:paraId="058418D9" w14:textId="1118323D" w:rsidR="00A11606" w:rsidRPr="00903DBA" w:rsidRDefault="00A11606" w:rsidP="00A11606">
      <w:pPr>
        <w:rPr>
          <w:highlight w:val="white"/>
        </w:rPr>
      </w:pPr>
      <w:r w:rsidRPr="00903DBA">
        <w:rPr>
          <w:highlight w:val="white"/>
        </w:rPr>
        <w:t xml:space="preserve">If the struct or union does not exist, we create a new type and add it to the tag map. However, the type lacks a member map, which means that it is not yet possible to define variables of the type. </w:t>
      </w:r>
      <w:r w:rsidR="00C6631D" w:rsidRPr="00903DBA">
        <w:rPr>
          <w:highlight w:val="white"/>
        </w:rPr>
        <w:t>It is only when the struc</w:t>
      </w:r>
      <w:r w:rsidR="00F36361" w:rsidRPr="00903DBA">
        <w:rPr>
          <w:highlight w:val="white"/>
        </w:rPr>
        <w:t>t</w:t>
      </w:r>
      <w:r w:rsidR="00C6631D" w:rsidRPr="00903DBA">
        <w:rPr>
          <w:highlight w:val="white"/>
        </w:rPr>
        <w:t xml:space="preserve"> or union becomes properly define</w:t>
      </w:r>
      <w:r w:rsidR="00151A42" w:rsidRPr="00903DBA">
        <w:rPr>
          <w:highlight w:val="white"/>
        </w:rPr>
        <w:t>d</w:t>
      </w:r>
      <w:r w:rsidR="00C6631D" w:rsidRPr="00903DBA">
        <w:rPr>
          <w:highlight w:val="white"/>
        </w:rPr>
        <w:t>, with a member map, this it will be possible to define variables</w:t>
      </w:r>
      <w:r w:rsidR="00063CF1" w:rsidRPr="00903DBA">
        <w:rPr>
          <w:highlight w:val="white"/>
        </w:rPr>
        <w:t>.</w:t>
      </w:r>
    </w:p>
    <w:p w14:paraId="67DD6370" w14:textId="77777777" w:rsidR="00B65D09" w:rsidRPr="00903DBA" w:rsidRDefault="00B65D09" w:rsidP="00B65D09">
      <w:pPr>
        <w:pStyle w:val="Code"/>
        <w:rPr>
          <w:highlight w:val="white"/>
        </w:rPr>
      </w:pPr>
      <w:r w:rsidRPr="00903DBA">
        <w:rPr>
          <w:highlight w:val="white"/>
        </w:rPr>
        <w:t xml:space="preserve">      else {</w:t>
      </w:r>
    </w:p>
    <w:p w14:paraId="333CB301" w14:textId="77777777" w:rsidR="00B65D09" w:rsidRPr="00903DBA" w:rsidRDefault="00B65D09" w:rsidP="00B65D09">
      <w:pPr>
        <w:pStyle w:val="Code"/>
        <w:rPr>
          <w:highlight w:val="white"/>
        </w:rPr>
      </w:pPr>
      <w:r w:rsidRPr="00903DBA">
        <w:rPr>
          <w:highlight w:val="white"/>
        </w:rPr>
        <w:t xml:space="preserve">        type = new Type(sort);</w:t>
      </w:r>
    </w:p>
    <w:p w14:paraId="3AABF5BF" w14:textId="77777777" w:rsidR="00B65D09" w:rsidRPr="00903DBA" w:rsidRDefault="00B65D09" w:rsidP="00B65D09">
      <w:pPr>
        <w:pStyle w:val="Code"/>
        <w:rPr>
          <w:highlight w:val="white"/>
        </w:rPr>
      </w:pPr>
      <w:r w:rsidRPr="00903DBA">
        <w:rPr>
          <w:highlight w:val="white"/>
        </w:rPr>
        <w:t xml:space="preserve">        SymbolTable.CurrentTable.AddTag(name, type);</w:t>
      </w:r>
    </w:p>
    <w:p w14:paraId="71FF65B1" w14:textId="77777777" w:rsidR="00B65D09" w:rsidRPr="00903DBA" w:rsidRDefault="00B65D09" w:rsidP="00B65D09">
      <w:pPr>
        <w:pStyle w:val="Code"/>
        <w:rPr>
          <w:highlight w:val="white"/>
        </w:rPr>
      </w:pPr>
      <w:r w:rsidRPr="00903DBA">
        <w:rPr>
          <w:highlight w:val="white"/>
        </w:rPr>
        <w:t xml:space="preserve">        return type;</w:t>
      </w:r>
    </w:p>
    <w:p w14:paraId="6DED382D" w14:textId="77777777" w:rsidR="00B65D09" w:rsidRPr="00903DBA" w:rsidRDefault="00B65D09" w:rsidP="00B65D09">
      <w:pPr>
        <w:pStyle w:val="Code"/>
        <w:rPr>
          <w:highlight w:val="white"/>
        </w:rPr>
      </w:pPr>
      <w:r w:rsidRPr="00903DBA">
        <w:rPr>
          <w:highlight w:val="white"/>
        </w:rPr>
        <w:t xml:space="preserve">      }</w:t>
      </w:r>
    </w:p>
    <w:p w14:paraId="4091005F" w14:textId="32C813C3" w:rsidR="00B65D09" w:rsidRPr="00903DBA" w:rsidRDefault="00B65D09" w:rsidP="00B65D09">
      <w:pPr>
        <w:pStyle w:val="Code"/>
        <w:rPr>
          <w:highlight w:val="white"/>
        </w:rPr>
      </w:pPr>
      <w:r w:rsidRPr="00903DBA">
        <w:rPr>
          <w:highlight w:val="white"/>
        </w:rPr>
        <w:t xml:space="preserve">    }</w:t>
      </w:r>
    </w:p>
    <w:p w14:paraId="40AAF170" w14:textId="064ABCC1" w:rsidR="00012070" w:rsidRPr="00903DBA" w:rsidRDefault="00012070" w:rsidP="00965E9F">
      <w:pPr>
        <w:pStyle w:val="Rubrik4"/>
        <w:rPr>
          <w:highlight w:val="white"/>
        </w:rPr>
      </w:pPr>
      <w:r w:rsidRPr="00903DBA">
        <w:rPr>
          <w:highlight w:val="white"/>
        </w:rPr>
        <w:t>Enumeration</w:t>
      </w:r>
    </w:p>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318B11E"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However, the name of the </w:t>
      </w:r>
      <w:r w:rsidR="00DA7E1D" w:rsidRPr="00903DBA">
        <w:rPr>
          <w:highlight w:val="white"/>
        </w:rPr>
        <w:t>enumeration</w:t>
      </w:r>
      <w:r w:rsidR="006A3D35" w:rsidRPr="00903DBA">
        <w:rPr>
          <w:highlight w:val="white"/>
        </w:rPr>
        <w:t xml:space="preserve"> must exist; otherwise,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lastRenderedPageBreak/>
        <w:t xml:space="preserve">    };</w:t>
      </w:r>
    </w:p>
    <w:p w14:paraId="7F1B8764" w14:textId="51876003"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 storage, in which case it is not allowed to assign the enumeration item an explicit value.</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41310C0B" w14:textId="77777777" w:rsidR="001D6908" w:rsidRPr="00903DBA" w:rsidRDefault="001D6908" w:rsidP="001D6908">
      <w:pPr>
        <w:pStyle w:val="Code"/>
        <w:rPr>
          <w:highlight w:val="white"/>
        </w:rPr>
      </w:pPr>
      <w:r w:rsidRPr="00903DBA">
        <w:rPr>
          <w:highlight w:val="white"/>
        </w:rPr>
        <w:t xml:space="preserve">      ISet&lt;Pair&lt;Symbol,bool&gt;&gt; memberSet =</w:t>
      </w:r>
    </w:p>
    <w:p w14:paraId="11A7EB20" w14:textId="77777777" w:rsidR="001D6908" w:rsidRPr="00903DBA" w:rsidRDefault="001D6908" w:rsidP="001D6908">
      <w:pPr>
        <w:pStyle w:val="Code"/>
        <w:rPr>
          <w:highlight w:val="white"/>
        </w:rPr>
      </w:pPr>
      <w:r w:rsidRPr="00903DBA">
        <w:rPr>
          <w:highlight w:val="white"/>
        </w:rPr>
        <w:t xml:space="preserve">        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176A51A0"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The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56B47F33" w14:textId="63CE628F" w:rsidR="009931FF" w:rsidRPr="00903DBA" w:rsidRDefault="009931FF" w:rsidP="009931FF">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w:t>
      </w:r>
      <w:r w:rsidR="00670DD6" w:rsidRPr="00903DBA">
        <w:rPr>
          <w:highlight w:val="white"/>
        </w:rPr>
        <w:t xml:space="preserve">method </w:t>
      </w:r>
      <w:r w:rsidR="00B80F95" w:rsidRPr="00903DBA">
        <w:rPr>
          <w:highlight w:val="white"/>
        </w:rPr>
        <w:t xml:space="preserve">stores the item in the symbol table and checks the optional </w:t>
      </w:r>
      <w:r w:rsidR="00F4217C" w:rsidRPr="00903DBA">
        <w:rPr>
          <w:highlight w:val="white"/>
        </w:rPr>
        <w:t>initialization</w:t>
      </w:r>
      <w:r w:rsidR="00B80F95" w:rsidRPr="00903DBA">
        <w:rPr>
          <w:highlight w:val="white"/>
        </w:rPr>
        <w:t xml:space="preserve"> symbol</w:t>
      </w:r>
      <w:r w:rsidR="00F23853" w:rsidRPr="00903DBA">
        <w:rPr>
          <w:highlight w:val="white"/>
        </w:rPr>
        <w:t>.</w:t>
      </w:r>
      <w:r w:rsidR="00C039BF" w:rsidRPr="00903DBA">
        <w:rPr>
          <w:highlight w:val="white"/>
        </w:rPr>
        <w:t xml:space="preserve"> The type of the item is constant signed integer.</w:t>
      </w:r>
    </w:p>
    <w:p w14:paraId="33646E55" w14:textId="2118F5D1" w:rsidR="00876D3B" w:rsidRPr="00903DBA" w:rsidRDefault="00C04514" w:rsidP="00876D3B">
      <w:pPr>
        <w:pStyle w:val="CodeHeader"/>
        <w:rPr>
          <w:highlight w:val="white"/>
        </w:rPr>
      </w:pPr>
      <w:r w:rsidRPr="00903DBA">
        <w:rPr>
          <w:highlight w:val="white"/>
        </w:rPr>
        <w:t>MiddleCodeGenerator.cs</w:t>
      </w:r>
    </w:p>
    <w:p w14:paraId="23E92F25" w14:textId="77777777" w:rsidR="00894838" w:rsidRPr="00903DBA" w:rsidRDefault="00C04514" w:rsidP="00C04514">
      <w:pPr>
        <w:pStyle w:val="Code"/>
        <w:rPr>
          <w:highlight w:val="white"/>
        </w:rPr>
      </w:pPr>
      <w:r w:rsidRPr="00903DBA">
        <w:rPr>
          <w:highlight w:val="white"/>
        </w:rPr>
        <w:t xml:space="preserve">    public static Symbol EnumItem(string itemName,</w:t>
      </w:r>
    </w:p>
    <w:p w14:paraId="66DEE34A" w14:textId="77777777" w:rsidR="00894838" w:rsidRPr="00903DBA" w:rsidRDefault="00894838" w:rsidP="000D7E9C">
      <w:pPr>
        <w:pStyle w:val="Code"/>
        <w:rPr>
          <w:highlight w:val="white"/>
        </w:rPr>
      </w:pPr>
      <w:r w:rsidRPr="00903DBA">
        <w:rPr>
          <w:highlight w:val="white"/>
        </w:rPr>
        <w:t xml:space="preserve">                                 </w:t>
      </w:r>
      <w:r w:rsidR="00C04514" w:rsidRPr="00903DBA">
        <w:rPr>
          <w:highlight w:val="white"/>
        </w:rPr>
        <w:t xml:space="preserve"> Symbol opt</w:t>
      </w:r>
      <w:r w:rsidR="002F35C1" w:rsidRPr="00903DBA">
        <w:rPr>
          <w:highlight w:val="white"/>
        </w:rPr>
        <w:t>Initializer</w:t>
      </w:r>
      <w:r w:rsidR="00C04514" w:rsidRPr="00903DBA">
        <w:rPr>
          <w:highlight w:val="white"/>
        </w:rPr>
        <w:t>Symbol)</w:t>
      </w:r>
      <w:r w:rsidRPr="00903DBA">
        <w:rPr>
          <w:highlight w:val="white"/>
        </w:rPr>
        <w:t xml:space="preserve"> </w:t>
      </w:r>
      <w:r w:rsidR="00C04514" w:rsidRPr="00903DBA">
        <w:rPr>
          <w:highlight w:val="white"/>
        </w:rPr>
        <w:t>{</w:t>
      </w:r>
    </w:p>
    <w:p w14:paraId="67A57E7F" w14:textId="36F7AEC4" w:rsidR="00C04514" w:rsidRPr="00903DBA" w:rsidRDefault="00894838" w:rsidP="000D7E9C">
      <w:pPr>
        <w:pStyle w:val="Code"/>
        <w:rPr>
          <w:highlight w:val="white"/>
        </w:rPr>
      </w:pPr>
      <w:r w:rsidRPr="00903DBA">
        <w:rPr>
          <w:highlight w:val="white"/>
        </w:rPr>
        <w:t xml:space="preserve">     </w:t>
      </w:r>
      <w:r w:rsidR="00C04514" w:rsidRPr="00903DBA">
        <w:rPr>
          <w:highlight w:val="white"/>
        </w:rPr>
        <w:t xml:space="preserve"> Type itemType = new Type(Sort.</w:t>
      </w:r>
      <w:r w:rsidR="005D4E81" w:rsidRPr="00903DBA">
        <w:rPr>
          <w:highlight w:val="white"/>
        </w:rPr>
        <w:t>SignedInt</w:t>
      </w:r>
      <w:r w:rsidR="00B7320A" w:rsidRPr="00903DBA">
        <w:rPr>
          <w:highlight w:val="white"/>
        </w:rPr>
        <w:t>, true</w:t>
      </w:r>
      <w:r w:rsidR="00C04514" w:rsidRPr="00903DBA">
        <w:rPr>
          <w:highlight w:val="white"/>
        </w:rPr>
        <w:t>);</w:t>
      </w:r>
    </w:p>
    <w:p w14:paraId="52F2C679" w14:textId="57A050E5" w:rsidR="00C04514" w:rsidRPr="00903DBA" w:rsidRDefault="00C04514" w:rsidP="00C04514">
      <w:pPr>
        <w:pStyle w:val="Code"/>
        <w:rPr>
          <w:highlight w:val="white"/>
        </w:rPr>
      </w:pPr>
      <w:r w:rsidRPr="00903DBA">
        <w:rPr>
          <w:highlight w:val="white"/>
        </w:rPr>
        <w:t xml:space="preserve">      itemType.Constant = true;</w:t>
      </w:r>
    </w:p>
    <w:p w14:paraId="07A5C60E" w14:textId="6BD1F766" w:rsidR="00903954" w:rsidRPr="00903DBA" w:rsidRDefault="00903954" w:rsidP="00903954">
      <w:pPr>
        <w:rPr>
          <w:highlight w:val="white"/>
        </w:rPr>
      </w:pPr>
      <w:r w:rsidRPr="00903DBA">
        <w:rPr>
          <w:highlight w:val="white"/>
        </w:rPr>
        <w:lastRenderedPageBreak/>
        <w:t xml:space="preserve">The value of the item is either set by the </w:t>
      </w:r>
      <w:r w:rsidR="00F4217C" w:rsidRPr="00903DBA">
        <w:rPr>
          <w:highlight w:val="white"/>
        </w:rPr>
        <w:t>initialization</w:t>
      </w:r>
      <w:r w:rsidRPr="00903DBA">
        <w:rPr>
          <w:highlight w:val="white"/>
        </w:rPr>
        <w:t xml:space="preserve"> symbol value, if present, or by the </w:t>
      </w:r>
      <w:r w:rsidR="00423448" w:rsidRPr="00903DBA">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sidRPr="00903DBA">
        <w:rPr>
          <w:highlight w:val="white"/>
        </w:rPr>
        <w:t>the first item holds the value zero.</w:t>
      </w:r>
    </w:p>
    <w:p w14:paraId="23D65BAA" w14:textId="7DABCCD7" w:rsidR="00C04514" w:rsidRPr="00903DBA" w:rsidRDefault="00C04514" w:rsidP="00C04514">
      <w:pPr>
        <w:pStyle w:val="Code"/>
        <w:rPr>
          <w:highlight w:val="white"/>
        </w:rPr>
      </w:pPr>
      <w:r w:rsidRPr="00903DBA">
        <w:rPr>
          <w:highlight w:val="white"/>
        </w:rPr>
        <w:t xml:space="preserve">      BigInteger value;</w:t>
      </w:r>
    </w:p>
    <w:p w14:paraId="71875602" w14:textId="2B2A223F" w:rsidR="00C04514" w:rsidRPr="00903DBA" w:rsidRDefault="00C04514" w:rsidP="00C04514">
      <w:pPr>
        <w:pStyle w:val="Code"/>
        <w:rPr>
          <w:highlight w:val="white"/>
        </w:rPr>
      </w:pPr>
      <w:r w:rsidRPr="00903DBA">
        <w:rPr>
          <w:highlight w:val="white"/>
        </w:rPr>
        <w:t xml:space="preserve">      if (opt</w:t>
      </w:r>
      <w:r w:rsidR="002F35C1" w:rsidRPr="00903DBA">
        <w:rPr>
          <w:highlight w:val="white"/>
        </w:rPr>
        <w:t>Initializer</w:t>
      </w:r>
      <w:r w:rsidRPr="00903DBA">
        <w:rPr>
          <w:highlight w:val="white"/>
        </w:rPr>
        <w:t>Symbol != null) {</w:t>
      </w:r>
    </w:p>
    <w:p w14:paraId="6FFB6EFA" w14:textId="19506017" w:rsidR="00C04514" w:rsidRPr="00903DBA" w:rsidRDefault="00C04514" w:rsidP="00C04514">
      <w:pPr>
        <w:pStyle w:val="Code"/>
        <w:rPr>
          <w:highlight w:val="white"/>
        </w:rPr>
      </w:pPr>
      <w:r w:rsidRPr="00903DBA">
        <w:rPr>
          <w:highlight w:val="white"/>
        </w:rPr>
        <w:t xml:space="preserve">        Assert.Error(opt</w:t>
      </w:r>
      <w:r w:rsidR="002F35C1" w:rsidRPr="00903DBA">
        <w:rPr>
          <w:highlight w:val="white"/>
        </w:rPr>
        <w:t>Initializer</w:t>
      </w:r>
      <w:r w:rsidRPr="00903DBA">
        <w:rPr>
          <w:highlight w:val="white"/>
        </w:rPr>
        <w:t>Symbol.Type.IsIntegral(), itemName,</w:t>
      </w:r>
    </w:p>
    <w:p w14:paraId="1BDD6E86" w14:textId="77777777" w:rsidR="00C04514" w:rsidRPr="00903DBA" w:rsidRDefault="00C04514" w:rsidP="00C04514">
      <w:pPr>
        <w:pStyle w:val="Code"/>
        <w:rPr>
          <w:highlight w:val="white"/>
        </w:rPr>
      </w:pPr>
      <w:r w:rsidRPr="00903DBA">
        <w:rPr>
          <w:highlight w:val="white"/>
        </w:rPr>
        <w:t xml:space="preserve">                     Message.Non__integral_enum_value);</w:t>
      </w:r>
    </w:p>
    <w:p w14:paraId="18E5CE58" w14:textId="2BBD36FA" w:rsidR="00C04514" w:rsidRPr="00903DBA" w:rsidRDefault="00C04514" w:rsidP="00C04514">
      <w:pPr>
        <w:pStyle w:val="Code"/>
        <w:rPr>
          <w:highlight w:val="white"/>
        </w:rPr>
      </w:pPr>
      <w:r w:rsidRPr="00903DBA">
        <w:rPr>
          <w:highlight w:val="white"/>
        </w:rPr>
        <w:t xml:space="preserve">        Assert.Error(opt</w:t>
      </w:r>
      <w:r w:rsidR="002F35C1" w:rsidRPr="00903DBA">
        <w:rPr>
          <w:highlight w:val="white"/>
        </w:rPr>
        <w:t>Initializer</w:t>
      </w:r>
      <w:r w:rsidRPr="00903DBA">
        <w:rPr>
          <w:highlight w:val="white"/>
        </w:rPr>
        <w:t>Symbol.IsValue(), itemName,</w:t>
      </w:r>
    </w:p>
    <w:p w14:paraId="4329BA45" w14:textId="77777777" w:rsidR="00C04514" w:rsidRPr="00903DBA" w:rsidRDefault="00C04514" w:rsidP="00C04514">
      <w:pPr>
        <w:pStyle w:val="Code"/>
        <w:rPr>
          <w:highlight w:val="white"/>
        </w:rPr>
      </w:pPr>
      <w:r w:rsidRPr="00903DBA">
        <w:rPr>
          <w:highlight w:val="white"/>
        </w:rPr>
        <w:t xml:space="preserve">                     Message.Non__constant_enum_value);</w:t>
      </w:r>
    </w:p>
    <w:p w14:paraId="32DBBAAA" w14:textId="77777777" w:rsidR="00C04514" w:rsidRPr="00903DBA" w:rsidRDefault="00C04514" w:rsidP="00C04514">
      <w:pPr>
        <w:pStyle w:val="Code"/>
        <w:rPr>
          <w:highlight w:val="white"/>
        </w:rPr>
      </w:pPr>
      <w:r w:rsidRPr="00903DBA">
        <w:rPr>
          <w:highlight w:val="white"/>
        </w:rPr>
        <w:t xml:space="preserve">        CCompiler_Main.Parser.EnumValueStack.Pop();</w:t>
      </w:r>
    </w:p>
    <w:p w14:paraId="3294DE2E" w14:textId="434822C5" w:rsidR="00C04514" w:rsidRPr="00903DBA" w:rsidRDefault="00C04514" w:rsidP="00C04514">
      <w:pPr>
        <w:pStyle w:val="Code"/>
        <w:rPr>
          <w:highlight w:val="white"/>
        </w:rPr>
      </w:pPr>
      <w:r w:rsidRPr="00903DBA">
        <w:rPr>
          <w:highlight w:val="white"/>
        </w:rPr>
        <w:t xml:space="preserve">        value = (BigInteger) opt</w:t>
      </w:r>
      <w:r w:rsidR="002F35C1" w:rsidRPr="00903DBA">
        <w:rPr>
          <w:highlight w:val="white"/>
        </w:rPr>
        <w:t>Initializer</w:t>
      </w:r>
      <w:r w:rsidRPr="00903DBA">
        <w:rPr>
          <w:highlight w:val="white"/>
        </w:rPr>
        <w:t>Symbol.Value;</w:t>
      </w:r>
    </w:p>
    <w:p w14:paraId="141C5D0F" w14:textId="77777777" w:rsidR="00C04514" w:rsidRPr="00903DBA" w:rsidRDefault="00C04514" w:rsidP="00C04514">
      <w:pPr>
        <w:pStyle w:val="Code"/>
        <w:rPr>
          <w:highlight w:val="white"/>
        </w:rPr>
      </w:pPr>
      <w:r w:rsidRPr="00903DBA">
        <w:rPr>
          <w:highlight w:val="white"/>
        </w:rPr>
        <w:t xml:space="preserve">      }</w:t>
      </w:r>
    </w:p>
    <w:p w14:paraId="1F2AD3D4" w14:textId="77777777" w:rsidR="00C04514" w:rsidRPr="00903DBA" w:rsidRDefault="00C04514" w:rsidP="00C04514">
      <w:pPr>
        <w:pStyle w:val="Code"/>
        <w:rPr>
          <w:highlight w:val="white"/>
        </w:rPr>
      </w:pPr>
      <w:r w:rsidRPr="00903DBA">
        <w:rPr>
          <w:highlight w:val="white"/>
        </w:rPr>
        <w:t xml:space="preserve">      else {</w:t>
      </w:r>
    </w:p>
    <w:p w14:paraId="490D3B84" w14:textId="77777777" w:rsidR="00C04514" w:rsidRPr="00903DBA" w:rsidRDefault="00C04514" w:rsidP="00C04514">
      <w:pPr>
        <w:pStyle w:val="Code"/>
        <w:rPr>
          <w:highlight w:val="white"/>
        </w:rPr>
      </w:pPr>
      <w:r w:rsidRPr="00903DBA">
        <w:rPr>
          <w:highlight w:val="white"/>
        </w:rPr>
        <w:t xml:space="preserve">        value = CCompiler_Main.Parser.EnumValueStack.Pop();</w:t>
      </w:r>
    </w:p>
    <w:p w14:paraId="1BB10614" w14:textId="77777777" w:rsidR="00C04514" w:rsidRPr="00903DBA" w:rsidRDefault="00C04514" w:rsidP="00C04514">
      <w:pPr>
        <w:pStyle w:val="Code"/>
        <w:rPr>
          <w:highlight w:val="white"/>
        </w:rPr>
      </w:pPr>
      <w:r w:rsidRPr="00903DBA">
        <w:rPr>
          <w:highlight w:val="white"/>
        </w:rPr>
        <w:t xml:space="preserve">      }</w:t>
      </w:r>
    </w:p>
    <w:p w14:paraId="7142FFE9" w14:textId="77777777" w:rsidR="00C04514" w:rsidRPr="00903DBA" w:rsidRDefault="00C04514" w:rsidP="00C04514">
      <w:pPr>
        <w:pStyle w:val="Code"/>
        <w:rPr>
          <w:highlight w:val="white"/>
        </w:rPr>
      </w:pPr>
      <w:r w:rsidRPr="00903DBA">
        <w:rPr>
          <w:highlight w:val="white"/>
        </w:rPr>
        <w:t xml:space="preserve">    </w:t>
      </w:r>
    </w:p>
    <w:p w14:paraId="39715AB8" w14:textId="77777777" w:rsidR="00C04514" w:rsidRPr="00903DBA" w:rsidRDefault="00C04514" w:rsidP="00C04514">
      <w:pPr>
        <w:pStyle w:val="Code"/>
        <w:rPr>
          <w:highlight w:val="white"/>
        </w:rPr>
      </w:pPr>
      <w:r w:rsidRPr="00903DBA">
        <w:rPr>
          <w:highlight w:val="white"/>
        </w:rPr>
        <w:t xml:space="preserve">      Symbol itemSymbol = new Symbol(itemName, null, itemType, value);</w:t>
      </w:r>
    </w:p>
    <w:p w14:paraId="4CB22367" w14:textId="77777777" w:rsidR="00C04514" w:rsidRPr="00903DBA" w:rsidRDefault="00C04514" w:rsidP="00C04514">
      <w:pPr>
        <w:pStyle w:val="Code"/>
        <w:rPr>
          <w:highlight w:val="white"/>
        </w:rPr>
      </w:pPr>
      <w:r w:rsidRPr="00903DBA">
        <w:rPr>
          <w:highlight w:val="white"/>
        </w:rPr>
        <w:t xml:space="preserve">      SymbolTable.CurrentTable.AddSymbol(itemSymbol);</w:t>
      </w:r>
    </w:p>
    <w:p w14:paraId="5B758A30" w14:textId="77777777" w:rsidR="00C04514" w:rsidRPr="00903DBA" w:rsidRDefault="00C04514" w:rsidP="00C04514">
      <w:pPr>
        <w:pStyle w:val="Code"/>
        <w:rPr>
          <w:highlight w:val="white"/>
        </w:rPr>
      </w:pPr>
      <w:r w:rsidRPr="00903DBA">
        <w:rPr>
          <w:highlight w:val="white"/>
        </w:rPr>
        <w:t xml:space="preserve">      CCompiler_Main.Parser.EnumValueStack.Push(value + 1);</w:t>
      </w:r>
    </w:p>
    <w:p w14:paraId="474334C5" w14:textId="77777777" w:rsidR="00C04514" w:rsidRPr="00903DBA" w:rsidRDefault="00C04514" w:rsidP="00C04514">
      <w:pPr>
        <w:pStyle w:val="Code"/>
        <w:rPr>
          <w:highlight w:val="white"/>
        </w:rPr>
      </w:pPr>
      <w:r w:rsidRPr="00903DBA">
        <w:rPr>
          <w:highlight w:val="white"/>
        </w:rPr>
        <w:t xml:space="preserve">      return itemSymbol;</w:t>
      </w:r>
    </w:p>
    <w:p w14:paraId="784C4187" w14:textId="77777777" w:rsidR="00C04514" w:rsidRPr="00903DBA" w:rsidRDefault="00C04514" w:rsidP="00C04514">
      <w:pPr>
        <w:pStyle w:val="Code"/>
        <w:rPr>
          <w:highlight w:val="white"/>
        </w:rPr>
      </w:pPr>
      <w:r w:rsidRPr="00903DBA">
        <w:rPr>
          <w:highlight w:val="white"/>
        </w:rPr>
        <w:t xml:space="preserve">    }</w:t>
      </w:r>
    </w:p>
    <w:p w14:paraId="207AE1B0" w14:textId="2D8E97FD" w:rsidR="00C04514" w:rsidRPr="00903DBA" w:rsidRDefault="0076643D" w:rsidP="0076643D">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w:t>
      </w:r>
      <w:r w:rsidR="00022A0D" w:rsidRPr="00903DBA">
        <w:rPr>
          <w:highlight w:val="white"/>
        </w:rPr>
        <w:t xml:space="preserve"> </w:t>
      </w:r>
      <w:r w:rsidR="005E406E" w:rsidRPr="00903DBA">
        <w:rPr>
          <w:highlight w:val="white"/>
        </w:rPr>
        <w:t xml:space="preserve">add the enumerator to the current symbol </w:t>
      </w:r>
      <w:r w:rsidR="001476AE" w:rsidRPr="00903DBA">
        <w:rPr>
          <w:highlight w:val="white"/>
        </w:rPr>
        <w:t>table if</w:t>
      </w:r>
      <w:r w:rsidR="005E406E" w:rsidRPr="00903DBA">
        <w:rPr>
          <w:highlight w:val="white"/>
        </w:rPr>
        <w:t xml:space="preserve"> </w:t>
      </w:r>
      <w:r w:rsidR="00C13273" w:rsidRPr="00903DBA">
        <w:rPr>
          <w:highlight w:val="white"/>
        </w:rPr>
        <w:t>opti</w:t>
      </w:r>
      <w:r w:rsidR="00263D14" w:rsidRPr="00903DBA">
        <w:rPr>
          <w:highlight w:val="white"/>
        </w:rPr>
        <w:t>o</w:t>
      </w:r>
      <w:r w:rsidR="00C13273" w:rsidRPr="00903DBA">
        <w:rPr>
          <w:highlight w:val="white"/>
        </w:rPr>
        <w:t>nal nam</w:t>
      </w:r>
      <w:r w:rsidR="00263D14" w:rsidRPr="00903DBA">
        <w:rPr>
          <w:highlight w:val="white"/>
        </w:rPr>
        <w:t>e</w:t>
      </w:r>
      <w:r w:rsidR="00C13273" w:rsidRPr="00903DBA">
        <w:rPr>
          <w:highlight w:val="white"/>
        </w:rPr>
        <w:t xml:space="preserve"> is not null.</w:t>
      </w:r>
    </w:p>
    <w:p w14:paraId="302896AE" w14:textId="77777777" w:rsidR="009931FF" w:rsidRPr="00903DBA" w:rsidRDefault="00C04514" w:rsidP="00C04514">
      <w:pPr>
        <w:pStyle w:val="Code"/>
        <w:rPr>
          <w:highlight w:val="white"/>
        </w:rPr>
      </w:pPr>
      <w:r w:rsidRPr="00903DBA">
        <w:rPr>
          <w:highlight w:val="white"/>
        </w:rPr>
        <w:t xml:space="preserve">    public static Type EnumSpecifier(string optionalName,</w:t>
      </w:r>
    </w:p>
    <w:p w14:paraId="2530EA57" w14:textId="4393397E" w:rsidR="00C04514" w:rsidRPr="00903DBA" w:rsidRDefault="009931FF" w:rsidP="00C04514">
      <w:pPr>
        <w:pStyle w:val="Code"/>
        <w:rPr>
          <w:highlight w:val="white"/>
        </w:rPr>
      </w:pPr>
      <w:r w:rsidRPr="00903DBA">
        <w:rPr>
          <w:highlight w:val="white"/>
        </w:rPr>
        <w:t xml:space="preserve">                                    </w:t>
      </w:r>
      <w:r w:rsidR="00C04514" w:rsidRPr="00903DBA">
        <w:rPr>
          <w:highlight w:val="white"/>
        </w:rPr>
        <w:t xml:space="preserve"> ISet&lt;Pair&lt;Symbol,bool&gt;&gt; enumSet) {</w:t>
      </w:r>
    </w:p>
    <w:p w14:paraId="609AD76E" w14:textId="77777777" w:rsidR="00C04514" w:rsidRPr="00903DBA" w:rsidRDefault="00C04514" w:rsidP="00C04514">
      <w:pPr>
        <w:pStyle w:val="Code"/>
        <w:rPr>
          <w:highlight w:val="white"/>
        </w:rPr>
      </w:pPr>
      <w:r w:rsidRPr="00903DBA">
        <w:rPr>
          <w:highlight w:val="white"/>
        </w:rPr>
        <w:t xml:space="preserve">      Type enumType = new Type(Sort.Enumeration, enumSet);</w:t>
      </w:r>
    </w:p>
    <w:p w14:paraId="2F479045" w14:textId="77777777" w:rsidR="00C04514" w:rsidRPr="00903DBA" w:rsidRDefault="00C04514" w:rsidP="00C04514">
      <w:pPr>
        <w:pStyle w:val="Code"/>
        <w:rPr>
          <w:highlight w:val="white"/>
        </w:rPr>
      </w:pPr>
    </w:p>
    <w:p w14:paraId="677683D3" w14:textId="77777777" w:rsidR="00C04514" w:rsidRPr="00903DBA" w:rsidRDefault="00C04514" w:rsidP="00C04514">
      <w:pPr>
        <w:pStyle w:val="Code"/>
        <w:rPr>
          <w:highlight w:val="white"/>
        </w:rPr>
      </w:pPr>
      <w:r w:rsidRPr="00903DBA">
        <w:rPr>
          <w:highlight w:val="white"/>
        </w:rPr>
        <w:t xml:space="preserve">      if (optionalName != null) {</w:t>
      </w:r>
    </w:p>
    <w:p w14:paraId="48AC30E9" w14:textId="77777777" w:rsidR="00C04514" w:rsidRPr="00903DBA" w:rsidRDefault="00C04514" w:rsidP="00C04514">
      <w:pPr>
        <w:pStyle w:val="Code"/>
        <w:rPr>
          <w:highlight w:val="white"/>
        </w:rPr>
      </w:pPr>
      <w:r w:rsidRPr="00903DBA">
        <w:rPr>
          <w:highlight w:val="white"/>
        </w:rPr>
        <w:t xml:space="preserve">        SymbolTable.CurrentTable.AddTag(optionalName, enumType);</w:t>
      </w:r>
    </w:p>
    <w:p w14:paraId="10DD2CC5" w14:textId="77777777" w:rsidR="00C04514" w:rsidRPr="00903DBA" w:rsidRDefault="00C04514" w:rsidP="00C04514">
      <w:pPr>
        <w:pStyle w:val="Code"/>
        <w:rPr>
          <w:highlight w:val="white"/>
        </w:rPr>
      </w:pPr>
      <w:r w:rsidRPr="00903DBA">
        <w:rPr>
          <w:highlight w:val="white"/>
        </w:rPr>
        <w:t xml:space="preserve">      }</w:t>
      </w:r>
    </w:p>
    <w:p w14:paraId="100B380B" w14:textId="77777777" w:rsidR="00C04514" w:rsidRPr="00903DBA" w:rsidRDefault="00C04514" w:rsidP="00C04514">
      <w:pPr>
        <w:pStyle w:val="Code"/>
        <w:rPr>
          <w:highlight w:val="white"/>
        </w:rPr>
      </w:pPr>
    </w:p>
    <w:p w14:paraId="1971B37F" w14:textId="77777777" w:rsidR="00C04514" w:rsidRPr="00903DBA" w:rsidRDefault="00C04514" w:rsidP="00C04514">
      <w:pPr>
        <w:pStyle w:val="Code"/>
        <w:rPr>
          <w:highlight w:val="white"/>
        </w:rPr>
      </w:pPr>
      <w:r w:rsidRPr="00903DBA">
        <w:rPr>
          <w:highlight w:val="white"/>
        </w:rPr>
        <w:t xml:space="preserve">      return enumType;</w:t>
      </w:r>
    </w:p>
    <w:p w14:paraId="39FFDD23" w14:textId="77777777" w:rsidR="00C04514" w:rsidRPr="00903DBA" w:rsidRDefault="00C04514" w:rsidP="00C04514">
      <w:pPr>
        <w:pStyle w:val="Code"/>
        <w:rPr>
          <w:highlight w:val="white"/>
        </w:rPr>
      </w:pPr>
      <w:r w:rsidRPr="00903DBA">
        <w:rPr>
          <w:highlight w:val="white"/>
        </w:rPr>
        <w:t xml:space="preserve">    }</w:t>
      </w:r>
    </w:p>
    <w:p w14:paraId="27D364ED" w14:textId="3A08A6C0" w:rsidR="00C04514" w:rsidRPr="00903DBA" w:rsidRDefault="003976FF" w:rsidP="003976FF">
      <w:pPr>
        <w:rPr>
          <w:highlight w:val="white"/>
        </w:rPr>
      </w:pPr>
      <w:r w:rsidRPr="00903DBA">
        <w:rPr>
          <w:highlight w:val="white"/>
        </w:rPr>
        <w:t xml:space="preserve">The </w:t>
      </w:r>
      <w:r w:rsidRPr="00903DBA">
        <w:rPr>
          <w:rStyle w:val="KeyWord0"/>
          <w:highlight w:val="white"/>
        </w:rPr>
        <w:t>LookupE</w:t>
      </w:r>
      <w:r w:rsidR="00DB12FA" w:rsidRPr="00903DBA">
        <w:rPr>
          <w:rStyle w:val="KeyWord0"/>
          <w:highlight w:val="white"/>
        </w:rPr>
        <w:t>num</w:t>
      </w:r>
      <w:r w:rsidRPr="00903DBA">
        <w:rPr>
          <w:highlight w:val="white"/>
        </w:rPr>
        <w:t xml:space="preserve"> method </w:t>
      </w:r>
      <w:r w:rsidR="007F0CF8" w:rsidRPr="00903DBA">
        <w:rPr>
          <w:highlight w:val="white"/>
        </w:rPr>
        <w:t>looks up the name of an enumeration. Technically, there is no meaning by looking up an enumeration name since an enumeration value has the signed integer type. However, if an unknown name is refereed</w:t>
      </w:r>
      <w:r w:rsidR="00076038" w:rsidRPr="00903DBA">
        <w:rPr>
          <w:highlight w:val="white"/>
        </w:rPr>
        <w:t xml:space="preserve">, an error shall be reported. The following code is value only if an enumeration with the name </w:t>
      </w:r>
      <w:r w:rsidR="00DA563D" w:rsidRPr="00903DBA">
        <w:rPr>
          <w:rStyle w:val="KeyWord0"/>
          <w:highlight w:val="white"/>
        </w:rPr>
        <w:t>CarMake</w:t>
      </w:r>
      <w:r w:rsidR="00DA563D" w:rsidRPr="00903DBA">
        <w:rPr>
          <w:highlight w:val="white"/>
        </w:rPr>
        <w:t xml:space="preserve"> has earlier been defined.</w:t>
      </w:r>
    </w:p>
    <w:p w14:paraId="34247F8E" w14:textId="6EDA3292" w:rsidR="00076038" w:rsidRPr="00903DBA" w:rsidRDefault="00DA563D" w:rsidP="00076038">
      <w:pPr>
        <w:pStyle w:val="Code"/>
        <w:rPr>
          <w:highlight w:val="white"/>
        </w:rPr>
      </w:pPr>
      <w:r w:rsidRPr="00903DBA">
        <w:rPr>
          <w:highlight w:val="white"/>
        </w:rPr>
        <w:t>Enum CarMake car;</w:t>
      </w:r>
    </w:p>
    <w:p w14:paraId="7F927C86" w14:textId="77777777" w:rsidR="00076038" w:rsidRPr="00903DBA" w:rsidRDefault="00076038" w:rsidP="00076038">
      <w:pPr>
        <w:pStyle w:val="CodeHeader"/>
        <w:rPr>
          <w:highlight w:val="white"/>
        </w:rPr>
      </w:pPr>
      <w:r w:rsidRPr="00903DBA">
        <w:rPr>
          <w:highlight w:val="white"/>
        </w:rPr>
        <w:t>MiddleCodeGenerator.cs</w:t>
      </w:r>
    </w:p>
    <w:p w14:paraId="73D3B06F" w14:textId="77777777" w:rsidR="00C04514" w:rsidRPr="00903DBA" w:rsidRDefault="00C04514" w:rsidP="00C04514">
      <w:pPr>
        <w:pStyle w:val="Code"/>
        <w:rPr>
          <w:highlight w:val="white"/>
        </w:rPr>
      </w:pPr>
      <w:r w:rsidRPr="00903DBA">
        <w:rPr>
          <w:highlight w:val="white"/>
        </w:rPr>
        <w:t xml:space="preserve">    public static Type LookupEnum(string name) {</w:t>
      </w:r>
    </w:p>
    <w:p w14:paraId="1B249873" w14:textId="77777777" w:rsidR="00C04514" w:rsidRPr="00903DBA" w:rsidRDefault="00C04514" w:rsidP="00C04514">
      <w:pPr>
        <w:pStyle w:val="Code"/>
        <w:rPr>
          <w:highlight w:val="white"/>
        </w:rPr>
      </w:pPr>
      <w:r w:rsidRPr="00903DBA">
        <w:rPr>
          <w:highlight w:val="white"/>
        </w:rPr>
        <w:t xml:space="preserve">      Type type = SymbolTable.CurrentTable.LookupTag(name, Sort.Enumeration);</w:t>
      </w:r>
    </w:p>
    <w:p w14:paraId="65F92CA5" w14:textId="1842C67B" w:rsidR="00C04514" w:rsidRPr="00903DBA" w:rsidRDefault="00C04514" w:rsidP="00C04514">
      <w:pPr>
        <w:pStyle w:val="Code"/>
        <w:rPr>
          <w:highlight w:val="white"/>
        </w:rPr>
      </w:pPr>
      <w:r w:rsidRPr="00903DBA">
        <w:rPr>
          <w:highlight w:val="white"/>
        </w:rPr>
        <w:t xml:space="preserve">      Assert.Error(type != null</w:t>
      </w:r>
      <w:r w:rsidR="007246A2" w:rsidRPr="00903DBA">
        <w:rPr>
          <w:highlight w:val="white"/>
        </w:rPr>
        <w:t xml:space="preserve">, name, </w:t>
      </w:r>
      <w:r w:rsidRPr="00903DBA">
        <w:rPr>
          <w:highlight w:val="white"/>
        </w:rPr>
        <w:t>Message.Tag_not_found);</w:t>
      </w:r>
    </w:p>
    <w:p w14:paraId="2332B0FA" w14:textId="77777777" w:rsidR="00C04514" w:rsidRPr="00903DBA" w:rsidRDefault="00C04514" w:rsidP="00C04514">
      <w:pPr>
        <w:pStyle w:val="Code"/>
        <w:rPr>
          <w:highlight w:val="white"/>
        </w:rPr>
      </w:pPr>
      <w:r w:rsidRPr="00903DBA">
        <w:rPr>
          <w:highlight w:val="white"/>
        </w:rPr>
        <w:t xml:space="preserve">      return type;</w:t>
      </w:r>
    </w:p>
    <w:p w14:paraId="6ABC2409" w14:textId="46D2F12E" w:rsidR="00C04514" w:rsidRPr="00903DBA" w:rsidRDefault="00C04514" w:rsidP="00C04514">
      <w:pPr>
        <w:pStyle w:val="Code"/>
        <w:rPr>
          <w:highlight w:val="white"/>
        </w:rPr>
      </w:pPr>
      <w:r w:rsidRPr="00903DBA">
        <w:rPr>
          <w:highlight w:val="white"/>
        </w:rPr>
        <w:t xml:space="preserve">    }</w:t>
      </w:r>
    </w:p>
    <w:p w14:paraId="10EEAA31" w14:textId="77777777" w:rsidR="00DB7DA3" w:rsidRPr="00903DBA" w:rsidRDefault="00DB7DA3" w:rsidP="00DB7DA3">
      <w:pPr>
        <w:pStyle w:val="Rubrik3"/>
        <w:rPr>
          <w:highlight w:val="white"/>
        </w:rPr>
      </w:pPr>
      <w:bookmarkStart w:id="38" w:name="_Toc57655991"/>
      <w:r w:rsidRPr="00903DBA">
        <w:rPr>
          <w:highlight w:val="white"/>
        </w:rPr>
        <w:t>Declarator</w:t>
      </w:r>
      <w:bookmarkEnd w:id="38"/>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lastRenderedPageBreak/>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903DBA" w:rsidRDefault="002F6A71" w:rsidP="002F6A71">
      <w:pPr>
        <w:pStyle w:val="Liststycke"/>
        <w:numPr>
          <w:ilvl w:val="0"/>
          <w:numId w:val="169"/>
        </w:numPr>
        <w:rPr>
          <w:rStyle w:val="KeyWord0"/>
          <w:b w:val="0"/>
          <w:noProof w:val="0"/>
          <w:highlight w:val="white"/>
        </w:rPr>
      </w:pPr>
      <w:r w:rsidRPr="00903DBA">
        <w:rPr>
          <w:highlight w:val="white"/>
        </w:rPr>
        <w:t>Simple</w:t>
      </w:r>
      <w:r w:rsidR="005F5539" w:rsidRPr="00903DBA">
        <w:rPr>
          <w:highlight w:val="white"/>
        </w:rPr>
        <w:t>, such as</w:t>
      </w:r>
      <w:r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w:t>
      </w:r>
    </w:p>
    <w:p w14:paraId="36D8DBE9" w14:textId="6FD1A35E" w:rsidR="000200BA" w:rsidRPr="00903DBA" w:rsidRDefault="00DC4D43" w:rsidP="00C22901">
      <w:pPr>
        <w:pStyle w:val="Liststycke"/>
        <w:numPr>
          <w:ilvl w:val="0"/>
          <w:numId w:val="169"/>
        </w:numPr>
        <w:rPr>
          <w:rStyle w:val="KeyWord0"/>
          <w:b w:val="0"/>
          <w:noProof w:val="0"/>
          <w:highlight w:val="white"/>
        </w:rPr>
      </w:pPr>
      <w:r w:rsidRPr="00903DBA">
        <w:rPr>
          <w:highlight w:val="white"/>
        </w:rPr>
        <w:t xml:space="preserve">With </w:t>
      </w:r>
      <w:r w:rsidR="00C22901" w:rsidRPr="00903DBA">
        <w:rPr>
          <w:highlight w:val="white"/>
        </w:rPr>
        <w:t xml:space="preserve">initialization, </w:t>
      </w:r>
      <w:r w:rsidR="005F5539" w:rsidRPr="00903DBA">
        <w:rPr>
          <w:highlight w:val="white"/>
        </w:rPr>
        <w:t xml:space="preserve">such as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p>
    <w:p w14:paraId="441DF106" w14:textId="358B2A0C" w:rsidR="007C241D" w:rsidRPr="00903DBA" w:rsidRDefault="00DC4D43" w:rsidP="00C22901">
      <w:pPr>
        <w:pStyle w:val="Liststycke"/>
        <w:numPr>
          <w:ilvl w:val="0"/>
          <w:numId w:val="169"/>
        </w:numPr>
        <w:rPr>
          <w:rStyle w:val="KeyWord0"/>
          <w:b w:val="0"/>
          <w:noProof w:val="0"/>
          <w:highlight w:val="white"/>
        </w:rPr>
      </w:pPr>
      <w:r w:rsidRPr="00903DBA">
        <w:rPr>
          <w:highlight w:val="white"/>
        </w:rPr>
        <w:t>With b</w:t>
      </w:r>
      <w:r w:rsidR="007C241D" w:rsidRPr="00903DBA">
        <w:rPr>
          <w:highlight w:val="white"/>
        </w:rPr>
        <w:t>itfield</w:t>
      </w:r>
      <w:r w:rsidR="0096580A" w:rsidRPr="00903DBA">
        <w:rPr>
          <w:highlight w:val="white"/>
        </w:rPr>
        <w:t>, only allowed in structs</w:t>
      </w:r>
      <w:r w:rsidR="005F5539" w:rsidRPr="00903DBA">
        <w:rPr>
          <w:highlight w:val="white"/>
        </w:rPr>
        <w:t>, such as</w:t>
      </w:r>
      <w:r w:rsidR="007C241D"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r w:rsidR="00B62405" w:rsidRPr="00903DBA">
        <w:rPr>
          <w:highlight w:val="white"/>
        </w:rPr>
        <w:t xml:space="preserve"> or </w:t>
      </w:r>
      <w:r w:rsidR="00B62405" w:rsidRPr="00903DBA">
        <w:rPr>
          <w:rStyle w:val="KeyWord0"/>
          <w:highlight w:val="white"/>
        </w:rPr>
        <w:t>int : 3;</w:t>
      </w:r>
    </w:p>
    <w:p w14:paraId="639D14B3" w14:textId="3BCCF054" w:rsidR="005F5539" w:rsidRPr="00903DBA" w:rsidRDefault="000200BA" w:rsidP="005F5539">
      <w:pPr>
        <w:rPr>
          <w:highlight w:val="white"/>
        </w:rPr>
      </w:pPr>
      <w:r w:rsidRPr="00903DBA">
        <w:rPr>
          <w:highlight w:val="white"/>
        </w:rPr>
        <w:t>Note that the declarator can be omitted in the bitfield case. Also n</w:t>
      </w:r>
      <w:r w:rsidR="005F5539" w:rsidRPr="00903DBA">
        <w:rPr>
          <w:highlight w:val="white"/>
        </w:rPr>
        <w:t xml:space="preserve">ote that it is not possible to combine </w:t>
      </w:r>
      <w:r w:rsidRPr="00903DBA">
        <w:rPr>
          <w:highlight w:val="white"/>
        </w:rPr>
        <w:t xml:space="preserve">initialization </w:t>
      </w:r>
      <w:r w:rsidR="00950350" w:rsidRPr="00903DBA">
        <w:rPr>
          <w:highlight w:val="white"/>
        </w:rPr>
        <w:t>and bitfield.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36A41BDE" w14:textId="77777777" w:rsidR="00215100" w:rsidRPr="00903DBA" w:rsidRDefault="00215100" w:rsidP="00215100">
      <w:pPr>
        <w:pStyle w:val="Code"/>
        <w:rPr>
          <w:highlight w:val="white"/>
        </w:rPr>
      </w:pPr>
      <w:r w:rsidRPr="00903DBA">
        <w:rPr>
          <w:highlight w:val="white"/>
        </w:rPr>
        <w:t xml:space="preserve">    };</w:t>
      </w:r>
    </w:p>
    <w:p w14:paraId="3442421C" w14:textId="760229DE" w:rsidR="00DB7ED7" w:rsidRPr="00903DBA" w:rsidRDefault="00CC2173" w:rsidP="00CC2173">
      <w:pPr>
        <w:pStyle w:val="CodeHeader"/>
        <w:rPr>
          <w:highlight w:val="white"/>
        </w:rPr>
      </w:pPr>
      <w:r w:rsidRPr="00903DBA">
        <w:rPr>
          <w:highlight w:val="white"/>
        </w:rPr>
        <w:t>MainParser.gppg</w:t>
      </w:r>
    </w:p>
    <w:p w14:paraId="03583944" w14:textId="61335054"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4769E28A" w:rsidR="0013125E" w:rsidRPr="00903DBA" w:rsidRDefault="0013125E" w:rsidP="009013A8">
      <w:pPr>
        <w:pStyle w:val="Code"/>
        <w:rPr>
          <w:highlight w:val="white"/>
        </w:rPr>
      </w:pPr>
      <w:r w:rsidRPr="00903DBA">
        <w:rPr>
          <w:highlight w:val="white"/>
        </w:rPr>
        <w:t xml:space="preserve">      MiddleCodeGenerator.Declarator(SpecifierStack.Peek(),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7777777" w:rsidR="0013125E" w:rsidRPr="00903DBA" w:rsidRDefault="0013125E" w:rsidP="009013A8">
      <w:pPr>
        <w:pStyle w:val="Code"/>
        <w:rPr>
          <w:highlight w:val="white"/>
        </w:rPr>
      </w:pPr>
      <w:r w:rsidRPr="00903DBA">
        <w:rPr>
          <w:highlight w:val="white"/>
        </w:rPr>
        <w:t xml:space="preserve">             (SpecifierStack.Peek(),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77777777" w:rsidR="0013125E" w:rsidRPr="00903DBA" w:rsidRDefault="0013125E" w:rsidP="009013A8">
      <w:pPr>
        <w:pStyle w:val="Code"/>
        <w:rPr>
          <w:highlight w:val="white"/>
        </w:rPr>
      </w:pPr>
      <w:r w:rsidRPr="00903DBA">
        <w:rPr>
          <w:highlight w:val="white"/>
        </w:rPr>
        <w:t xml:space="preserve">        (SpecifierStack.Peek(),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3DF73A2C" w14:textId="30BDE8BA" w:rsidR="00E706EE" w:rsidRPr="00903DBA" w:rsidRDefault="00E706EE" w:rsidP="00E706EE">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w:t>
      </w:r>
      <w:r w:rsidR="00A844D1" w:rsidRPr="00903DBA">
        <w:rPr>
          <w:highlight w:val="white"/>
        </w:rPr>
        <w:t xml:space="preserve"> The declarator is possible made up by a </w:t>
      </w:r>
      <w:r w:rsidR="00142119" w:rsidRPr="00903DBA">
        <w:rPr>
          <w:highlight w:val="white"/>
        </w:rPr>
        <w:t>sequence of pointer, array, or functions declarations, and we add the type of the specifier as the end type of the declarator.</w:t>
      </w:r>
    </w:p>
    <w:p w14:paraId="5CB41938" w14:textId="5E2EC180" w:rsidR="00806795" w:rsidRPr="00903DBA" w:rsidRDefault="008D1660" w:rsidP="008D1660">
      <w:pPr>
        <w:pStyle w:val="CodeHeader"/>
        <w:rPr>
          <w:highlight w:val="white"/>
        </w:rPr>
      </w:pPr>
      <w:r w:rsidRPr="00903DBA">
        <w:rPr>
          <w:highlight w:val="white"/>
        </w:rPr>
        <w:t>MiddleCodeGenerator.cs</w:t>
      </w:r>
    </w:p>
    <w:p w14:paraId="314D5351" w14:textId="762DBBEF" w:rsidR="005C422F" w:rsidRPr="00903DBA" w:rsidRDefault="005C422F" w:rsidP="005C422F">
      <w:pPr>
        <w:pStyle w:val="Code"/>
        <w:rPr>
          <w:highlight w:val="white"/>
        </w:rPr>
      </w:pPr>
      <w:r w:rsidRPr="00903DBA">
        <w:rPr>
          <w:highlight w:val="white"/>
        </w:rPr>
        <w:t xml:space="preserve">    public static void Declarator(Specifier specifier, Declarator declarator){</w:t>
      </w:r>
    </w:p>
    <w:p w14:paraId="43553235" w14:textId="77777777" w:rsidR="00E706EE" w:rsidRPr="00903DBA" w:rsidRDefault="00E706EE" w:rsidP="00E706EE">
      <w:pPr>
        <w:pStyle w:val="Code"/>
        <w:rPr>
          <w:highlight w:val="white"/>
        </w:rPr>
      </w:pPr>
      <w:r w:rsidRPr="00903DBA">
        <w:rPr>
          <w:highlight w:val="white"/>
        </w:rPr>
        <w:t xml:space="preserve">      declarator.Add(specifier.Type);</w:t>
      </w:r>
    </w:p>
    <w:p w14:paraId="56B1FCAB" w14:textId="13FA076A" w:rsidR="005C422F" w:rsidRPr="00903DBA" w:rsidRDefault="001C4770" w:rsidP="001C4770">
      <w:pPr>
        <w:rPr>
          <w:highlight w:val="white"/>
        </w:rPr>
      </w:pPr>
      <w:r w:rsidRPr="00903DBA">
        <w:rPr>
          <w:highlight w:val="white"/>
        </w:rPr>
        <w:t>A function can only hold extern</w:t>
      </w:r>
      <w:r w:rsidR="00E91FFE" w:rsidRPr="00903DBA">
        <w:rPr>
          <w:highlight w:val="white"/>
        </w:rPr>
        <w:t xml:space="preserve"> or static storage.</w:t>
      </w:r>
      <w:r w:rsidR="00764180" w:rsidRPr="00903DBA">
        <w:rPr>
          <w:highlight w:val="white"/>
        </w:rPr>
        <w:t xml:space="preserve"> This is in fact the only storage check that is performed outside the </w:t>
      </w:r>
      <w:r w:rsidR="00764180" w:rsidRPr="00903DBA">
        <w:rPr>
          <w:rStyle w:val="KeyWord0"/>
          <w:highlight w:val="white"/>
        </w:rPr>
        <w:t>Specifier</w:t>
      </w:r>
      <w:r w:rsidR="00764180" w:rsidRPr="00903DBA">
        <w:rPr>
          <w:highlight w:val="white"/>
        </w:rPr>
        <w:t xml:space="preserve"> class of </w:t>
      </w:r>
      <w:r w:rsidR="008A2579" w:rsidRPr="00903DBA">
        <w:rPr>
          <w:highlight w:val="white"/>
        </w:rPr>
        <w:t>Chapter</w:t>
      </w:r>
      <w:r w:rsidR="00764180" w:rsidRPr="00903DBA">
        <w:rPr>
          <w:highlight w:val="white"/>
        </w:rPr>
        <w:t xml:space="preserve"> </w:t>
      </w:r>
      <w:r w:rsidR="008A2579" w:rsidRPr="00903DBA">
        <w:rPr>
          <w:highlight w:val="white"/>
        </w:rPr>
        <w:fldChar w:fldCharType="begin"/>
      </w:r>
      <w:r w:rsidR="008A2579" w:rsidRPr="00903DBA">
        <w:rPr>
          <w:highlight w:val="white"/>
        </w:rPr>
        <w:instrText xml:space="preserve"> REF _Ref54264860 \r \h </w:instrText>
      </w:r>
      <w:r w:rsidR="008A2579" w:rsidRPr="00903DBA">
        <w:rPr>
          <w:highlight w:val="white"/>
        </w:rPr>
      </w:r>
      <w:r w:rsidR="008A2579" w:rsidRPr="00903DBA">
        <w:rPr>
          <w:highlight w:val="white"/>
        </w:rPr>
        <w:fldChar w:fldCharType="separate"/>
      </w:r>
      <w:r w:rsidR="005F7BC3" w:rsidRPr="00903DBA">
        <w:rPr>
          <w:highlight w:val="white"/>
        </w:rPr>
        <w:t>4</w:t>
      </w:r>
      <w:r w:rsidR="008A2579" w:rsidRPr="00903DBA">
        <w:rPr>
          <w:highlight w:val="white"/>
        </w:rPr>
        <w:fldChar w:fldCharType="end"/>
      </w:r>
      <w:r w:rsidR="00764180" w:rsidRPr="00903DBA">
        <w:rPr>
          <w:highlight w:val="white"/>
        </w:rPr>
        <w:t xml:space="preserve">, since </w:t>
      </w:r>
      <w:r w:rsidR="000421C2" w:rsidRPr="00903DBA">
        <w:rPr>
          <w:highlight w:val="white"/>
        </w:rPr>
        <w:t xml:space="preserve">we need the declarator to decide that </w:t>
      </w:r>
      <w:r w:rsidR="00867D91" w:rsidRPr="00903DBA">
        <w:rPr>
          <w:highlight w:val="white"/>
        </w:rPr>
        <w:t>it</w:t>
      </w:r>
      <w:r w:rsidR="000421C2" w:rsidRPr="00903DBA">
        <w:rPr>
          <w:highlight w:val="white"/>
        </w:rPr>
        <w:t xml:space="preserve"> is </w:t>
      </w:r>
      <w:r w:rsidR="003D5879" w:rsidRPr="00903DBA">
        <w:rPr>
          <w:highlight w:val="white"/>
        </w:rPr>
        <w:t xml:space="preserve">in fact </w:t>
      </w:r>
      <w:r w:rsidR="000421C2" w:rsidRPr="00903DBA">
        <w:rPr>
          <w:highlight w:val="white"/>
        </w:rPr>
        <w:t>a function</w:t>
      </w:r>
      <w:r w:rsidR="003B31D1" w:rsidRPr="00903DBA">
        <w:rPr>
          <w:highlight w:val="white"/>
        </w:rPr>
        <w:t xml:space="preserve"> declaration</w:t>
      </w:r>
      <w:r w:rsidR="000421C2" w:rsidRPr="00903DBA">
        <w:rPr>
          <w:highlight w:val="white"/>
        </w:rPr>
        <w:t>.</w:t>
      </w:r>
    </w:p>
    <w:p w14:paraId="6A5214F9" w14:textId="77777777" w:rsidR="00390325" w:rsidRPr="00903DBA" w:rsidRDefault="00390325" w:rsidP="00390325">
      <w:pPr>
        <w:pStyle w:val="Code"/>
        <w:rPr>
          <w:highlight w:val="white"/>
        </w:rPr>
      </w:pPr>
      <w:r w:rsidRPr="00903DBA">
        <w:rPr>
          <w:highlight w:val="white"/>
        </w:rPr>
        <w:t xml:space="preserve">      Storage storage = specifier.Storage;</w:t>
      </w:r>
    </w:p>
    <w:p w14:paraId="05370032" w14:textId="77777777" w:rsidR="005C422F" w:rsidRPr="00903DBA" w:rsidRDefault="005C422F" w:rsidP="005C422F">
      <w:pPr>
        <w:pStyle w:val="Code"/>
        <w:rPr>
          <w:highlight w:val="white"/>
        </w:rPr>
      </w:pPr>
      <w:r w:rsidRPr="00903DBA">
        <w:rPr>
          <w:highlight w:val="white"/>
        </w:rPr>
        <w:t xml:space="preserve">      if (declarator.Type.IsFunction()) {</w:t>
      </w:r>
    </w:p>
    <w:p w14:paraId="3DE0337A" w14:textId="77777777" w:rsidR="00E41D6D" w:rsidRPr="00903DBA" w:rsidRDefault="005C422F" w:rsidP="005C422F">
      <w:pPr>
        <w:pStyle w:val="Code"/>
        <w:rPr>
          <w:highlight w:val="white"/>
        </w:rPr>
      </w:pPr>
      <w:r w:rsidRPr="00903DBA">
        <w:rPr>
          <w:highlight w:val="white"/>
        </w:rPr>
        <w:t xml:space="preserve">        Assert.Error((storage == Storage.Static) ||</w:t>
      </w:r>
    </w:p>
    <w:p w14:paraId="22CAFF71" w14:textId="37ECBFDC" w:rsidR="005C422F" w:rsidRPr="00903DBA" w:rsidRDefault="00E41D6D" w:rsidP="005C422F">
      <w:pPr>
        <w:pStyle w:val="Code"/>
        <w:rPr>
          <w:highlight w:val="white"/>
        </w:rPr>
      </w:pPr>
      <w:r w:rsidRPr="00903DBA">
        <w:rPr>
          <w:highlight w:val="white"/>
        </w:rPr>
        <w:t xml:space="preserve">                    </w:t>
      </w:r>
      <w:r w:rsidR="005C422F" w:rsidRPr="00903DBA">
        <w:rPr>
          <w:highlight w:val="white"/>
        </w:rPr>
        <w:t xml:space="preserve"> (storage == Storage.Extern),  storage, Message.</w:t>
      </w:r>
    </w:p>
    <w:p w14:paraId="60B669CA" w14:textId="40ED72F7" w:rsidR="005C422F" w:rsidRPr="00903DBA" w:rsidRDefault="00571936" w:rsidP="005C422F">
      <w:pPr>
        <w:pStyle w:val="Code"/>
        <w:rPr>
          <w:highlight w:val="white"/>
        </w:rPr>
      </w:pPr>
      <w:r w:rsidRPr="00903DBA">
        <w:rPr>
          <w:highlight w:val="white"/>
        </w:rPr>
        <w:t xml:space="preserve">          </w:t>
      </w:r>
      <w:r w:rsidR="001C4770" w:rsidRPr="00903DBA">
        <w:rPr>
          <w:highlight w:val="white"/>
        </w:rPr>
        <w:t>Only_extern_or_static_storage_allowed_for_functions</w:t>
      </w:r>
      <w:r w:rsidR="005C422F" w:rsidRPr="00903DBA">
        <w:rPr>
          <w:highlight w:val="white"/>
        </w:rPr>
        <w:t>);</w:t>
      </w:r>
    </w:p>
    <w:p w14:paraId="51055F1F" w14:textId="77777777" w:rsidR="005C422F" w:rsidRPr="00903DBA" w:rsidRDefault="005C422F" w:rsidP="005C422F">
      <w:pPr>
        <w:pStyle w:val="Code"/>
        <w:rPr>
          <w:highlight w:val="white"/>
        </w:rPr>
      </w:pPr>
      <w:r w:rsidRPr="00903DBA">
        <w:rPr>
          <w:highlight w:val="white"/>
        </w:rPr>
        <w:t xml:space="preserve">      }</w:t>
      </w:r>
    </w:p>
    <w:p w14:paraId="561F01F3" w14:textId="20133C86" w:rsidR="005C422F" w:rsidRPr="00903DBA" w:rsidRDefault="005D38A4" w:rsidP="005D38A4">
      <w:pPr>
        <w:rPr>
          <w:highlight w:val="white"/>
        </w:rPr>
      </w:pPr>
      <w:r w:rsidRPr="00903DBA">
        <w:rPr>
          <w:highlight w:val="white"/>
        </w:rPr>
        <w:t xml:space="preserve">We create the symbol holding the </w:t>
      </w:r>
      <w:r w:rsidR="00C1070A" w:rsidRPr="00903DBA">
        <w:rPr>
          <w:highlight w:val="white"/>
        </w:rPr>
        <w:t>name</w:t>
      </w:r>
      <w:r w:rsidR="00A844D1" w:rsidRPr="00903DBA">
        <w:rPr>
          <w:highlight w:val="white"/>
        </w:rPr>
        <w:t>, external linkage, storage, and type of the declarator</w:t>
      </w:r>
      <w:r w:rsidR="002B5FDA" w:rsidRPr="00903DBA">
        <w:rPr>
          <w:highlight w:val="white"/>
        </w:rPr>
        <w:t>, and add it to the current symbol table.</w:t>
      </w:r>
    </w:p>
    <w:p w14:paraId="52807267" w14:textId="132A908B" w:rsidR="00571936" w:rsidRPr="00903DBA" w:rsidRDefault="005C422F" w:rsidP="005C422F">
      <w:pPr>
        <w:pStyle w:val="Code"/>
        <w:rPr>
          <w:highlight w:val="white"/>
        </w:rPr>
      </w:pPr>
      <w:r w:rsidRPr="00903DBA">
        <w:rPr>
          <w:highlight w:val="white"/>
        </w:rPr>
        <w:t xml:space="preserve">      Symbol symbol =</w:t>
      </w:r>
      <w:r w:rsidR="00571936" w:rsidRPr="00903DBA">
        <w:rPr>
          <w:highlight w:val="white"/>
        </w:rPr>
        <w:t xml:space="preserve"> </w:t>
      </w:r>
      <w:r w:rsidRPr="00903DBA">
        <w:rPr>
          <w:highlight w:val="white"/>
        </w:rPr>
        <w:t>new Symbol(declarator.Name, specifier.ExternalLinkage,</w:t>
      </w:r>
    </w:p>
    <w:p w14:paraId="7E9AB15F" w14:textId="3DE4F902" w:rsidR="005C422F" w:rsidRPr="00903DBA" w:rsidRDefault="00571936" w:rsidP="005C422F">
      <w:pPr>
        <w:pStyle w:val="Code"/>
        <w:rPr>
          <w:highlight w:val="white"/>
        </w:rPr>
      </w:pPr>
      <w:r w:rsidRPr="00903DBA">
        <w:rPr>
          <w:highlight w:val="white"/>
        </w:rPr>
        <w:lastRenderedPageBreak/>
        <w:t xml:space="preserve">                     </w:t>
      </w:r>
      <w:r w:rsidR="005C422F" w:rsidRPr="00903DBA">
        <w:rPr>
          <w:highlight w:val="white"/>
        </w:rPr>
        <w:t xml:space="preserve"> </w:t>
      </w:r>
      <w:r w:rsidRPr="00903DBA">
        <w:rPr>
          <w:highlight w:val="white"/>
        </w:rPr>
        <w:t xml:space="preserve">           </w:t>
      </w:r>
      <w:r w:rsidR="007F41CD" w:rsidRPr="00903DBA">
        <w:rPr>
          <w:highlight w:val="white"/>
        </w:rPr>
        <w:t>storage</w:t>
      </w:r>
      <w:r w:rsidR="005C422F" w:rsidRPr="00903DBA">
        <w:rPr>
          <w:highlight w:val="white"/>
        </w:rPr>
        <w:t>, declarator.Type);</w:t>
      </w:r>
    </w:p>
    <w:p w14:paraId="0F939183" w14:textId="77777777" w:rsidR="005C422F" w:rsidRPr="00903DBA" w:rsidRDefault="005C422F" w:rsidP="005C422F">
      <w:pPr>
        <w:pStyle w:val="Code"/>
        <w:rPr>
          <w:highlight w:val="white"/>
        </w:rPr>
      </w:pPr>
      <w:r w:rsidRPr="00903DBA">
        <w:rPr>
          <w:highlight w:val="white"/>
        </w:rPr>
        <w:t xml:space="preserve">      SymbolTable.CurrentTable.AddSymbol(symbol);</w:t>
      </w:r>
    </w:p>
    <w:p w14:paraId="2B41F5C7" w14:textId="335827C5" w:rsidR="005C422F" w:rsidRPr="00903DBA" w:rsidRDefault="009E5C7E" w:rsidP="009E5C7E">
      <w:pPr>
        <w:rPr>
          <w:highlight w:val="white"/>
        </w:rPr>
      </w:pPr>
      <w:r w:rsidRPr="00903DBA">
        <w:rPr>
          <w:highlight w:val="white"/>
        </w:rPr>
        <w:t xml:space="preserve">If the symbol has static storage and is not a function, we add it to </w:t>
      </w:r>
      <w:r w:rsidR="005C0B13" w:rsidRPr="00903DBA">
        <w:rPr>
          <w:highlight w:val="white"/>
        </w:rPr>
        <w:t>the global static set</w:t>
      </w:r>
      <w:r w:rsidRPr="00903DBA">
        <w:rPr>
          <w:highlight w:val="white"/>
        </w:rPr>
        <w:t xml:space="preserve">. </w:t>
      </w:r>
      <w:r w:rsidR="00620F70" w:rsidRPr="00903DBA">
        <w:rPr>
          <w:highlight w:val="white"/>
        </w:rPr>
        <w:t xml:space="preserve">We call the Value method in the </w:t>
      </w:r>
      <w:r w:rsidR="00620F70" w:rsidRPr="00903DBA">
        <w:rPr>
          <w:rStyle w:val="KeyWord0"/>
          <w:highlight w:val="white"/>
        </w:rPr>
        <w:t>ConstantExpression</w:t>
      </w:r>
      <w:r w:rsidR="00620F70" w:rsidRPr="00903DBA">
        <w:rPr>
          <w:highlight w:val="white"/>
        </w:rPr>
        <w:t xml:space="preserve"> class to generate </w:t>
      </w:r>
      <w:r w:rsidR="005C0B13" w:rsidRPr="00903DBA">
        <w:rPr>
          <w:highlight w:val="white"/>
        </w:rPr>
        <w:t>the global static set</w:t>
      </w:r>
      <w:r w:rsidR="00620F70" w:rsidRPr="00903DBA">
        <w:rPr>
          <w:highlight w:val="white"/>
        </w:rPr>
        <w:t xml:space="preserve">. </w:t>
      </w:r>
      <w:r w:rsidRPr="00903DBA">
        <w:rPr>
          <w:highlight w:val="white"/>
        </w:rPr>
        <w:t>If</w:t>
      </w:r>
      <w:r w:rsidR="0046096F" w:rsidRPr="00903DBA">
        <w:rPr>
          <w:highlight w:val="white"/>
        </w:rPr>
        <w:t xml:space="preserve"> it is a function definition, it becomes added </w:t>
      </w:r>
      <w:r w:rsidR="0053352B" w:rsidRPr="00903DBA">
        <w:rPr>
          <w:highlight w:val="white"/>
        </w:rPr>
        <w:t>by t</w:t>
      </w:r>
      <w:r w:rsidR="0046096F" w:rsidRPr="00903DBA">
        <w:rPr>
          <w:highlight w:val="white"/>
        </w:rPr>
        <w:t xml:space="preserve">he </w:t>
      </w:r>
      <w:r w:rsidR="00651194" w:rsidRPr="00903DBA">
        <w:rPr>
          <w:rStyle w:val="KeyWord0"/>
          <w:highlight w:val="white"/>
        </w:rPr>
        <w:t>FunctionEnd</w:t>
      </w:r>
      <w:r w:rsidR="00651194" w:rsidRPr="00903DBA">
        <w:rPr>
          <w:highlight w:val="white"/>
        </w:rPr>
        <w:t xml:space="preserve"> method of Section </w:t>
      </w:r>
      <w:r w:rsidR="00651194" w:rsidRPr="00903DBA">
        <w:rPr>
          <w:highlight w:val="white"/>
        </w:rPr>
        <w:fldChar w:fldCharType="begin"/>
      </w:r>
      <w:r w:rsidR="00651194" w:rsidRPr="00903DBA">
        <w:rPr>
          <w:highlight w:val="white"/>
        </w:rPr>
        <w:instrText xml:space="preserve"> REF _Ref54270751 \r \h </w:instrText>
      </w:r>
      <w:r w:rsidR="00651194" w:rsidRPr="00903DBA">
        <w:rPr>
          <w:highlight w:val="white"/>
        </w:rPr>
      </w:r>
      <w:r w:rsidR="00651194" w:rsidRPr="00903DBA">
        <w:rPr>
          <w:highlight w:val="white"/>
        </w:rPr>
        <w:fldChar w:fldCharType="separate"/>
      </w:r>
      <w:r w:rsidR="005F7BC3" w:rsidRPr="00903DBA">
        <w:rPr>
          <w:highlight w:val="white"/>
        </w:rPr>
        <w:t>3.2.2</w:t>
      </w:r>
      <w:r w:rsidR="00651194" w:rsidRPr="00903DBA">
        <w:rPr>
          <w:highlight w:val="white"/>
        </w:rPr>
        <w:fldChar w:fldCharType="end"/>
      </w:r>
      <w:r w:rsidR="00651194" w:rsidRPr="00903DBA">
        <w:rPr>
          <w:highlight w:val="white"/>
        </w:rPr>
        <w:t>. If it is function declaration</w:t>
      </w:r>
      <w:r w:rsidR="0053352B" w:rsidRPr="00903DBA">
        <w:rPr>
          <w:highlight w:val="white"/>
        </w:rPr>
        <w:t>,</w:t>
      </w:r>
      <w:r w:rsidR="00651194" w:rsidRPr="00903DBA">
        <w:rPr>
          <w:highlight w:val="white"/>
        </w:rPr>
        <w:t xml:space="preserve"> is shall not be stored in </w:t>
      </w:r>
      <w:r w:rsidR="005C0B13" w:rsidRPr="00903DBA">
        <w:rPr>
          <w:highlight w:val="white"/>
        </w:rPr>
        <w:t>the global static set</w:t>
      </w:r>
      <w:r w:rsidR="00651194" w:rsidRPr="00903DBA">
        <w:rPr>
          <w:highlight w:val="white"/>
        </w:rPr>
        <w:t xml:space="preserve"> at all</w:t>
      </w:r>
      <w:r w:rsidR="0053352B" w:rsidRPr="00903DBA">
        <w:rPr>
          <w:highlight w:val="white"/>
        </w:rPr>
        <w:t>. D</w:t>
      </w:r>
      <w:r w:rsidR="003E6BA4" w:rsidRPr="00903DBA">
        <w:rPr>
          <w:highlight w:val="white"/>
        </w:rPr>
        <w:t xml:space="preserve">eclarations are stored in the symbol table only, not in </w:t>
      </w:r>
      <w:r w:rsidR="005C0B13" w:rsidRPr="00903DBA">
        <w:rPr>
          <w:highlight w:val="white"/>
        </w:rPr>
        <w:t>the global static set</w:t>
      </w:r>
      <w:r w:rsidR="003E6BA4" w:rsidRPr="00903DBA">
        <w:rPr>
          <w:highlight w:val="white"/>
        </w:rPr>
        <w:t>.</w:t>
      </w:r>
    </w:p>
    <w:p w14:paraId="1C7EAD0F" w14:textId="23119E12" w:rsidR="005C422F" w:rsidRPr="00903DBA" w:rsidRDefault="005C422F" w:rsidP="005C422F">
      <w:pPr>
        <w:pStyle w:val="Code"/>
        <w:rPr>
          <w:highlight w:val="white"/>
        </w:rPr>
      </w:pPr>
      <w:r w:rsidRPr="00903DBA">
        <w:rPr>
          <w:highlight w:val="white"/>
        </w:rPr>
        <w:t xml:space="preserve">      if (</w:t>
      </w:r>
      <w:r w:rsidR="009E5C7E" w:rsidRPr="00903DBA">
        <w:rPr>
          <w:highlight w:val="white"/>
        </w:rPr>
        <w:t>(storage == Storage.Static) &amp;&amp; !t</w:t>
      </w:r>
      <w:r w:rsidRPr="00903DBA">
        <w:rPr>
          <w:highlight w:val="white"/>
        </w:rPr>
        <w:t>ype.IsFunction()) {</w:t>
      </w:r>
    </w:p>
    <w:p w14:paraId="42C1E327" w14:textId="653E69F6" w:rsidR="005C422F" w:rsidRPr="00903DBA" w:rsidRDefault="005C422F" w:rsidP="005C422F">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23342CAE" w14:textId="77777777" w:rsidR="005C422F" w:rsidRPr="00903DBA" w:rsidRDefault="005C422F" w:rsidP="005C422F">
      <w:pPr>
        <w:pStyle w:val="Code"/>
        <w:rPr>
          <w:highlight w:val="white"/>
        </w:rPr>
      </w:pPr>
      <w:r w:rsidRPr="00903DBA">
        <w:rPr>
          <w:highlight w:val="white"/>
        </w:rPr>
        <w:t xml:space="preserve">      }</w:t>
      </w:r>
    </w:p>
    <w:p w14:paraId="23A2DD10" w14:textId="77777777" w:rsidR="005C422F" w:rsidRPr="00903DBA" w:rsidRDefault="005C422F" w:rsidP="005C422F">
      <w:pPr>
        <w:pStyle w:val="Code"/>
        <w:rPr>
          <w:highlight w:val="white"/>
        </w:rPr>
      </w:pPr>
      <w:r w:rsidRPr="00903DBA">
        <w:rPr>
          <w:highlight w:val="white"/>
        </w:rPr>
        <w:t xml:space="preserve">    }</w:t>
      </w:r>
    </w:p>
    <w:p w14:paraId="3A077E16" w14:textId="36FE8CC9" w:rsidR="005C422F" w:rsidRPr="00903DBA" w:rsidRDefault="003E6BA4" w:rsidP="003E6BA4">
      <w:pPr>
        <w:rPr>
          <w:highlight w:val="white"/>
        </w:rPr>
      </w:pPr>
      <w:r w:rsidRPr="00903DBA">
        <w:rPr>
          <w:highlight w:val="white"/>
        </w:rPr>
        <w:t xml:space="preserve">The </w:t>
      </w:r>
      <w:r w:rsidR="0053352B" w:rsidRPr="00903DBA">
        <w:rPr>
          <w:rStyle w:val="KeyWord0"/>
          <w:highlight w:val="white"/>
        </w:rPr>
        <w:t>InitializedDeclarator</w:t>
      </w:r>
      <w:r w:rsidRPr="00903DBA">
        <w:rPr>
          <w:highlight w:val="white"/>
        </w:rPr>
        <w:t xml:space="preserve"> method</w:t>
      </w:r>
      <w:r w:rsidR="00620F70" w:rsidRPr="00903DBA">
        <w:rPr>
          <w:highlight w:val="white"/>
        </w:rPr>
        <w:t xml:space="preserve"> handles the cases where the declarator </w:t>
      </w:r>
      <w:r w:rsidR="00EE146E" w:rsidRPr="00903DBA">
        <w:rPr>
          <w:highlight w:val="white"/>
        </w:rPr>
        <w:t>becomes</w:t>
      </w:r>
      <w:r w:rsidR="00620F70" w:rsidRPr="00903DBA">
        <w:rPr>
          <w:highlight w:val="white"/>
        </w:rPr>
        <w:t xml:space="preserve"> initialized with a value.</w:t>
      </w:r>
      <w:r w:rsidR="00EE146E" w:rsidRPr="00903DBA">
        <w:rPr>
          <w:highlight w:val="white"/>
        </w:rPr>
        <w:t xml:space="preserve"> Similar to the </w:t>
      </w:r>
      <w:r w:rsidR="00EE146E" w:rsidRPr="00903DBA">
        <w:rPr>
          <w:rStyle w:val="KeyWord0"/>
          <w:highlight w:val="white"/>
        </w:rPr>
        <w:t>Declarator</w:t>
      </w:r>
      <w:r w:rsidR="00EE146E" w:rsidRPr="00903DBA">
        <w:rPr>
          <w:highlight w:val="white"/>
        </w:rPr>
        <w:t xml:space="preserve"> case above, </w:t>
      </w:r>
      <w:r w:rsidR="00360F4A" w:rsidRPr="00903DBA">
        <w:rPr>
          <w:highlight w:val="white"/>
        </w:rPr>
        <w:t xml:space="preserve">we begin by adding the </w:t>
      </w:r>
      <w:r w:rsidR="00A53E98" w:rsidRPr="00903DBA">
        <w:rPr>
          <w:highlight w:val="white"/>
        </w:rPr>
        <w:t xml:space="preserve">type of the specifier to the declarator. Then we obtain the </w:t>
      </w:r>
    </w:p>
    <w:p w14:paraId="4C7CF293" w14:textId="2A45E4BF" w:rsidR="005C422F" w:rsidRPr="00903DBA" w:rsidRDefault="005C422F" w:rsidP="005C422F">
      <w:pPr>
        <w:pStyle w:val="Code"/>
        <w:rPr>
          <w:highlight w:val="white"/>
        </w:rPr>
      </w:pPr>
      <w:r w:rsidRPr="00903DBA">
        <w:rPr>
          <w:highlight w:val="white"/>
        </w:rPr>
        <w:t xml:space="preserve">    public static List&lt;MiddleCode&gt; </w:t>
      </w:r>
      <w:r w:rsidR="0053352B" w:rsidRPr="00903DBA">
        <w:rPr>
          <w:highlight w:val="white"/>
        </w:rPr>
        <w:t>InitializedDeclarator</w:t>
      </w:r>
      <w:r w:rsidRPr="00903DBA">
        <w:rPr>
          <w:highlight w:val="white"/>
        </w:rPr>
        <w:t>(Specifier specifier,</w:t>
      </w:r>
    </w:p>
    <w:p w14:paraId="7072D069" w14:textId="3A4BC868" w:rsidR="005C422F" w:rsidRPr="00903DBA" w:rsidRDefault="005C422F" w:rsidP="005C422F">
      <w:pPr>
        <w:pStyle w:val="Code"/>
        <w:rPr>
          <w:highlight w:val="white"/>
        </w:rPr>
      </w:pPr>
      <w:r w:rsidRPr="00903DBA">
        <w:rPr>
          <w:highlight w:val="white"/>
        </w:rPr>
        <w:t xml:space="preserve">                                   Declarator declarator, object initializer){</w:t>
      </w:r>
    </w:p>
    <w:p w14:paraId="1B548EFB" w14:textId="77777777" w:rsidR="00360F4A" w:rsidRPr="00903DBA" w:rsidRDefault="00360F4A" w:rsidP="00360F4A">
      <w:pPr>
        <w:pStyle w:val="Code"/>
        <w:rPr>
          <w:highlight w:val="white"/>
        </w:rPr>
      </w:pPr>
      <w:r w:rsidRPr="00903DBA">
        <w:rPr>
          <w:highlight w:val="white"/>
        </w:rPr>
        <w:t xml:space="preserve">      declarator.Add(specifier.Type);</w:t>
      </w:r>
    </w:p>
    <w:p w14:paraId="102C9D6C" w14:textId="77777777" w:rsidR="005C422F" w:rsidRPr="00903DBA" w:rsidRDefault="005C422F" w:rsidP="005C422F">
      <w:pPr>
        <w:pStyle w:val="Code"/>
        <w:rPr>
          <w:highlight w:val="white"/>
        </w:rPr>
      </w:pPr>
      <w:r w:rsidRPr="00903DBA">
        <w:rPr>
          <w:highlight w:val="white"/>
        </w:rPr>
        <w:t xml:space="preserve">      Type type = declarator.Type;</w:t>
      </w:r>
    </w:p>
    <w:p w14:paraId="0DB344B7" w14:textId="77777777" w:rsidR="00A53E98" w:rsidRPr="00903DBA" w:rsidRDefault="00A53E98" w:rsidP="00A53E98">
      <w:pPr>
        <w:pStyle w:val="Code"/>
        <w:rPr>
          <w:highlight w:val="white"/>
        </w:rPr>
      </w:pPr>
      <w:r w:rsidRPr="00903DBA">
        <w:rPr>
          <w:highlight w:val="white"/>
        </w:rPr>
        <w:t xml:space="preserve">      Storage storage = specifier.Storage;</w:t>
      </w:r>
    </w:p>
    <w:p w14:paraId="315FCCC4" w14:textId="77777777" w:rsidR="00A53E98" w:rsidRPr="00903DBA" w:rsidRDefault="00A53E98" w:rsidP="00A53E98">
      <w:pPr>
        <w:pStyle w:val="Code"/>
        <w:rPr>
          <w:highlight w:val="white"/>
        </w:rPr>
      </w:pPr>
      <w:r w:rsidRPr="00903DBA">
        <w:rPr>
          <w:highlight w:val="white"/>
        </w:rPr>
        <w:t xml:space="preserve">      string name = declarator.Name;</w:t>
      </w:r>
    </w:p>
    <w:p w14:paraId="300C682C" w14:textId="72EFF250" w:rsidR="00A53E98" w:rsidRPr="00903DBA" w:rsidRDefault="00A53E98" w:rsidP="00A53E98">
      <w:pPr>
        <w:rPr>
          <w:highlight w:val="white"/>
        </w:rPr>
      </w:pPr>
      <w:r w:rsidRPr="00903DBA">
        <w:rPr>
          <w:highlight w:val="white"/>
        </w:rPr>
        <w:t>A function cannot be initialized, neither can a symbol of extern or typedef storage, or a member of a struct or union.</w:t>
      </w:r>
    </w:p>
    <w:p w14:paraId="1D34DF46" w14:textId="77777777" w:rsidR="00571936" w:rsidRPr="00903DBA" w:rsidRDefault="005C422F" w:rsidP="005C422F">
      <w:pPr>
        <w:pStyle w:val="Code"/>
        <w:rPr>
          <w:highlight w:val="white"/>
        </w:rPr>
      </w:pPr>
      <w:r w:rsidRPr="00903DBA">
        <w:rPr>
          <w:highlight w:val="white"/>
        </w:rPr>
        <w:t xml:space="preserve">      Assert.Error(!type.IsFunction(), null,</w:t>
      </w:r>
    </w:p>
    <w:p w14:paraId="076CB0E6" w14:textId="0B2A7730"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Message.Functions_cannot_be_initialized);</w:t>
      </w:r>
    </w:p>
    <w:p w14:paraId="53564034" w14:textId="77777777" w:rsidR="00571936" w:rsidRPr="00903DBA" w:rsidRDefault="005C422F" w:rsidP="005C422F">
      <w:pPr>
        <w:pStyle w:val="Code"/>
        <w:rPr>
          <w:highlight w:val="white"/>
        </w:rPr>
      </w:pPr>
      <w:r w:rsidRPr="00903DBA">
        <w:rPr>
          <w:highlight w:val="white"/>
        </w:rPr>
        <w:t xml:space="preserve">      Assert.Error(storage != Storage.Extern, name,</w:t>
      </w:r>
    </w:p>
    <w:p w14:paraId="60CCD190" w14:textId="47A3023A"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Message.Extern_cannot_be_initialized);</w:t>
      </w:r>
    </w:p>
    <w:p w14:paraId="79F42550" w14:textId="77777777" w:rsidR="00A53E98" w:rsidRPr="00903DBA" w:rsidRDefault="00A53E98" w:rsidP="00A53E98">
      <w:pPr>
        <w:pStyle w:val="Code"/>
        <w:rPr>
          <w:highlight w:val="white"/>
        </w:rPr>
      </w:pPr>
      <w:r w:rsidRPr="00903DBA">
        <w:rPr>
          <w:highlight w:val="white"/>
        </w:rPr>
        <w:t xml:space="preserve">      Assert.Error(storage != Storage.Typedef, name,</w:t>
      </w:r>
    </w:p>
    <w:p w14:paraId="2648741C" w14:textId="77777777" w:rsidR="00A53E98" w:rsidRPr="00903DBA" w:rsidRDefault="00A53E98" w:rsidP="00A53E98">
      <w:pPr>
        <w:pStyle w:val="Code"/>
        <w:rPr>
          <w:highlight w:val="white"/>
        </w:rPr>
      </w:pPr>
      <w:r w:rsidRPr="00903DBA">
        <w:rPr>
          <w:highlight w:val="white"/>
        </w:rPr>
        <w:t xml:space="preserve">                   Message.Typedef_cannot_be_initialized);</w:t>
      </w:r>
    </w:p>
    <w:p w14:paraId="2C90777A" w14:textId="46EACE71" w:rsidR="005C422F" w:rsidRPr="00903DBA" w:rsidRDefault="005C422F" w:rsidP="005C422F">
      <w:pPr>
        <w:pStyle w:val="Code"/>
        <w:rPr>
          <w:highlight w:val="white"/>
        </w:rPr>
      </w:pPr>
      <w:r w:rsidRPr="00903DBA">
        <w:rPr>
          <w:highlight w:val="white"/>
        </w:rPr>
        <w:t xml:space="preserve">      Assert.Error((SymbolTable.CurrentTable.Scope != Scope.Struct) &amp;&amp;</w:t>
      </w:r>
    </w:p>
    <w:p w14:paraId="3D4447F5" w14:textId="77777777" w:rsidR="005C422F" w:rsidRPr="00903DBA" w:rsidRDefault="005C422F" w:rsidP="005C422F">
      <w:pPr>
        <w:pStyle w:val="Code"/>
        <w:rPr>
          <w:highlight w:val="white"/>
        </w:rPr>
      </w:pPr>
      <w:r w:rsidRPr="00903DBA">
        <w:rPr>
          <w:highlight w:val="white"/>
        </w:rPr>
        <w:t xml:space="preserve">                   (SymbolTable.CurrentTable.Scope != Scope.Union),</w:t>
      </w:r>
    </w:p>
    <w:p w14:paraId="7F894429" w14:textId="032B6F6E" w:rsidR="005C422F" w:rsidRPr="00903DBA" w:rsidRDefault="005C422F" w:rsidP="005C422F">
      <w:pPr>
        <w:pStyle w:val="Code"/>
        <w:rPr>
          <w:highlight w:val="white"/>
        </w:rPr>
      </w:pPr>
      <w:r w:rsidRPr="00903DBA">
        <w:rPr>
          <w:highlight w:val="white"/>
        </w:rPr>
        <w:t xml:space="preserve">                   name, Message.Struct_or_union_field_cannot_be_initialized);</w:t>
      </w:r>
    </w:p>
    <w:p w14:paraId="586F2D38" w14:textId="775EB330" w:rsidR="005C422F" w:rsidRPr="00903DBA" w:rsidRDefault="00BF1E7C" w:rsidP="00EF70DD">
      <w:pPr>
        <w:rPr>
          <w:highlight w:val="white"/>
        </w:rPr>
      </w:pPr>
      <w:r w:rsidRPr="00903DBA">
        <w:rPr>
          <w:highlight w:val="white"/>
        </w:rPr>
        <w:t xml:space="preserve">In case of static storage, </w:t>
      </w:r>
      <w:r w:rsidR="00B24BC3" w:rsidRPr="00903DBA">
        <w:rPr>
          <w:highlight w:val="white"/>
        </w:rPr>
        <w:t xml:space="preserve">we call the </w:t>
      </w:r>
      <w:r w:rsidR="00B24BC3" w:rsidRPr="00903DBA">
        <w:rPr>
          <w:rStyle w:val="KeyWord0"/>
          <w:highlight w:val="white"/>
        </w:rPr>
        <w:t>GenerateStatic</w:t>
      </w:r>
      <w:r w:rsidR="00B24BC3" w:rsidRPr="00903DBA">
        <w:rPr>
          <w:highlight w:val="white"/>
        </w:rPr>
        <w:t xml:space="preserve"> method in the </w:t>
      </w:r>
      <w:r w:rsidR="00B24BC3" w:rsidRPr="00903DBA">
        <w:rPr>
          <w:rStyle w:val="KeyWord0"/>
          <w:highlight w:val="white"/>
        </w:rPr>
        <w:t>GenerateStaticInitializer</w:t>
      </w:r>
      <w:r w:rsidR="00B24BC3" w:rsidRPr="00903DBA">
        <w:rPr>
          <w:highlight w:val="white"/>
        </w:rPr>
        <w:t xml:space="preserve"> class to generate a middle code list holding the initialization code.</w:t>
      </w:r>
    </w:p>
    <w:p w14:paraId="3C26B169" w14:textId="51B697FB" w:rsidR="005C422F" w:rsidRPr="00903DBA" w:rsidRDefault="005C422F" w:rsidP="005C422F">
      <w:pPr>
        <w:pStyle w:val="Code"/>
        <w:rPr>
          <w:highlight w:val="white"/>
        </w:rPr>
      </w:pPr>
      <w:r w:rsidRPr="00903DBA">
        <w:rPr>
          <w:highlight w:val="white"/>
        </w:rPr>
        <w:t xml:space="preserve">      if (storage == Storage.Static) {</w:t>
      </w:r>
    </w:p>
    <w:p w14:paraId="3D2F5ADC" w14:textId="77777777" w:rsidR="001E2DDF" w:rsidRPr="00903DBA" w:rsidRDefault="005C422F" w:rsidP="005C422F">
      <w:pPr>
        <w:pStyle w:val="Code"/>
        <w:rPr>
          <w:highlight w:val="white"/>
        </w:rPr>
      </w:pPr>
      <w:r w:rsidRPr="00903DBA">
        <w:rPr>
          <w:highlight w:val="white"/>
        </w:rPr>
        <w:t xml:space="preserve">        List&lt;MiddleCode&gt; middleCodeList =</w:t>
      </w:r>
    </w:p>
    <w:p w14:paraId="3370CA7C" w14:textId="070D2D1B"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GenerateStaticInitializer.GenerateStatic(type, initializer);</w:t>
      </w:r>
    </w:p>
    <w:p w14:paraId="1F88113E" w14:textId="051B0D3E" w:rsidR="00B24BC3" w:rsidRPr="00903DBA" w:rsidRDefault="00B24BC3" w:rsidP="006C72DE">
      <w:pPr>
        <w:rPr>
          <w:highlight w:val="white"/>
        </w:rPr>
      </w:pPr>
      <w:r w:rsidRPr="00903DBA">
        <w:rPr>
          <w:highlight w:val="white"/>
        </w:rPr>
        <w:t>We create a symbol with the name</w:t>
      </w:r>
      <w:r w:rsidR="006C72DE" w:rsidRPr="00903DBA">
        <w:rPr>
          <w:highlight w:val="white"/>
        </w:rPr>
        <w:t xml:space="preserve"> and type of the declarator and the external linkage and storage of the specifier and add it to the current symbol table.</w:t>
      </w:r>
    </w:p>
    <w:p w14:paraId="1EAE90BE" w14:textId="77777777" w:rsidR="001E2DDF" w:rsidRPr="00903DBA" w:rsidRDefault="005C422F" w:rsidP="005C422F">
      <w:pPr>
        <w:pStyle w:val="Code"/>
        <w:rPr>
          <w:highlight w:val="white"/>
        </w:rPr>
      </w:pPr>
      <w:r w:rsidRPr="00903DBA">
        <w:rPr>
          <w:highlight w:val="white"/>
        </w:rPr>
        <w:t xml:space="preserve">        Symbol symbol = new Symbol(name, specifier.ExternalLinkage,</w:t>
      </w:r>
    </w:p>
    <w:p w14:paraId="7B1D8E7C" w14:textId="4D694403"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w:t>
      </w:r>
      <w:r w:rsidR="007F41CD" w:rsidRPr="00903DBA">
        <w:rPr>
          <w:highlight w:val="white"/>
        </w:rPr>
        <w:t>storage</w:t>
      </w:r>
      <w:r w:rsidR="005C422F" w:rsidRPr="00903DBA">
        <w:rPr>
          <w:highlight w:val="white"/>
        </w:rPr>
        <w:t>, type);</w:t>
      </w:r>
    </w:p>
    <w:p w14:paraId="37F01838" w14:textId="4F67F5AC" w:rsidR="005C422F" w:rsidRPr="00903DBA" w:rsidRDefault="005C422F" w:rsidP="005C422F">
      <w:pPr>
        <w:pStyle w:val="Code"/>
        <w:rPr>
          <w:highlight w:val="white"/>
        </w:rPr>
      </w:pPr>
      <w:r w:rsidRPr="00903DBA">
        <w:rPr>
          <w:highlight w:val="white"/>
        </w:rPr>
        <w:t xml:space="preserve">        SymbolTable.CurrentTable.AddSymbol(symbol);</w:t>
      </w:r>
    </w:p>
    <w:p w14:paraId="6248ACB6" w14:textId="19912BCC" w:rsidR="006C72DE" w:rsidRPr="00903DBA" w:rsidRDefault="00B52224" w:rsidP="003A173F">
      <w:pPr>
        <w:rPr>
          <w:highlight w:val="white"/>
        </w:rPr>
      </w:pPr>
      <w:r w:rsidRPr="00903DBA">
        <w:rPr>
          <w:highlight w:val="white"/>
        </w:rPr>
        <w:t>Since the storage is static</w:t>
      </w:r>
      <w:r w:rsidR="003A173F" w:rsidRPr="00903DBA">
        <w:rPr>
          <w:highlight w:val="white"/>
        </w:rPr>
        <w:t>,</w:t>
      </w:r>
      <w:r w:rsidRPr="00903DBA">
        <w:rPr>
          <w:highlight w:val="white"/>
        </w:rPr>
        <w:t xml:space="preserve"> we also create a static symbol that we add to the global static set.</w:t>
      </w:r>
      <w:r w:rsidR="003A173F" w:rsidRPr="00903DBA">
        <w:rPr>
          <w:highlight w:val="white"/>
        </w:rPr>
        <w:t xml:space="preserve"> Similar to the</w:t>
      </w:r>
      <w:r w:rsidR="00356F84" w:rsidRPr="00903DBA">
        <w:rPr>
          <w:highlight w:val="white"/>
        </w:rPr>
        <w:t xml:space="preserve"> </w:t>
      </w:r>
      <w:r w:rsidR="00356F84" w:rsidRPr="00903DBA">
        <w:rPr>
          <w:rStyle w:val="KeyWord0"/>
          <w:highlight w:val="white"/>
        </w:rPr>
        <w:t>Declarator</w:t>
      </w:r>
      <w:r w:rsidR="00356F84" w:rsidRPr="00903DBA">
        <w:rPr>
          <w:highlight w:val="white"/>
        </w:rPr>
        <w:t xml:space="preserve"> case above, we call the </w:t>
      </w:r>
      <w:r w:rsidR="00356F84" w:rsidRPr="00903DBA">
        <w:rPr>
          <w:rStyle w:val="KeyWord0"/>
          <w:highlight w:val="white"/>
        </w:rPr>
        <w:t>Value</w:t>
      </w:r>
      <w:r w:rsidR="00356F84" w:rsidRPr="00903DBA">
        <w:rPr>
          <w:highlight w:val="white"/>
        </w:rPr>
        <w:t xml:space="preserve"> method in the </w:t>
      </w:r>
      <w:r w:rsidR="00356F84" w:rsidRPr="00903DBA">
        <w:rPr>
          <w:rStyle w:val="KeyWord0"/>
          <w:highlight w:val="white"/>
        </w:rPr>
        <w:t>ConstantExpression</w:t>
      </w:r>
      <w:r w:rsidR="00356F84" w:rsidRPr="00903DBA">
        <w:rPr>
          <w:highlight w:val="white"/>
        </w:rPr>
        <w:t xml:space="preserve"> class to generate the value</w:t>
      </w:r>
      <w:r w:rsidR="00EF4D23" w:rsidRPr="00903DBA">
        <w:rPr>
          <w:highlight w:val="white"/>
        </w:rPr>
        <w:t>. However</w:t>
      </w:r>
      <w:r w:rsidR="00921912" w:rsidRPr="00903DBA">
        <w:rPr>
          <w:highlight w:val="white"/>
        </w:rPr>
        <w:t xml:space="preserve">, we return </w:t>
      </w:r>
      <w:r w:rsidR="006D4057" w:rsidRPr="00903DBA">
        <w:rPr>
          <w:highlight w:val="white"/>
        </w:rPr>
        <w:t xml:space="preserve">an empty </w:t>
      </w:r>
      <w:r w:rsidR="00921912" w:rsidRPr="00903DBA">
        <w:rPr>
          <w:highlight w:val="white"/>
        </w:rPr>
        <w:t xml:space="preserve">code </w:t>
      </w:r>
      <w:r w:rsidR="006D4057" w:rsidRPr="00903DBA">
        <w:rPr>
          <w:highlight w:val="white"/>
        </w:rPr>
        <w:t xml:space="preserve">list </w:t>
      </w:r>
      <w:r w:rsidR="00921912" w:rsidRPr="00903DBA">
        <w:rPr>
          <w:highlight w:val="white"/>
        </w:rPr>
        <w:t>after we have added the static symbol to the global static set.</w:t>
      </w:r>
    </w:p>
    <w:p w14:paraId="0EA69A2C" w14:textId="77777777" w:rsidR="001E2DDF" w:rsidRPr="00903DBA" w:rsidRDefault="005C422F" w:rsidP="005C422F">
      <w:pPr>
        <w:pStyle w:val="Code"/>
        <w:rPr>
          <w:highlight w:val="white"/>
        </w:rPr>
      </w:pPr>
      <w:r w:rsidRPr="00903DBA">
        <w:rPr>
          <w:highlight w:val="white"/>
        </w:rPr>
        <w:t xml:space="preserve">        StaticSymbol staticSymbol =</w:t>
      </w:r>
    </w:p>
    <w:p w14:paraId="2C3A91C5" w14:textId="5C6E8893"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ConstantExpression.Value(symbol.UniqueName, type, middleCodeList);</w:t>
      </w:r>
    </w:p>
    <w:p w14:paraId="5DF6EA3D" w14:textId="46242B4E" w:rsidR="005C422F" w:rsidRPr="00903DBA" w:rsidRDefault="005C422F" w:rsidP="005C422F">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5D217463" w14:textId="77777777" w:rsidR="005C422F" w:rsidRPr="00903DBA" w:rsidRDefault="005C422F" w:rsidP="005C422F">
      <w:pPr>
        <w:pStyle w:val="Code"/>
        <w:rPr>
          <w:highlight w:val="white"/>
        </w:rPr>
      </w:pPr>
      <w:r w:rsidRPr="00903DBA">
        <w:rPr>
          <w:highlight w:val="white"/>
        </w:rPr>
        <w:lastRenderedPageBreak/>
        <w:t xml:space="preserve">        return (new List&lt;MiddleCode&gt;());</w:t>
      </w:r>
    </w:p>
    <w:p w14:paraId="677ADD2B" w14:textId="7149F96A" w:rsidR="005C422F" w:rsidRPr="00903DBA" w:rsidRDefault="005C422F" w:rsidP="005C422F">
      <w:pPr>
        <w:pStyle w:val="Code"/>
        <w:rPr>
          <w:highlight w:val="white"/>
        </w:rPr>
      </w:pPr>
      <w:r w:rsidRPr="00903DBA">
        <w:rPr>
          <w:highlight w:val="white"/>
        </w:rPr>
        <w:t xml:space="preserve">      }</w:t>
      </w:r>
    </w:p>
    <w:p w14:paraId="3DF23C36" w14:textId="7B66571C" w:rsidR="006D4057" w:rsidRPr="00903DBA" w:rsidRDefault="006D4057" w:rsidP="006D4057">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6F83A757" w14:textId="77777777" w:rsidR="005C422F" w:rsidRPr="00903DBA" w:rsidRDefault="005C422F" w:rsidP="005C422F">
      <w:pPr>
        <w:pStyle w:val="Code"/>
        <w:rPr>
          <w:highlight w:val="white"/>
        </w:rPr>
      </w:pPr>
      <w:r w:rsidRPr="00903DBA">
        <w:rPr>
          <w:highlight w:val="white"/>
        </w:rPr>
        <w:t xml:space="preserve">      else {</w:t>
      </w:r>
    </w:p>
    <w:p w14:paraId="494A41D7" w14:textId="77777777" w:rsidR="001E2DDF" w:rsidRPr="00903DBA" w:rsidRDefault="005C422F" w:rsidP="005C422F">
      <w:pPr>
        <w:pStyle w:val="Code"/>
        <w:rPr>
          <w:highlight w:val="white"/>
        </w:rPr>
      </w:pPr>
      <w:r w:rsidRPr="00903DBA">
        <w:rPr>
          <w:highlight w:val="white"/>
        </w:rPr>
        <w:t xml:space="preserve">        Symbol symbol =</w:t>
      </w:r>
    </w:p>
    <w:p w14:paraId="28B7A3F3" w14:textId="24388FD9"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new Symbol(name, specifier.ExternalLinkage, </w:t>
      </w:r>
      <w:r w:rsidR="007F41CD" w:rsidRPr="00903DBA">
        <w:rPr>
          <w:highlight w:val="white"/>
        </w:rPr>
        <w:t>storage</w:t>
      </w:r>
      <w:r w:rsidR="005C422F" w:rsidRPr="00903DBA">
        <w:rPr>
          <w:highlight w:val="white"/>
        </w:rPr>
        <w:t>, type);</w:t>
      </w:r>
    </w:p>
    <w:p w14:paraId="2819781F" w14:textId="77777777" w:rsidR="005C422F" w:rsidRPr="00903DBA" w:rsidRDefault="005C422F" w:rsidP="005C422F">
      <w:pPr>
        <w:pStyle w:val="Code"/>
        <w:rPr>
          <w:highlight w:val="white"/>
        </w:rPr>
      </w:pPr>
      <w:r w:rsidRPr="00903DBA">
        <w:rPr>
          <w:highlight w:val="white"/>
        </w:rPr>
        <w:t xml:space="preserve">        symbol.Offset = SymbolTable.CurrentTable.CurrentOffset;</w:t>
      </w:r>
    </w:p>
    <w:p w14:paraId="4462E8C6" w14:textId="77777777" w:rsidR="001E2DDF" w:rsidRPr="00903DBA" w:rsidRDefault="005C422F" w:rsidP="005C422F">
      <w:pPr>
        <w:pStyle w:val="Code"/>
        <w:rPr>
          <w:highlight w:val="white"/>
        </w:rPr>
      </w:pPr>
      <w:r w:rsidRPr="00903DBA">
        <w:rPr>
          <w:highlight w:val="white"/>
        </w:rPr>
        <w:t xml:space="preserve">        List&lt;MiddleCode&gt; codeList =</w:t>
      </w:r>
    </w:p>
    <w:p w14:paraId="742204BE" w14:textId="1C18DA24"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GenerateAutoInitializer.GenerateAuto(symbol, initializer);</w:t>
      </w:r>
    </w:p>
    <w:p w14:paraId="581CD1CD" w14:textId="77777777" w:rsidR="005C422F" w:rsidRPr="00903DBA" w:rsidRDefault="005C422F" w:rsidP="005C422F">
      <w:pPr>
        <w:pStyle w:val="Code"/>
        <w:rPr>
          <w:highlight w:val="white"/>
        </w:rPr>
      </w:pPr>
      <w:r w:rsidRPr="00903DBA">
        <w:rPr>
          <w:highlight w:val="white"/>
        </w:rPr>
        <w:t xml:space="preserve">        SymbolTable.CurrentTable.AddSymbol(symbol);</w:t>
      </w:r>
    </w:p>
    <w:p w14:paraId="64A98B26" w14:textId="77777777" w:rsidR="005C422F" w:rsidRPr="00903DBA" w:rsidRDefault="005C422F" w:rsidP="005C422F">
      <w:pPr>
        <w:pStyle w:val="Code"/>
        <w:rPr>
          <w:highlight w:val="white"/>
        </w:rPr>
      </w:pPr>
      <w:r w:rsidRPr="00903DBA">
        <w:rPr>
          <w:highlight w:val="white"/>
        </w:rPr>
        <w:t xml:space="preserve">        return codeList;</w:t>
      </w:r>
    </w:p>
    <w:p w14:paraId="574C1D4D" w14:textId="77777777" w:rsidR="005C422F" w:rsidRPr="00903DBA" w:rsidRDefault="005C422F" w:rsidP="005C422F">
      <w:pPr>
        <w:pStyle w:val="Code"/>
        <w:rPr>
          <w:highlight w:val="white"/>
        </w:rPr>
      </w:pPr>
      <w:r w:rsidRPr="00903DBA">
        <w:rPr>
          <w:highlight w:val="white"/>
        </w:rPr>
        <w:t xml:space="preserve">      }</w:t>
      </w:r>
    </w:p>
    <w:p w14:paraId="1E0CED6A" w14:textId="77777777" w:rsidR="005C422F" w:rsidRPr="00903DBA" w:rsidRDefault="005C422F" w:rsidP="005C422F">
      <w:pPr>
        <w:pStyle w:val="Code"/>
        <w:rPr>
          <w:highlight w:val="white"/>
        </w:rPr>
      </w:pPr>
      <w:r w:rsidRPr="00903DBA">
        <w:rPr>
          <w:highlight w:val="white"/>
        </w:rPr>
        <w:t xml:space="preserve">    }</w:t>
      </w:r>
    </w:p>
    <w:p w14:paraId="70FCB832" w14:textId="1C732702" w:rsidR="005C422F" w:rsidRPr="00903DBA" w:rsidRDefault="006D4057" w:rsidP="006D4057">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w:t>
      </w:r>
      <w:r w:rsidR="00B62405" w:rsidRPr="00903DBA">
        <w:rPr>
          <w:highlight w:val="white"/>
        </w:rPr>
        <w:t xml:space="preserve"> What is special in this case is that the declarator can actually be omitted.</w:t>
      </w:r>
    </w:p>
    <w:p w14:paraId="2A335B50" w14:textId="77777777" w:rsidR="005C422F" w:rsidRPr="00903DBA" w:rsidRDefault="005C422F" w:rsidP="005C422F">
      <w:pPr>
        <w:pStyle w:val="Code"/>
        <w:rPr>
          <w:highlight w:val="white"/>
        </w:rPr>
      </w:pPr>
      <w:r w:rsidRPr="00903DBA">
        <w:rPr>
          <w:highlight w:val="white"/>
        </w:rPr>
        <w:t xml:space="preserve">    public static void BitfieldDeclarator(Specifier specifier,</w:t>
      </w:r>
    </w:p>
    <w:p w14:paraId="0F42DD5D" w14:textId="08E548CB" w:rsidR="005C422F" w:rsidRPr="00903DBA" w:rsidRDefault="005C422F" w:rsidP="005C422F">
      <w:pPr>
        <w:pStyle w:val="Code"/>
        <w:rPr>
          <w:highlight w:val="white"/>
        </w:rPr>
      </w:pPr>
      <w:r w:rsidRPr="00903DBA">
        <w:rPr>
          <w:highlight w:val="white"/>
        </w:rPr>
        <w:t xml:space="preserve">         </w:t>
      </w:r>
      <w:r w:rsidR="001E2DDF" w:rsidRPr="00903DBA">
        <w:rPr>
          <w:highlight w:val="white"/>
        </w:rPr>
        <w:t xml:space="preserve">  </w:t>
      </w:r>
      <w:r w:rsidRPr="00903DBA">
        <w:rPr>
          <w:highlight w:val="white"/>
        </w:rPr>
        <w:t xml:space="preserve">                        Declarator declarator, Symbol bitsSymbol) {</w:t>
      </w:r>
    </w:p>
    <w:p w14:paraId="1332EF56" w14:textId="66F2D9C7" w:rsidR="005C422F" w:rsidRPr="00903DBA" w:rsidRDefault="005C422F" w:rsidP="005C422F">
      <w:pPr>
        <w:pStyle w:val="Code"/>
        <w:rPr>
          <w:highlight w:val="white"/>
        </w:rPr>
      </w:pPr>
      <w:r w:rsidRPr="00903DBA">
        <w:rPr>
          <w:highlight w:val="white"/>
        </w:rPr>
        <w:t xml:space="preserve">      </w:t>
      </w:r>
      <w:r w:rsidR="00F837AD" w:rsidRPr="00903DBA">
        <w:rPr>
          <w:highlight w:val="white"/>
        </w:rPr>
        <w:t>Storage storage = specifier.</w:t>
      </w:r>
      <w:r w:rsidR="004D224D" w:rsidRPr="00903DBA">
        <w:rPr>
          <w:highlight w:val="white"/>
        </w:rPr>
        <w:t>Storage</w:t>
      </w:r>
      <w:r w:rsidR="00F837AD" w:rsidRPr="00903DBA">
        <w:rPr>
          <w:highlight w:val="white"/>
        </w:rPr>
        <w:t>;</w:t>
      </w:r>
    </w:p>
    <w:p w14:paraId="3F8179FF" w14:textId="27F7DFF4" w:rsidR="005C422F" w:rsidRPr="00903DBA" w:rsidRDefault="00717385" w:rsidP="00717385">
      <w:pPr>
        <w:rPr>
          <w:highlight w:val="white"/>
        </w:rPr>
      </w:pPr>
      <w:r w:rsidRPr="00903DBA">
        <w:rPr>
          <w:highlight w:val="white"/>
        </w:rPr>
        <w:t>Bitfields are only allowed in structs and can only have auto or register storage.</w:t>
      </w:r>
    </w:p>
    <w:p w14:paraId="65320938" w14:textId="77777777" w:rsidR="005C422F" w:rsidRPr="00903DBA" w:rsidRDefault="005C422F" w:rsidP="005C422F">
      <w:pPr>
        <w:pStyle w:val="Code"/>
        <w:rPr>
          <w:highlight w:val="white"/>
        </w:rPr>
      </w:pPr>
      <w:r w:rsidRPr="00903DBA">
        <w:rPr>
          <w:highlight w:val="white"/>
        </w:rPr>
        <w:t xml:space="preserve">      Assert.Error(SymbolTable.CurrentTable.Scope == Scope.Struct,</w:t>
      </w:r>
    </w:p>
    <w:p w14:paraId="39EC9A32" w14:textId="0BDA7D84" w:rsidR="005C422F" w:rsidRPr="00903DBA" w:rsidRDefault="005C422F" w:rsidP="005C422F">
      <w:pPr>
        <w:pStyle w:val="Code"/>
        <w:rPr>
          <w:highlight w:val="white"/>
        </w:rPr>
      </w:pPr>
      <w:r w:rsidRPr="00903DBA">
        <w:rPr>
          <w:highlight w:val="white"/>
        </w:rPr>
        <w:t xml:space="preserve">                   bitsSymbol, Message.Bitfields_only_allowed_on_structs);</w:t>
      </w:r>
    </w:p>
    <w:p w14:paraId="44E4511F" w14:textId="77777777" w:rsidR="005C422F" w:rsidRPr="00903DBA" w:rsidRDefault="005C422F" w:rsidP="005C422F">
      <w:pPr>
        <w:pStyle w:val="Code"/>
        <w:rPr>
          <w:highlight w:val="white"/>
        </w:rPr>
      </w:pPr>
      <w:r w:rsidRPr="00903DBA">
        <w:rPr>
          <w:highlight w:val="white"/>
        </w:rPr>
        <w:t xml:space="preserve">      Assert.Error((storage == Storage.Auto) || (storage == Storage.Register),</w:t>
      </w:r>
    </w:p>
    <w:p w14:paraId="5B395F5C" w14:textId="323F5E67" w:rsidR="001E2DDF" w:rsidRPr="00903DBA" w:rsidRDefault="005C422F" w:rsidP="005C422F">
      <w:pPr>
        <w:pStyle w:val="Code"/>
        <w:rPr>
          <w:highlight w:val="white"/>
        </w:rPr>
      </w:pPr>
      <w:r w:rsidRPr="00903DBA">
        <w:rPr>
          <w:highlight w:val="white"/>
        </w:rPr>
        <w:t xml:space="preserve">            </w:t>
      </w:r>
      <w:r w:rsidR="001E2DDF" w:rsidRPr="00903DBA">
        <w:rPr>
          <w:highlight w:val="white"/>
        </w:rPr>
        <w:t xml:space="preserve">      </w:t>
      </w:r>
      <w:r w:rsidRPr="00903DBA">
        <w:rPr>
          <w:highlight w:val="white"/>
        </w:rPr>
        <w:t xml:space="preserve"> null, Message.</w:t>
      </w:r>
    </w:p>
    <w:p w14:paraId="0608EDC1" w14:textId="7032FF33" w:rsidR="005C422F" w:rsidRPr="00903DBA" w:rsidRDefault="001E2DDF" w:rsidP="005C422F">
      <w:pPr>
        <w:pStyle w:val="Code"/>
        <w:rPr>
          <w:highlight w:val="white"/>
        </w:rPr>
      </w:pPr>
      <w:r w:rsidRPr="00903DBA">
        <w:rPr>
          <w:highlight w:val="white"/>
        </w:rPr>
        <w:t xml:space="preserve">                   </w:t>
      </w:r>
      <w:r w:rsidR="005C422F" w:rsidRPr="00903DBA">
        <w:rPr>
          <w:highlight w:val="white"/>
        </w:rPr>
        <w:t>Only_auto_or_register_storage_allowed_in_struct_or_union);</w:t>
      </w:r>
    </w:p>
    <w:p w14:paraId="1F95B046" w14:textId="1EBE86A8" w:rsidR="005C422F" w:rsidRPr="00903DBA" w:rsidRDefault="00717385" w:rsidP="00C91915">
      <w:pPr>
        <w:rPr>
          <w:highlight w:val="white"/>
        </w:rPr>
      </w:pPr>
      <w:r w:rsidRPr="00903DBA">
        <w:rPr>
          <w:highlight w:val="white"/>
        </w:rPr>
        <w:t>We calculate the number of bits</w:t>
      </w:r>
      <w:r w:rsidR="00C91915" w:rsidRPr="00903DBA">
        <w:rPr>
          <w:highlight w:val="white"/>
        </w:rPr>
        <w:t xml:space="preserve"> by parsing the text of the </w:t>
      </w:r>
    </w:p>
    <w:p w14:paraId="3D0F72FA" w14:textId="77777777" w:rsidR="006551BA" w:rsidRPr="00903DBA" w:rsidRDefault="006551BA" w:rsidP="006551BA">
      <w:pPr>
        <w:pStyle w:val="Code"/>
        <w:rPr>
          <w:highlight w:val="white"/>
        </w:rPr>
      </w:pPr>
      <w:r w:rsidRPr="00903DBA">
        <w:rPr>
          <w:highlight w:val="white"/>
        </w:rPr>
        <w:t xml:space="preserve">      object bitsValue = bitsSymbol.Value;</w:t>
      </w:r>
    </w:p>
    <w:p w14:paraId="14BABAAA" w14:textId="77777777" w:rsidR="006551BA" w:rsidRPr="00903DBA" w:rsidRDefault="006551BA" w:rsidP="006551BA">
      <w:pPr>
        <w:pStyle w:val="Code"/>
        <w:rPr>
          <w:highlight w:val="white"/>
        </w:rPr>
      </w:pPr>
      <w:r w:rsidRPr="00903DBA">
        <w:rPr>
          <w:highlight w:val="white"/>
        </w:rPr>
        <w:t xml:space="preserve">      int bits = int.Parse(bitsValue.ToString());</w:t>
      </w:r>
    </w:p>
    <w:p w14:paraId="36AE080B" w14:textId="3DB6460A" w:rsidR="005C422F" w:rsidRPr="00903DBA" w:rsidRDefault="006551BA" w:rsidP="006551BA">
      <w:pPr>
        <w:rPr>
          <w:highlight w:val="white"/>
        </w:rPr>
      </w:pPr>
      <w:r w:rsidRPr="00903DBA">
        <w:rPr>
          <w:highlight w:val="white"/>
        </w:rPr>
        <w:t>If the dec</w:t>
      </w:r>
      <w:r w:rsidR="00B56D02" w:rsidRPr="00903DBA">
        <w:rPr>
          <w:highlight w:val="white"/>
        </w:rPr>
        <w:t>la</w:t>
      </w:r>
      <w:r w:rsidRPr="00903DBA">
        <w:rPr>
          <w:highlight w:val="white"/>
        </w:rPr>
        <w:t xml:space="preserve">rator is </w:t>
      </w:r>
      <w:r w:rsidR="00B56D02" w:rsidRPr="00903DBA">
        <w:rPr>
          <w:highlight w:val="white"/>
        </w:rPr>
        <w:t xml:space="preserve">not </w:t>
      </w:r>
      <w:r w:rsidRPr="00903DBA">
        <w:rPr>
          <w:highlight w:val="white"/>
        </w:rPr>
        <w:t xml:space="preserve">null (it </w:t>
      </w:r>
      <w:r w:rsidR="00503E11" w:rsidRPr="00903DBA">
        <w:rPr>
          <w:highlight w:val="white"/>
        </w:rPr>
        <w:t>has been</w:t>
      </w:r>
      <w:r w:rsidR="00B56D02" w:rsidRPr="00903DBA">
        <w:rPr>
          <w:highlight w:val="white"/>
        </w:rPr>
        <w:t xml:space="preserve"> present in the code</w:t>
      </w:r>
      <w:r w:rsidRPr="00903DBA">
        <w:rPr>
          <w:highlight w:val="white"/>
        </w:rPr>
        <w:t xml:space="preserve">) </w:t>
      </w:r>
      <w:r w:rsidR="00B56D02" w:rsidRPr="00903DBA">
        <w:rPr>
          <w:highlight w:val="white"/>
        </w:rPr>
        <w:t xml:space="preserve">we add the specifier type to it and extract its final type, which must be integral. The number of bits must be a value between one and the type size in bites (eight times the </w:t>
      </w:r>
      <w:r w:rsidR="00AD5746" w:rsidRPr="00903DBA">
        <w:rPr>
          <w:highlight w:val="white"/>
        </w:rPr>
        <w:t>type size in bytes)</w:t>
      </w:r>
      <w:r w:rsidR="00503E11" w:rsidRPr="00903DBA">
        <w:rPr>
          <w:highlight w:val="white"/>
        </w:rPr>
        <w:t>, inclusive.</w:t>
      </w:r>
    </w:p>
    <w:p w14:paraId="4D776104" w14:textId="77777777" w:rsidR="005C422F" w:rsidRPr="00903DBA" w:rsidRDefault="005C422F" w:rsidP="005C422F">
      <w:pPr>
        <w:pStyle w:val="Code"/>
        <w:rPr>
          <w:highlight w:val="white"/>
        </w:rPr>
      </w:pPr>
      <w:r w:rsidRPr="00903DBA">
        <w:rPr>
          <w:highlight w:val="white"/>
        </w:rPr>
        <w:t xml:space="preserve">      if (declarator != null) {</w:t>
      </w:r>
    </w:p>
    <w:p w14:paraId="0149738D" w14:textId="77777777" w:rsidR="00C57E5C" w:rsidRPr="00903DBA" w:rsidRDefault="00C57E5C" w:rsidP="00C57E5C">
      <w:pPr>
        <w:pStyle w:val="Code"/>
        <w:rPr>
          <w:highlight w:val="white"/>
        </w:rPr>
      </w:pPr>
      <w:r w:rsidRPr="00903DBA">
        <w:rPr>
          <w:highlight w:val="white"/>
        </w:rPr>
        <w:t xml:space="preserve">        declarator.Add(specifier.Type);</w:t>
      </w:r>
    </w:p>
    <w:p w14:paraId="43E06DD9" w14:textId="77777777" w:rsidR="005C422F" w:rsidRPr="00903DBA" w:rsidRDefault="005C422F" w:rsidP="005C422F">
      <w:pPr>
        <w:pStyle w:val="Code"/>
        <w:rPr>
          <w:highlight w:val="white"/>
        </w:rPr>
      </w:pPr>
      <w:r w:rsidRPr="00903DBA">
        <w:rPr>
          <w:highlight w:val="white"/>
        </w:rPr>
        <w:t xml:space="preserve">        Type type = declarator.Type;</w:t>
      </w:r>
    </w:p>
    <w:p w14:paraId="1213B6B9" w14:textId="77777777" w:rsidR="00F04D5C" w:rsidRPr="00903DBA" w:rsidRDefault="005C422F" w:rsidP="005C422F">
      <w:pPr>
        <w:pStyle w:val="Code"/>
        <w:rPr>
          <w:highlight w:val="white"/>
        </w:rPr>
      </w:pPr>
      <w:r w:rsidRPr="00903DBA">
        <w:rPr>
          <w:highlight w:val="white"/>
        </w:rPr>
        <w:t xml:space="preserve">        Assert.Error(type.IsIntegral(), type,</w:t>
      </w:r>
    </w:p>
    <w:p w14:paraId="13E2F07B" w14:textId="400E4F48"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Message.Non__integral_bits_expression);</w:t>
      </w:r>
    </w:p>
    <w:p w14:paraId="3F59BF87" w14:textId="77777777" w:rsidR="00F04D5C" w:rsidRPr="00903DBA" w:rsidRDefault="005C422F" w:rsidP="005C422F">
      <w:pPr>
        <w:pStyle w:val="Code"/>
        <w:rPr>
          <w:highlight w:val="white"/>
        </w:rPr>
      </w:pPr>
      <w:r w:rsidRPr="00903DBA">
        <w:rPr>
          <w:highlight w:val="white"/>
        </w:rPr>
        <w:t xml:space="preserve">        Assert.Error((bits &gt;= 1) &amp;&amp; (bits &lt;= (8 * type.Size())),</w:t>
      </w:r>
    </w:p>
    <w:p w14:paraId="4ECF496B" w14:textId="7DEE0EEF"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bitsValue, Message.Bits_value_out_of_range);</w:t>
      </w:r>
    </w:p>
    <w:p w14:paraId="01405E80" w14:textId="102D71D9" w:rsidR="005C422F" w:rsidRPr="00903DBA" w:rsidRDefault="00AD5746" w:rsidP="00AD5746">
      <w:pPr>
        <w:rPr>
          <w:highlight w:val="white"/>
        </w:rPr>
      </w:pPr>
      <w:r w:rsidRPr="00903DBA">
        <w:rPr>
          <w:highlight w:val="white"/>
        </w:rPr>
        <w:t xml:space="preserve">If the number of bits is less then the type size in bits, we need to </w:t>
      </w:r>
      <w:r w:rsidR="00187526" w:rsidRPr="00903DBA">
        <w:rPr>
          <w:highlight w:val="white"/>
        </w:rPr>
        <w:t>define the bit mask that is used to delete the bits not covered by the mask.</w:t>
      </w:r>
    </w:p>
    <w:p w14:paraId="1D75F2B3" w14:textId="77777777" w:rsidR="005C422F" w:rsidRPr="00903DBA" w:rsidRDefault="005C422F" w:rsidP="005C422F">
      <w:pPr>
        <w:pStyle w:val="Code"/>
        <w:rPr>
          <w:highlight w:val="white"/>
        </w:rPr>
      </w:pPr>
      <w:r w:rsidRPr="00903DBA">
        <w:rPr>
          <w:highlight w:val="white"/>
        </w:rPr>
        <w:t xml:space="preserve">        if (bits &lt; (8 * type.Size())) {</w:t>
      </w:r>
    </w:p>
    <w:p w14:paraId="50EC7839" w14:textId="77777777" w:rsidR="005C422F" w:rsidRPr="00903DBA" w:rsidRDefault="005C422F" w:rsidP="005C422F">
      <w:pPr>
        <w:pStyle w:val="Code"/>
        <w:rPr>
          <w:highlight w:val="white"/>
        </w:rPr>
      </w:pPr>
      <w:r w:rsidRPr="00903DBA">
        <w:rPr>
          <w:highlight w:val="white"/>
        </w:rPr>
        <w:t xml:space="preserve">          type.SetBitfieldMask(bits);</w:t>
      </w:r>
    </w:p>
    <w:p w14:paraId="1ACCF4B8" w14:textId="77777777" w:rsidR="005C422F" w:rsidRPr="00903DBA" w:rsidRDefault="005C422F" w:rsidP="005C422F">
      <w:pPr>
        <w:pStyle w:val="Code"/>
        <w:rPr>
          <w:highlight w:val="white"/>
        </w:rPr>
      </w:pPr>
      <w:r w:rsidRPr="00903DBA">
        <w:rPr>
          <w:highlight w:val="white"/>
        </w:rPr>
        <w:t xml:space="preserve">        }</w:t>
      </w:r>
    </w:p>
    <w:p w14:paraId="43D4F615" w14:textId="77777777" w:rsidR="005C422F" w:rsidRPr="00903DBA" w:rsidRDefault="005C422F" w:rsidP="005C422F">
      <w:pPr>
        <w:pStyle w:val="Code"/>
        <w:rPr>
          <w:highlight w:val="white"/>
        </w:rPr>
      </w:pPr>
    </w:p>
    <w:p w14:paraId="0AF84CA0" w14:textId="77777777" w:rsidR="00F04D5C" w:rsidRPr="00903DBA" w:rsidRDefault="005C422F" w:rsidP="005C422F">
      <w:pPr>
        <w:pStyle w:val="Code"/>
        <w:rPr>
          <w:highlight w:val="white"/>
        </w:rPr>
      </w:pPr>
      <w:r w:rsidRPr="00903DBA">
        <w:rPr>
          <w:highlight w:val="white"/>
        </w:rPr>
        <w:t xml:space="preserve">        Symbol symbol = new Symbol(declarator.Name, specifier.ExternalLinkage,</w:t>
      </w:r>
    </w:p>
    <w:p w14:paraId="5BF16928" w14:textId="1851F384"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w:t>
      </w:r>
      <w:r w:rsidR="007F41CD" w:rsidRPr="00903DBA">
        <w:rPr>
          <w:highlight w:val="white"/>
        </w:rPr>
        <w:t>storage</w:t>
      </w:r>
      <w:r w:rsidR="005C422F" w:rsidRPr="00903DBA">
        <w:rPr>
          <w:highlight w:val="white"/>
        </w:rPr>
        <w:t>, type);</w:t>
      </w:r>
    </w:p>
    <w:p w14:paraId="575C0217" w14:textId="51205D2B" w:rsidR="005C422F" w:rsidRPr="00903DBA" w:rsidRDefault="005C422F" w:rsidP="005C422F">
      <w:pPr>
        <w:pStyle w:val="Code"/>
        <w:rPr>
          <w:highlight w:val="white"/>
        </w:rPr>
      </w:pPr>
      <w:r w:rsidRPr="00903DBA">
        <w:rPr>
          <w:highlight w:val="white"/>
        </w:rPr>
        <w:t xml:space="preserve">        SymbolTable.CurrentTable.AddSymbol(symbol);</w:t>
      </w:r>
    </w:p>
    <w:p w14:paraId="61A3283D" w14:textId="69F08FD5" w:rsidR="007D0A69" w:rsidRPr="00903DBA" w:rsidRDefault="00503E11" w:rsidP="007D0A69">
      <w:pPr>
        <w:rPr>
          <w:highlight w:val="white"/>
        </w:rPr>
      </w:pPr>
      <w:r w:rsidRPr="00903DBA">
        <w:rPr>
          <w:highlight w:val="white"/>
        </w:rPr>
        <w:lastRenderedPageBreak/>
        <w:t>Contrary to the previous cases, w</w:t>
      </w:r>
      <w:r w:rsidR="007D0A69" w:rsidRPr="00903DBA">
        <w:rPr>
          <w:highlight w:val="white"/>
        </w:rPr>
        <w:t>e do not add the symbol to the global static set since it cannot be static.</w:t>
      </w:r>
    </w:p>
    <w:p w14:paraId="7253C10F" w14:textId="77777777" w:rsidR="005C422F" w:rsidRPr="00903DBA" w:rsidRDefault="005C422F" w:rsidP="005C422F">
      <w:pPr>
        <w:pStyle w:val="Code"/>
        <w:rPr>
          <w:highlight w:val="white"/>
        </w:rPr>
      </w:pPr>
      <w:r w:rsidRPr="00903DBA">
        <w:rPr>
          <w:highlight w:val="white"/>
        </w:rPr>
        <w:t xml:space="preserve">      }</w:t>
      </w:r>
    </w:p>
    <w:p w14:paraId="34745983" w14:textId="41859DD8" w:rsidR="00503E11" w:rsidRPr="00903DBA" w:rsidRDefault="007D0A69" w:rsidP="00503E11">
      <w:pPr>
        <w:rPr>
          <w:highlight w:val="white"/>
        </w:rPr>
      </w:pPr>
      <w:r w:rsidRPr="00903DBA">
        <w:rPr>
          <w:highlight w:val="white"/>
        </w:rPr>
        <w:t xml:space="preserve">If the declarator is null (it </w:t>
      </w:r>
      <w:r w:rsidR="00503E11" w:rsidRPr="00903DBA">
        <w:rPr>
          <w:highlight w:val="white"/>
        </w:rPr>
        <w:t xml:space="preserve">has been omitted </w:t>
      </w:r>
      <w:r w:rsidRPr="00903DBA">
        <w:rPr>
          <w:highlight w:val="white"/>
        </w:rPr>
        <w:t xml:space="preserve">in the code) we </w:t>
      </w:r>
      <w:r w:rsidR="00503E11" w:rsidRPr="00903DBA">
        <w:rPr>
          <w:highlight w:val="white"/>
        </w:rPr>
        <w:t>just check that the number of bits is in range: at least one and at most the type size in bits.</w:t>
      </w:r>
    </w:p>
    <w:p w14:paraId="12225743" w14:textId="4117430E" w:rsidR="005C422F" w:rsidRPr="00903DBA" w:rsidRDefault="005C422F" w:rsidP="005C422F">
      <w:pPr>
        <w:pStyle w:val="Code"/>
        <w:rPr>
          <w:highlight w:val="white"/>
        </w:rPr>
      </w:pPr>
      <w:r w:rsidRPr="00903DBA">
        <w:rPr>
          <w:highlight w:val="white"/>
        </w:rPr>
        <w:t xml:space="preserve">      else {</w:t>
      </w:r>
    </w:p>
    <w:p w14:paraId="4A7A4DBA" w14:textId="77777777" w:rsidR="005C422F" w:rsidRPr="00903DBA" w:rsidRDefault="005C422F" w:rsidP="005C422F">
      <w:pPr>
        <w:pStyle w:val="Code"/>
        <w:rPr>
          <w:highlight w:val="white"/>
        </w:rPr>
      </w:pPr>
      <w:r w:rsidRPr="00903DBA">
        <w:rPr>
          <w:highlight w:val="white"/>
        </w:rPr>
        <w:t xml:space="preserve">        Assert.Error((bits &gt;= 1) &amp;&amp; (bits &lt;= (8 * 4)), bitsValue,</w:t>
      </w:r>
    </w:p>
    <w:p w14:paraId="5104AEBD" w14:textId="77777777" w:rsidR="005C422F" w:rsidRPr="00903DBA" w:rsidRDefault="005C422F" w:rsidP="005C422F">
      <w:pPr>
        <w:pStyle w:val="Code"/>
        <w:rPr>
          <w:highlight w:val="white"/>
        </w:rPr>
      </w:pPr>
      <w:r w:rsidRPr="00903DBA">
        <w:rPr>
          <w:highlight w:val="white"/>
        </w:rPr>
        <w:t xml:space="preserve">                      Message.Bits_value_out_of_range);</w:t>
      </w:r>
    </w:p>
    <w:p w14:paraId="3BB05E27" w14:textId="77777777" w:rsidR="005C422F" w:rsidRPr="00903DBA" w:rsidRDefault="005C422F" w:rsidP="005C422F">
      <w:pPr>
        <w:pStyle w:val="Code"/>
        <w:rPr>
          <w:highlight w:val="white"/>
        </w:rPr>
      </w:pPr>
      <w:r w:rsidRPr="00903DBA">
        <w:rPr>
          <w:highlight w:val="white"/>
        </w:rPr>
        <w:t xml:space="preserve">      }</w:t>
      </w:r>
    </w:p>
    <w:p w14:paraId="42C2318D" w14:textId="62884DBD" w:rsidR="005C422F" w:rsidRPr="00903DBA" w:rsidRDefault="005C422F" w:rsidP="005C422F">
      <w:pPr>
        <w:pStyle w:val="Code"/>
        <w:rPr>
          <w:highlight w:val="white"/>
        </w:rPr>
      </w:pPr>
      <w:r w:rsidRPr="00903DBA">
        <w:rPr>
          <w:highlight w:val="white"/>
        </w:rPr>
        <w:t xml:space="preserve">    }</w:t>
      </w:r>
    </w:p>
    <w:p w14:paraId="7DFC5FF4" w14:textId="6E481B3E" w:rsidR="00215100" w:rsidRPr="00903DBA" w:rsidRDefault="0046223F" w:rsidP="008E06B1">
      <w:pPr>
        <w:pStyle w:val="Rubrik4"/>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608C7AA" w14:textId="77777777" w:rsidR="002B467E" w:rsidRPr="00903DBA" w:rsidRDefault="002B467E" w:rsidP="00284CFE">
      <w:pPr>
        <w:pStyle w:val="Code"/>
        <w:rPr>
          <w:highlight w:val="white"/>
        </w:rPr>
      </w:pPr>
    </w:p>
    <w:p w14:paraId="3466173E" w14:textId="77777777" w:rsidR="002B467E" w:rsidRPr="00903DBA" w:rsidRDefault="002B467E" w:rsidP="002B467E">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B223ECB" w14:textId="44376755" w:rsidR="00F56F6F" w:rsidRPr="00903DBA" w:rsidRDefault="00F56F6F" w:rsidP="00F56F6F">
      <w:pPr>
        <w:rPr>
          <w:highlight w:val="white"/>
        </w:rPr>
      </w:pPr>
      <w:r w:rsidRPr="00903DBA">
        <w:rPr>
          <w:highlight w:val="white"/>
        </w:rPr>
        <w:lastRenderedPageBreak/>
        <w:t xml:space="preserve">The </w:t>
      </w:r>
      <w:r w:rsidRPr="00903DBA">
        <w:rPr>
          <w:rStyle w:val="KeyWord0"/>
          <w:highlight w:val="white"/>
        </w:rPr>
        <w:t>PointerDeclarator</w:t>
      </w:r>
      <w:r w:rsidRPr="00903DBA">
        <w:rPr>
          <w:highlight w:val="white"/>
        </w:rPr>
        <w:t xml:space="preserve"> method takes a type list and a declarator.</w:t>
      </w:r>
    </w:p>
    <w:p w14:paraId="47CC9D43" w14:textId="59C3E482" w:rsidR="009D4820" w:rsidRPr="00903DBA" w:rsidRDefault="009D4820" w:rsidP="009D4820">
      <w:pPr>
        <w:pStyle w:val="CodeHeader"/>
        <w:rPr>
          <w:highlight w:val="white"/>
        </w:rPr>
      </w:pPr>
      <w:r w:rsidRPr="00903DBA">
        <w:rPr>
          <w:highlight w:val="white"/>
        </w:rPr>
        <w:t>MiddleCodeGenerator.cs</w:t>
      </w:r>
    </w:p>
    <w:p w14:paraId="6C2DA597" w14:textId="207F9CB2" w:rsidR="006C1FD7" w:rsidRPr="00903DBA" w:rsidRDefault="006C1FD7" w:rsidP="006C1FD7">
      <w:pPr>
        <w:pStyle w:val="Code"/>
        <w:rPr>
          <w:highlight w:val="white"/>
        </w:rPr>
      </w:pPr>
      <w:r w:rsidRPr="00903DBA">
        <w:rPr>
          <w:highlight w:val="white"/>
        </w:rPr>
        <w:t xml:space="preserve">    public static Declarator PointerDeclarator(List&lt;Type&gt; </w:t>
      </w:r>
      <w:r w:rsidR="00754B45" w:rsidRPr="00903DBA">
        <w:rPr>
          <w:highlight w:val="white"/>
        </w:rPr>
        <w:t>typeList</w:t>
      </w:r>
      <w:r w:rsidRPr="00903DBA">
        <w:rPr>
          <w:highlight w:val="white"/>
        </w:rPr>
        <w:t>,</w:t>
      </w:r>
    </w:p>
    <w:p w14:paraId="2E368D30" w14:textId="77777777" w:rsidR="006C1FD7" w:rsidRPr="00903DBA" w:rsidRDefault="006C1FD7" w:rsidP="006C1FD7">
      <w:pPr>
        <w:pStyle w:val="Code"/>
        <w:rPr>
          <w:highlight w:val="white"/>
        </w:rPr>
      </w:pPr>
      <w:r w:rsidRPr="00903DBA">
        <w:rPr>
          <w:highlight w:val="white"/>
        </w:rPr>
        <w:t xml:space="preserve">                                               Declarator declarator) {</w:t>
      </w:r>
    </w:p>
    <w:p w14:paraId="3403774E" w14:textId="77777777" w:rsidR="006C1FD7" w:rsidRPr="00903DBA" w:rsidRDefault="006C1FD7" w:rsidP="006C1FD7">
      <w:pPr>
        <w:rPr>
          <w:highlight w:val="white"/>
        </w:rPr>
      </w:pPr>
      <w:r w:rsidRPr="00903DBA">
        <w:rPr>
          <w:highlight w:val="white"/>
        </w:rPr>
        <w:t>If the declarator is null, we simply create a new declarator since we always need a declarator, even in the cases where is has been omitted.</w:t>
      </w:r>
    </w:p>
    <w:p w14:paraId="7DD343AC" w14:textId="11D503E7" w:rsidR="006C1FD7" w:rsidRPr="00903DBA" w:rsidRDefault="006C1FD7" w:rsidP="006C1FD7">
      <w:pPr>
        <w:pStyle w:val="Code"/>
        <w:rPr>
          <w:highlight w:val="white"/>
        </w:rPr>
      </w:pPr>
      <w:r w:rsidRPr="00903DBA">
        <w:rPr>
          <w:highlight w:val="white"/>
        </w:rPr>
        <w:t xml:space="preserve">      if (declarator == null) {</w:t>
      </w:r>
    </w:p>
    <w:p w14:paraId="2CD82A80" w14:textId="77777777" w:rsidR="006C1FD7" w:rsidRPr="00903DBA" w:rsidRDefault="006C1FD7" w:rsidP="006C1FD7">
      <w:pPr>
        <w:pStyle w:val="Code"/>
        <w:rPr>
          <w:highlight w:val="white"/>
        </w:rPr>
      </w:pPr>
      <w:r w:rsidRPr="00903DBA">
        <w:rPr>
          <w:highlight w:val="white"/>
        </w:rPr>
        <w:t xml:space="preserve">        declarator = new Declarator(null);</w:t>
      </w:r>
    </w:p>
    <w:p w14:paraId="7BE344A4" w14:textId="77777777" w:rsidR="006C1FD7" w:rsidRPr="00903DBA" w:rsidRDefault="006C1FD7" w:rsidP="006C1FD7">
      <w:pPr>
        <w:pStyle w:val="Code"/>
        <w:rPr>
          <w:highlight w:val="white"/>
        </w:rPr>
      </w:pPr>
      <w:r w:rsidRPr="00903DBA">
        <w:rPr>
          <w:highlight w:val="white"/>
        </w:rPr>
        <w:t xml:space="preserve">      }</w:t>
      </w:r>
    </w:p>
    <w:p w14:paraId="06534EA9" w14:textId="6E77A914" w:rsidR="006C1FD7" w:rsidRPr="00903DBA" w:rsidRDefault="006C1FD7" w:rsidP="006C1FD7">
      <w:pPr>
        <w:rPr>
          <w:highlight w:val="white"/>
        </w:rPr>
      </w:pPr>
      <w:r w:rsidRPr="00903DBA">
        <w:rPr>
          <w:highlight w:val="white"/>
        </w:rPr>
        <w:t>We iterate through the pointer type list and add each pointer type to the declarator.</w:t>
      </w:r>
      <w:r w:rsidR="00753564" w:rsidRPr="00903DBA">
        <w:rPr>
          <w:highlight w:val="white"/>
        </w:rPr>
        <w:t xml:space="preserve"> In this way, the declarator is pointer.</w:t>
      </w:r>
    </w:p>
    <w:p w14:paraId="562DB6A4" w14:textId="1F9DC912" w:rsidR="006C1FD7" w:rsidRPr="00903DBA" w:rsidRDefault="006C1FD7" w:rsidP="006C1FD7">
      <w:pPr>
        <w:pStyle w:val="Code"/>
        <w:rPr>
          <w:highlight w:val="white"/>
        </w:rPr>
      </w:pPr>
      <w:r w:rsidRPr="00903DBA">
        <w:rPr>
          <w:highlight w:val="white"/>
        </w:rPr>
        <w:t xml:space="preserve">      foreach (Type pointerType in</w:t>
      </w:r>
      <w:r w:rsidR="00754B45" w:rsidRPr="00903DBA">
        <w:rPr>
          <w:highlight w:val="white"/>
        </w:rPr>
        <w:t xml:space="preserve"> t</w:t>
      </w:r>
      <w:r w:rsidRPr="00903DBA">
        <w:rPr>
          <w:highlight w:val="white"/>
        </w:rPr>
        <w:t>ypeList) {</w:t>
      </w:r>
    </w:p>
    <w:p w14:paraId="4789DC95" w14:textId="77777777" w:rsidR="00754B45" w:rsidRPr="00903DBA" w:rsidRDefault="00754B45" w:rsidP="00754B45">
      <w:pPr>
        <w:pStyle w:val="Code"/>
        <w:rPr>
          <w:highlight w:val="white"/>
        </w:rPr>
      </w:pPr>
      <w:r w:rsidRPr="00903DBA">
        <w:rPr>
          <w:highlight w:val="white"/>
        </w:rPr>
        <w:t xml:space="preserve">        Type pointerType = new Type((Type) null);</w:t>
      </w:r>
    </w:p>
    <w:p w14:paraId="0EE021B0" w14:textId="77777777" w:rsidR="00754B45" w:rsidRPr="00903DBA" w:rsidRDefault="00754B45" w:rsidP="00754B45">
      <w:pPr>
        <w:pStyle w:val="Code"/>
        <w:rPr>
          <w:highlight w:val="white"/>
        </w:rPr>
      </w:pPr>
      <w:r w:rsidRPr="00903DBA">
        <w:rPr>
          <w:highlight w:val="white"/>
        </w:rPr>
        <w:t xml:space="preserve">        pointerType.Constant = type.Constant;</w:t>
      </w:r>
    </w:p>
    <w:p w14:paraId="47792372" w14:textId="77777777" w:rsidR="00754B45" w:rsidRPr="00903DBA" w:rsidRDefault="00754B45" w:rsidP="00754B45">
      <w:pPr>
        <w:pStyle w:val="Code"/>
        <w:rPr>
          <w:highlight w:val="white"/>
        </w:rPr>
      </w:pPr>
      <w:r w:rsidRPr="00903DBA">
        <w:rPr>
          <w:highlight w:val="white"/>
        </w:rPr>
        <w:t xml:space="preserve">        pointerType.Volatile = type.Volatile;</w:t>
      </w:r>
    </w:p>
    <w:p w14:paraId="0D51A356" w14:textId="77777777" w:rsidR="00754B45" w:rsidRPr="00903DBA" w:rsidRDefault="00754B45" w:rsidP="00754B45">
      <w:pPr>
        <w:pStyle w:val="Code"/>
        <w:rPr>
          <w:highlight w:val="white"/>
        </w:rPr>
      </w:pPr>
      <w:r w:rsidRPr="00903DBA">
        <w:rPr>
          <w:highlight w:val="white"/>
        </w:rPr>
        <w:t xml:space="preserve">        declarator.Add(pointerType);</w:t>
      </w:r>
    </w:p>
    <w:p w14:paraId="3AF9E477" w14:textId="77777777" w:rsidR="006C1FD7" w:rsidRPr="00903DBA" w:rsidRDefault="006C1FD7" w:rsidP="006C1FD7">
      <w:pPr>
        <w:pStyle w:val="Code"/>
        <w:rPr>
          <w:highlight w:val="white"/>
        </w:rPr>
      </w:pPr>
      <w:r w:rsidRPr="00903DBA">
        <w:rPr>
          <w:highlight w:val="white"/>
        </w:rPr>
        <w:t xml:space="preserve">      }</w:t>
      </w:r>
    </w:p>
    <w:p w14:paraId="1FBE6F11" w14:textId="5AA31439" w:rsidR="006C1FD7" w:rsidRPr="00903DBA" w:rsidRDefault="00944C3A" w:rsidP="00BC2B6C">
      <w:pPr>
        <w:rPr>
          <w:highlight w:val="white"/>
        </w:rPr>
      </w:pPr>
      <w:r w:rsidRPr="00903DBA">
        <w:rPr>
          <w:highlight w:val="white"/>
        </w:rPr>
        <w:t>We will always have at least a declarator with a certain type or a pointer type, since i</w:t>
      </w:r>
      <w:r w:rsidR="00EF0D59" w:rsidRPr="00903DBA">
        <w:rPr>
          <w:highlight w:val="white"/>
        </w:rPr>
        <w:t xml:space="preserve">t is </w:t>
      </w:r>
      <w:r w:rsidRPr="00903DBA">
        <w:rPr>
          <w:highlight w:val="white"/>
        </w:rPr>
        <w:t xml:space="preserve">syntactically </w:t>
      </w:r>
      <w:r w:rsidR="00EF0D59" w:rsidRPr="00903DBA">
        <w:rPr>
          <w:highlight w:val="white"/>
        </w:rPr>
        <w:t xml:space="preserve">impossible to omit both the declarator and the </w:t>
      </w:r>
      <w:r w:rsidR="00BC2B6C" w:rsidRPr="00903DBA">
        <w:rPr>
          <w:highlight w:val="white"/>
        </w:rPr>
        <w:t>pointer list.</w:t>
      </w:r>
    </w:p>
    <w:p w14:paraId="67B79DBD" w14:textId="77777777" w:rsidR="006C1FD7" w:rsidRPr="00903DBA" w:rsidRDefault="006C1FD7" w:rsidP="006C1FD7">
      <w:pPr>
        <w:pStyle w:val="Code"/>
        <w:rPr>
          <w:highlight w:val="white"/>
        </w:rPr>
      </w:pPr>
      <w:r w:rsidRPr="00903DBA">
        <w:rPr>
          <w:highlight w:val="white"/>
        </w:rPr>
        <w:t xml:space="preserve">      return declarator;</w:t>
      </w:r>
    </w:p>
    <w:p w14:paraId="0A2B4F34" w14:textId="77777777" w:rsidR="006C1FD7" w:rsidRPr="00903DBA" w:rsidRDefault="006C1FD7" w:rsidP="006C1FD7">
      <w:pPr>
        <w:pStyle w:val="Code"/>
        <w:rPr>
          <w:highlight w:val="white"/>
        </w:rPr>
      </w:pPr>
      <w:r w:rsidRPr="00903DBA">
        <w:rPr>
          <w:highlight w:val="white"/>
        </w:rPr>
        <w:t xml:space="preserve">    }</w:t>
      </w:r>
    </w:p>
    <w:p w14:paraId="417EAF5B" w14:textId="77777777" w:rsidR="004A5F41" w:rsidRPr="00903DBA" w:rsidRDefault="004A5F41" w:rsidP="008E06B1">
      <w:pPr>
        <w:pStyle w:val="Rubrik4"/>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0436913D" w:rsidR="00CD004E" w:rsidRPr="00903DBA" w:rsidRDefault="00CD004E" w:rsidP="00FD5814">
      <w:pPr>
        <w:rPr>
          <w:highlight w:val="white"/>
        </w:rPr>
      </w:pPr>
      <w:r w:rsidRPr="00903DBA">
        <w:rPr>
          <w:highlight w:val="white"/>
        </w:rPr>
        <w:t>Another form of direct declarator is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266E72C4" w:rsidR="00C50555" w:rsidRPr="00903DBA" w:rsidRDefault="00C50555" w:rsidP="00C50555">
      <w:pPr>
        <w:rPr>
          <w:highlight w:val="white"/>
        </w:rPr>
      </w:pPr>
      <w:r w:rsidRPr="00903DBA">
        <w:rPr>
          <w:highlight w:val="white"/>
        </w:rPr>
        <w:t xml:space="preserve">The </w:t>
      </w:r>
      <w:r w:rsidRPr="00903DBA">
        <w:rPr>
          <w:rStyle w:val="KeyWord0"/>
          <w:highlight w:val="white"/>
        </w:rPr>
        <w:t>ArrayType</w:t>
      </w:r>
      <w:r w:rsidRPr="00903DBA">
        <w:rPr>
          <w:highlight w:val="white"/>
        </w:rPr>
        <w:t xml:space="preserve"> method </w:t>
      </w:r>
      <w:r w:rsidR="008143FD" w:rsidRPr="00903DBA">
        <w:rPr>
          <w:highlight w:val="white"/>
        </w:rPr>
        <w:t>handles the declaration of an array.</w:t>
      </w:r>
      <w:r w:rsidR="00AE2152" w:rsidRPr="00903DBA">
        <w:rPr>
          <w:highlight w:val="white"/>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903DBA" w:rsidRDefault="0030745E" w:rsidP="0030745E">
      <w:pPr>
        <w:pStyle w:val="CodeHeader"/>
        <w:rPr>
          <w:highlight w:val="white"/>
        </w:rPr>
      </w:pPr>
      <w:r w:rsidRPr="00903DBA">
        <w:rPr>
          <w:highlight w:val="white"/>
        </w:rPr>
        <w:t>MiddleCodeGenerator.cs</w:t>
      </w:r>
    </w:p>
    <w:p w14:paraId="010317DB" w14:textId="77777777" w:rsidR="00522BB0" w:rsidRPr="00903DBA" w:rsidRDefault="00522BB0" w:rsidP="00522BB0">
      <w:pPr>
        <w:pStyle w:val="Code"/>
        <w:rPr>
          <w:highlight w:val="white"/>
        </w:rPr>
      </w:pPr>
      <w:r w:rsidRPr="00903DBA">
        <w:rPr>
          <w:highlight w:val="white"/>
        </w:rPr>
        <w:t xml:space="preserve">    public static Declarator ArrayType(Declarator declarator,</w:t>
      </w:r>
    </w:p>
    <w:p w14:paraId="6EB6E0EE" w14:textId="2AB591F8" w:rsidR="00522BB0" w:rsidRPr="00903DBA" w:rsidRDefault="00522BB0" w:rsidP="00522BB0">
      <w:pPr>
        <w:pStyle w:val="Code"/>
        <w:rPr>
          <w:highlight w:val="white"/>
        </w:rPr>
      </w:pPr>
      <w:r w:rsidRPr="00903DBA">
        <w:rPr>
          <w:highlight w:val="white"/>
        </w:rPr>
        <w:t xml:space="preserve">                                       Expression </w:t>
      </w:r>
      <w:r w:rsidR="00984F36" w:rsidRPr="00903DBA">
        <w:rPr>
          <w:highlight w:val="white"/>
        </w:rPr>
        <w:t>optionalSizeExpression</w:t>
      </w:r>
      <w:r w:rsidRPr="00903DBA">
        <w:rPr>
          <w:highlight w:val="white"/>
        </w:rPr>
        <w:t>) {</w:t>
      </w:r>
    </w:p>
    <w:p w14:paraId="78E00963" w14:textId="77777777" w:rsidR="00522BB0" w:rsidRPr="00903DBA" w:rsidRDefault="00522BB0" w:rsidP="00522BB0">
      <w:pPr>
        <w:pStyle w:val="Code"/>
        <w:rPr>
          <w:highlight w:val="white"/>
        </w:rPr>
      </w:pPr>
      <w:r w:rsidRPr="00903DBA">
        <w:rPr>
          <w:highlight w:val="white"/>
        </w:rPr>
        <w:t xml:space="preserve">      if (declarator == null) {</w:t>
      </w:r>
    </w:p>
    <w:p w14:paraId="45D51B2B" w14:textId="77777777" w:rsidR="00522BB0" w:rsidRPr="00903DBA" w:rsidRDefault="00522BB0" w:rsidP="00522BB0">
      <w:pPr>
        <w:pStyle w:val="Code"/>
        <w:rPr>
          <w:highlight w:val="white"/>
        </w:rPr>
      </w:pPr>
      <w:r w:rsidRPr="00903DBA">
        <w:rPr>
          <w:highlight w:val="white"/>
        </w:rPr>
        <w:lastRenderedPageBreak/>
        <w:t xml:space="preserve">        declarator = new Declarator(null);</w:t>
      </w:r>
    </w:p>
    <w:p w14:paraId="1B80125F" w14:textId="77777777" w:rsidR="00522BB0" w:rsidRPr="00903DBA" w:rsidRDefault="00522BB0" w:rsidP="00522BB0">
      <w:pPr>
        <w:pStyle w:val="Code"/>
        <w:rPr>
          <w:highlight w:val="white"/>
        </w:rPr>
      </w:pPr>
      <w:r w:rsidRPr="00903DBA">
        <w:rPr>
          <w:highlight w:val="white"/>
        </w:rPr>
        <w:t xml:space="preserve">      }</w:t>
      </w:r>
    </w:p>
    <w:p w14:paraId="1B4D8082" w14:textId="0D668D09" w:rsidR="00522BB0" w:rsidRPr="00903DBA" w:rsidRDefault="00286EE8" w:rsidP="00286EE8">
      <w:pPr>
        <w:rPr>
          <w:highlight w:val="white"/>
        </w:rPr>
      </w:pPr>
      <w:r w:rsidRPr="00903DBA">
        <w:rPr>
          <w:highlight w:val="white"/>
        </w:rPr>
        <w:t xml:space="preserve">If the array size expression is present, </w:t>
      </w:r>
      <w:r w:rsidR="00CF6820" w:rsidRPr="00903DBA">
        <w:rPr>
          <w:highlight w:val="white"/>
        </w:rPr>
        <w:t>the parser has already made sure it is a constant expression of integral type. But we must also check that the array (the value of the expression) is positive.</w:t>
      </w:r>
    </w:p>
    <w:p w14:paraId="47BF8B11" w14:textId="68C4D254" w:rsidR="006C1AE6" w:rsidRPr="00903DBA" w:rsidRDefault="006C1AE6" w:rsidP="00522BB0">
      <w:pPr>
        <w:pStyle w:val="Code"/>
        <w:rPr>
          <w:highlight w:val="white"/>
        </w:rPr>
      </w:pPr>
      <w:r w:rsidRPr="00903DBA">
        <w:rPr>
          <w:highlight w:val="white"/>
        </w:rPr>
        <w:t xml:space="preserve">      Type arrayType;</w:t>
      </w:r>
    </w:p>
    <w:p w14:paraId="0747C556" w14:textId="27B8088E" w:rsidR="00522BB0" w:rsidRPr="00903DBA" w:rsidRDefault="00522BB0" w:rsidP="00522BB0">
      <w:pPr>
        <w:pStyle w:val="Code"/>
        <w:rPr>
          <w:highlight w:val="white"/>
        </w:rPr>
      </w:pPr>
      <w:r w:rsidRPr="00903DBA">
        <w:rPr>
          <w:highlight w:val="white"/>
        </w:rPr>
        <w:t xml:space="preserve">      if (</w:t>
      </w:r>
      <w:r w:rsidR="00984F36" w:rsidRPr="00903DBA">
        <w:rPr>
          <w:highlight w:val="white"/>
        </w:rPr>
        <w:t>optionalSizeExpression</w:t>
      </w:r>
      <w:r w:rsidRPr="00903DBA">
        <w:rPr>
          <w:highlight w:val="white"/>
        </w:rPr>
        <w:t xml:space="preserve"> != null) {</w:t>
      </w:r>
    </w:p>
    <w:p w14:paraId="676A1A01" w14:textId="0C2E7384" w:rsidR="00522BB0" w:rsidRPr="00903DBA" w:rsidRDefault="00522BB0" w:rsidP="00522BB0">
      <w:pPr>
        <w:pStyle w:val="Code"/>
        <w:rPr>
          <w:highlight w:val="white"/>
        </w:rPr>
      </w:pPr>
      <w:r w:rsidRPr="00903DBA">
        <w:rPr>
          <w:highlight w:val="white"/>
        </w:rPr>
        <w:t xml:space="preserve">        Symbol optSizeSymbol = </w:t>
      </w:r>
      <w:r w:rsidR="00984F36" w:rsidRPr="00903DBA">
        <w:rPr>
          <w:highlight w:val="white"/>
        </w:rPr>
        <w:t>optionalSizeExpression</w:t>
      </w:r>
      <w:r w:rsidRPr="00903DBA">
        <w:rPr>
          <w:highlight w:val="white"/>
        </w:rPr>
        <w:t>.Symbol;</w:t>
      </w:r>
    </w:p>
    <w:p w14:paraId="6C74872E" w14:textId="77777777" w:rsidR="00522BB0" w:rsidRPr="00903DBA" w:rsidRDefault="00522BB0" w:rsidP="00522BB0">
      <w:pPr>
        <w:pStyle w:val="Code"/>
        <w:rPr>
          <w:highlight w:val="white"/>
        </w:rPr>
      </w:pPr>
      <w:r w:rsidRPr="00903DBA">
        <w:rPr>
          <w:highlight w:val="white"/>
        </w:rPr>
        <w:t xml:space="preserve">        int arraySize = (int) ((BigInteger) optSizeSymbol.Value);</w:t>
      </w:r>
    </w:p>
    <w:p w14:paraId="63FB60AF" w14:textId="77777777" w:rsidR="00522BB0" w:rsidRPr="00903DBA" w:rsidRDefault="00522BB0" w:rsidP="00522BB0">
      <w:pPr>
        <w:pStyle w:val="Code"/>
        <w:rPr>
          <w:highlight w:val="white"/>
        </w:rPr>
      </w:pPr>
      <w:r w:rsidRPr="00903DBA">
        <w:rPr>
          <w:highlight w:val="white"/>
        </w:rPr>
        <w:t xml:space="preserve">        Assert.Error(arraySize &gt; 0, arraySize,</w:t>
      </w:r>
    </w:p>
    <w:p w14:paraId="4D72E25A" w14:textId="28F46367" w:rsidR="00522BB0" w:rsidRPr="00903DBA" w:rsidRDefault="00522BB0" w:rsidP="00522BB0">
      <w:pPr>
        <w:pStyle w:val="Code"/>
        <w:rPr>
          <w:highlight w:val="white"/>
        </w:rPr>
      </w:pPr>
      <w:r w:rsidRPr="00903DBA">
        <w:rPr>
          <w:highlight w:val="white"/>
        </w:rPr>
        <w:t xml:space="preserve">                     Message.Non__positive_array_size);</w:t>
      </w:r>
    </w:p>
    <w:p w14:paraId="4B626D3D" w14:textId="1D03E425" w:rsidR="00522BB0" w:rsidRPr="00903DBA" w:rsidRDefault="00522BB0" w:rsidP="00522BB0">
      <w:pPr>
        <w:pStyle w:val="Code"/>
        <w:rPr>
          <w:highlight w:val="white"/>
        </w:rPr>
      </w:pPr>
      <w:r w:rsidRPr="00903DBA">
        <w:rPr>
          <w:highlight w:val="white"/>
        </w:rPr>
        <w:t xml:space="preserve">        arrayType = new Type(arraySize, null);</w:t>
      </w:r>
    </w:p>
    <w:p w14:paraId="6250DA40" w14:textId="77777777" w:rsidR="00522BB0" w:rsidRPr="00903DBA" w:rsidRDefault="00522BB0" w:rsidP="00522BB0">
      <w:pPr>
        <w:pStyle w:val="Code"/>
        <w:rPr>
          <w:highlight w:val="white"/>
        </w:rPr>
      </w:pPr>
      <w:r w:rsidRPr="00903DBA">
        <w:rPr>
          <w:highlight w:val="white"/>
        </w:rPr>
        <w:t xml:space="preserve">      }</w:t>
      </w:r>
    </w:p>
    <w:p w14:paraId="75D1693A" w14:textId="564E2B9C" w:rsidR="00CF6820" w:rsidRPr="00903DBA" w:rsidRDefault="00CF6820" w:rsidP="00CF6820">
      <w:pPr>
        <w:rPr>
          <w:highlight w:val="white"/>
        </w:rPr>
      </w:pPr>
      <w:r w:rsidRPr="00903DBA">
        <w:rPr>
          <w:highlight w:val="white"/>
        </w:rPr>
        <w:t>If the array size expression is not present, we create a new arra</w:t>
      </w:r>
      <w:r w:rsidR="006C1AE6" w:rsidRPr="00903DBA">
        <w:rPr>
          <w:highlight w:val="white"/>
        </w:rPr>
        <w:t>y type of zero size</w:t>
      </w:r>
      <w:r w:rsidR="00FA53E2" w:rsidRPr="00903DBA">
        <w:rPr>
          <w:highlight w:val="white"/>
        </w:rPr>
        <w:t>.</w:t>
      </w:r>
    </w:p>
    <w:p w14:paraId="52D1AD5A" w14:textId="77777777" w:rsidR="00522BB0" w:rsidRPr="00903DBA" w:rsidRDefault="00522BB0" w:rsidP="00522BB0">
      <w:pPr>
        <w:pStyle w:val="Code"/>
        <w:rPr>
          <w:highlight w:val="white"/>
        </w:rPr>
      </w:pPr>
      <w:r w:rsidRPr="00903DBA">
        <w:rPr>
          <w:highlight w:val="white"/>
        </w:rPr>
        <w:t xml:space="preserve">      else {</w:t>
      </w:r>
    </w:p>
    <w:p w14:paraId="50F4494F" w14:textId="05180C71" w:rsidR="00522BB0" w:rsidRPr="00903DBA" w:rsidRDefault="00522BB0" w:rsidP="00522BB0">
      <w:pPr>
        <w:pStyle w:val="Code"/>
        <w:rPr>
          <w:highlight w:val="white"/>
        </w:rPr>
      </w:pPr>
      <w:r w:rsidRPr="00903DBA">
        <w:rPr>
          <w:highlight w:val="white"/>
        </w:rPr>
        <w:t xml:space="preserve">        arrayType = new Type(0, null);</w:t>
      </w:r>
    </w:p>
    <w:p w14:paraId="7F7B4ED3" w14:textId="77777777" w:rsidR="00522BB0" w:rsidRPr="00903DBA" w:rsidRDefault="00522BB0" w:rsidP="00522BB0">
      <w:pPr>
        <w:pStyle w:val="Code"/>
        <w:rPr>
          <w:highlight w:val="white"/>
        </w:rPr>
      </w:pPr>
      <w:r w:rsidRPr="00903DBA">
        <w:rPr>
          <w:highlight w:val="white"/>
        </w:rPr>
        <w:t xml:space="preserve">      }</w:t>
      </w:r>
    </w:p>
    <w:p w14:paraId="388BF707" w14:textId="1AC19E68" w:rsidR="00522BB0" w:rsidRPr="00903DBA" w:rsidRDefault="00FA53E2" w:rsidP="00FA53E2">
      <w:pPr>
        <w:rPr>
          <w:highlight w:val="white"/>
        </w:rPr>
      </w:pPr>
      <w:r w:rsidRPr="00903DBA">
        <w:rPr>
          <w:highlight w:val="white"/>
        </w:rPr>
        <w:t xml:space="preserve">We add the array type to the declarator, which we return. Note that the type of the array is yet unknown, which is why </w:t>
      </w:r>
      <w:r w:rsidR="003B7E88" w:rsidRPr="00903DBA">
        <w:rPr>
          <w:highlight w:val="white"/>
        </w:rPr>
        <w:t xml:space="preserve">it is </w:t>
      </w:r>
      <w:r w:rsidRPr="00903DBA">
        <w:rPr>
          <w:highlight w:val="white"/>
        </w:rPr>
        <w:t>null.</w:t>
      </w:r>
    </w:p>
    <w:p w14:paraId="5A247203" w14:textId="2595F451" w:rsidR="006C1AE6" w:rsidRPr="00903DBA" w:rsidRDefault="006C1AE6" w:rsidP="006C1AE6">
      <w:pPr>
        <w:pStyle w:val="Code"/>
        <w:rPr>
          <w:highlight w:val="white"/>
        </w:rPr>
      </w:pPr>
      <w:r w:rsidRPr="00903DBA">
        <w:rPr>
          <w:highlight w:val="white"/>
        </w:rPr>
        <w:t xml:space="preserve">      declarator.Add(arrayType);</w:t>
      </w:r>
    </w:p>
    <w:p w14:paraId="6C90A37A" w14:textId="77777777" w:rsidR="00522BB0" w:rsidRPr="00903DBA" w:rsidRDefault="00522BB0" w:rsidP="00522BB0">
      <w:pPr>
        <w:pStyle w:val="Code"/>
        <w:rPr>
          <w:highlight w:val="white"/>
        </w:rPr>
      </w:pPr>
      <w:r w:rsidRPr="00903DBA">
        <w:rPr>
          <w:highlight w:val="white"/>
        </w:rPr>
        <w:t xml:space="preserve">      return declarator;</w:t>
      </w:r>
    </w:p>
    <w:p w14:paraId="03DC7AA8" w14:textId="77777777" w:rsidR="00522BB0" w:rsidRPr="00903DBA" w:rsidRDefault="00522BB0" w:rsidP="00522BB0">
      <w:pPr>
        <w:pStyle w:val="Code"/>
        <w:rPr>
          <w:highlight w:val="white"/>
        </w:rPr>
      </w:pPr>
      <w:r w:rsidRPr="00903DBA">
        <w:rPr>
          <w:highlight w:val="white"/>
        </w:rPr>
        <w:t xml:space="preserve">    }</w:t>
      </w:r>
    </w:p>
    <w:p w14:paraId="7F007013" w14:textId="344F6A9C" w:rsidR="003B7E88" w:rsidRPr="00903DBA" w:rsidRDefault="003B7E88" w:rsidP="003B7E88">
      <w:pPr>
        <w:rPr>
          <w:highlight w:val="white"/>
        </w:rPr>
      </w:pPr>
      <w:r w:rsidRPr="00903DBA">
        <w:rPr>
          <w:highlight w:val="white"/>
        </w:rPr>
        <w:t>The next kind of direct declarator is the</w:t>
      </w:r>
      <w:r w:rsidR="00EA70FE" w:rsidRPr="00903DBA">
        <w:rPr>
          <w:highlight w:val="white"/>
        </w:rPr>
        <w:t xml:space="preserve"> new-style</w:t>
      </w:r>
      <w:r w:rsidRPr="00903DBA">
        <w:rPr>
          <w:highlight w:val="white"/>
        </w:rPr>
        <w:t xml:space="preserve"> function </w:t>
      </w:r>
      <w:r w:rsidR="00EA70FE" w:rsidRPr="00903DBA">
        <w:rPr>
          <w:highlight w:val="white"/>
        </w:rPr>
        <w:t>declarator</w:t>
      </w:r>
      <w:r w:rsidRPr="00903DBA">
        <w:rPr>
          <w:highlight w:val="white"/>
        </w:rPr>
        <w:t xml:space="preserve">, </w:t>
      </w:r>
      <w:r w:rsidR="00EA70FE" w:rsidRPr="00903DBA">
        <w:rPr>
          <w:highlight w:val="white"/>
        </w:rPr>
        <w:t>with</w:t>
      </w:r>
      <w:r w:rsidRPr="00903DBA">
        <w:rPr>
          <w:highlight w:val="white"/>
        </w:rPr>
        <w:t xml:space="preserve"> parentheses </w:t>
      </w:r>
      <w:r w:rsidR="00FD4DC5" w:rsidRPr="00903DBA">
        <w:rPr>
          <w:highlight w:val="white"/>
        </w:rPr>
        <w:t xml:space="preserve">enclosing </w:t>
      </w:r>
      <w:r w:rsidRPr="00903DBA">
        <w:rPr>
          <w:highlight w:val="white"/>
        </w:rPr>
        <w:t>a</w:t>
      </w:r>
      <w:r w:rsidR="00FD4DC5" w:rsidRPr="00903DBA">
        <w:rPr>
          <w:highlight w:val="white"/>
        </w:rPr>
        <w:t xml:space="preserve"> variable</w:t>
      </w:r>
      <w:r w:rsidRPr="00903DBA">
        <w:rPr>
          <w:highlight w:val="white"/>
        </w:rPr>
        <w:t xml:space="preserve"> parameter list.</w:t>
      </w:r>
      <w:r w:rsidR="00FD4DC5" w:rsidRPr="00903DBA">
        <w:rPr>
          <w:highlight w:val="white"/>
        </w:rPr>
        <w:t xml:space="preserve"> A variable parameter list is a parameter list that may be finished with the variable</w:t>
      </w:r>
      <w:r w:rsidR="00EA70FE" w:rsidRPr="00903DBA">
        <w:rPr>
          <w:highlight w:val="white"/>
        </w:rPr>
        <w:t xml:space="preserve"> marker (‘…’).</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088BA083" w14:textId="3911E555" w:rsidR="0088324D" w:rsidRPr="00903DBA" w:rsidRDefault="0088324D" w:rsidP="0088324D">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w:t>
      </w:r>
      <w:r w:rsidR="00EF06D9" w:rsidRPr="00903DBA">
        <w:rPr>
          <w:highlight w:val="white"/>
        </w:rPr>
        <w:t xml:space="preserve">handles a new-style function declaration. </w:t>
      </w:r>
    </w:p>
    <w:p w14:paraId="1BFAF5F0" w14:textId="78DB1A44" w:rsidR="008223BF" w:rsidRPr="00903DBA" w:rsidRDefault="008223BF" w:rsidP="008223BF">
      <w:pPr>
        <w:pStyle w:val="CodeHeader"/>
        <w:rPr>
          <w:highlight w:val="white"/>
        </w:rPr>
      </w:pPr>
      <w:r w:rsidRPr="00903DBA">
        <w:rPr>
          <w:highlight w:val="white"/>
        </w:rPr>
        <w:t>MiddleCodeGenerator.cs</w:t>
      </w:r>
    </w:p>
    <w:p w14:paraId="4889843B" w14:textId="77777777" w:rsidR="00F46792" w:rsidRPr="00903DBA" w:rsidRDefault="00F46792" w:rsidP="00F46792">
      <w:pPr>
        <w:pStyle w:val="Code"/>
        <w:rPr>
          <w:highlight w:val="white"/>
        </w:rPr>
      </w:pPr>
      <w:r w:rsidRPr="00903DBA">
        <w:rPr>
          <w:highlight w:val="white"/>
        </w:rPr>
        <w:t xml:space="preserve">    public static Declarator NewFunctionDeclaration(Declarator declarator,</w:t>
      </w:r>
    </w:p>
    <w:p w14:paraId="5EA2A4F9" w14:textId="028F8B61" w:rsidR="00F46792" w:rsidRPr="00903DBA" w:rsidRDefault="00F46792" w:rsidP="00F46792">
      <w:pPr>
        <w:pStyle w:val="Code"/>
        <w:rPr>
          <w:highlight w:val="white"/>
        </w:rPr>
      </w:pPr>
      <w:r w:rsidRPr="00903DBA">
        <w:rPr>
          <w:highlight w:val="white"/>
        </w:rPr>
        <w:t xml:space="preserve">                                                   List&lt;Symbol&gt; parameterList,</w:t>
      </w:r>
    </w:p>
    <w:p w14:paraId="209FC09F" w14:textId="57E2AC0E" w:rsidR="00F46792" w:rsidRPr="00903DBA" w:rsidRDefault="00F46792" w:rsidP="00F46792">
      <w:pPr>
        <w:pStyle w:val="Code"/>
        <w:rPr>
          <w:highlight w:val="white"/>
        </w:rPr>
      </w:pPr>
      <w:r w:rsidRPr="00903DBA">
        <w:rPr>
          <w:highlight w:val="white"/>
        </w:rPr>
        <w:t xml:space="preserve">                                                   bool ellipse) {</w:t>
      </w:r>
    </w:p>
    <w:p w14:paraId="4547CFB2" w14:textId="77777777" w:rsidR="00992B54" w:rsidRPr="00903DBA" w:rsidRDefault="00992B54" w:rsidP="00992B54">
      <w:pPr>
        <w:rPr>
          <w:highlight w:val="white"/>
        </w:rPr>
      </w:pPr>
      <w:r w:rsidRPr="00903DBA">
        <w:rPr>
          <w:highlight w:val="white"/>
        </w:rPr>
        <w:t>It is not allowed to add a variable marker to an empty parameter list, it must always be at least one parameter.</w:t>
      </w:r>
    </w:p>
    <w:p w14:paraId="3BAA2E42" w14:textId="77777777" w:rsidR="00F46792" w:rsidRPr="00903DBA" w:rsidRDefault="00F46792" w:rsidP="00F46792">
      <w:pPr>
        <w:pStyle w:val="Code"/>
        <w:rPr>
          <w:highlight w:val="white"/>
        </w:rPr>
      </w:pPr>
      <w:r w:rsidRPr="00903DBA">
        <w:rPr>
          <w:highlight w:val="white"/>
        </w:rPr>
        <w:t xml:space="preserve">      if (parameterList.Count == 0) {</w:t>
      </w:r>
    </w:p>
    <w:p w14:paraId="0ABD6608" w14:textId="77777777" w:rsidR="00F46792" w:rsidRPr="00903DBA" w:rsidRDefault="00F46792" w:rsidP="00F46792">
      <w:pPr>
        <w:pStyle w:val="Code"/>
        <w:rPr>
          <w:highlight w:val="white"/>
        </w:rPr>
      </w:pPr>
      <w:r w:rsidRPr="00903DBA">
        <w:rPr>
          <w:highlight w:val="white"/>
        </w:rPr>
        <w:t xml:space="preserve">        Assert.Error(!ellipse, "...",</w:t>
      </w:r>
    </w:p>
    <w:p w14:paraId="1F000265" w14:textId="77777777" w:rsidR="00F46792" w:rsidRPr="00903DBA" w:rsidRDefault="00F46792" w:rsidP="00F46792">
      <w:pPr>
        <w:pStyle w:val="Code"/>
        <w:rPr>
          <w:highlight w:val="white"/>
        </w:rPr>
      </w:pPr>
      <w:r w:rsidRPr="00903DBA">
        <w:rPr>
          <w:highlight w:val="white"/>
        </w:rPr>
        <w:t xml:space="preserve">            Message.An_elliptic_function_must_have_at_least_one_parameter);</w:t>
      </w:r>
    </w:p>
    <w:p w14:paraId="5E68AD17" w14:textId="77777777" w:rsidR="00F46792" w:rsidRPr="00903DBA" w:rsidRDefault="00F46792" w:rsidP="00F46792">
      <w:pPr>
        <w:pStyle w:val="Code"/>
        <w:rPr>
          <w:highlight w:val="white"/>
        </w:rPr>
      </w:pPr>
      <w:r w:rsidRPr="00903DBA">
        <w:rPr>
          <w:highlight w:val="white"/>
        </w:rPr>
        <w:t xml:space="preserve">      }</w:t>
      </w:r>
    </w:p>
    <w:p w14:paraId="08B982CC" w14:textId="32781F50" w:rsidR="00EB1883" w:rsidRPr="00903DBA" w:rsidRDefault="00EB1883" w:rsidP="00EB1883">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w:t>
      </w:r>
      <w:r w:rsidR="00C61130" w:rsidRPr="00903DBA">
        <w:rPr>
          <w:highlight w:val="white"/>
        </w:rPr>
        <w:t xml:space="preserve">if </w:t>
      </w:r>
      <w:r w:rsidRPr="00903DBA">
        <w:rPr>
          <w:highlight w:val="white"/>
        </w:rPr>
        <w:t>it is the only parameter in the list</w:t>
      </w:r>
      <w:r w:rsidR="00C61130" w:rsidRPr="00903DBA">
        <w:rPr>
          <w:highlight w:val="white"/>
        </w:rPr>
        <w:t>, and there is no variable marker.</w:t>
      </w:r>
    </w:p>
    <w:p w14:paraId="5CA02CD4" w14:textId="77777777" w:rsidR="00F46792" w:rsidRPr="00903DBA" w:rsidRDefault="00F46792" w:rsidP="00F46792">
      <w:pPr>
        <w:pStyle w:val="Code"/>
        <w:rPr>
          <w:highlight w:val="white"/>
        </w:rPr>
      </w:pPr>
      <w:r w:rsidRPr="00903DBA">
        <w:rPr>
          <w:highlight w:val="white"/>
        </w:rPr>
        <w:t xml:space="preserve">      else if ((parameterList.Count == 1) &amp;&amp; parameterList[0].Type.IsVoid()) {</w:t>
      </w:r>
    </w:p>
    <w:p w14:paraId="07E4A2E0" w14:textId="77777777" w:rsidR="00F46792" w:rsidRPr="00903DBA" w:rsidRDefault="00F46792" w:rsidP="00F46792">
      <w:pPr>
        <w:pStyle w:val="Code"/>
        <w:rPr>
          <w:highlight w:val="white"/>
        </w:rPr>
      </w:pPr>
      <w:r w:rsidRPr="00903DBA">
        <w:rPr>
          <w:highlight w:val="white"/>
        </w:rPr>
        <w:t xml:space="preserve">        Assert.Error(parameterList[0].Name == null,</w:t>
      </w:r>
    </w:p>
    <w:p w14:paraId="69492764" w14:textId="77777777" w:rsidR="00F46792" w:rsidRPr="00903DBA" w:rsidRDefault="00F46792" w:rsidP="00F46792">
      <w:pPr>
        <w:pStyle w:val="Code"/>
        <w:rPr>
          <w:highlight w:val="white"/>
        </w:rPr>
      </w:pPr>
      <w:r w:rsidRPr="00903DBA">
        <w:rPr>
          <w:highlight w:val="white"/>
        </w:rPr>
        <w:t xml:space="preserve">                     parameterList[0].Name,</w:t>
      </w:r>
    </w:p>
    <w:p w14:paraId="36791420" w14:textId="77777777" w:rsidR="00F46792" w:rsidRPr="00903DBA" w:rsidRDefault="00F46792" w:rsidP="00F46792">
      <w:pPr>
        <w:pStyle w:val="Code"/>
        <w:rPr>
          <w:highlight w:val="white"/>
        </w:rPr>
      </w:pPr>
      <w:r w:rsidRPr="00903DBA">
        <w:rPr>
          <w:highlight w:val="white"/>
        </w:rPr>
        <w:t xml:space="preserve">                     Message.A_void_parameter_cannot_be_named);</w:t>
      </w:r>
    </w:p>
    <w:p w14:paraId="5E05DF92" w14:textId="77777777" w:rsidR="00F46792" w:rsidRPr="00903DBA" w:rsidRDefault="00F46792" w:rsidP="00F46792">
      <w:pPr>
        <w:pStyle w:val="Code"/>
        <w:rPr>
          <w:highlight w:val="white"/>
        </w:rPr>
      </w:pPr>
      <w:r w:rsidRPr="00903DBA">
        <w:rPr>
          <w:highlight w:val="white"/>
        </w:rPr>
        <w:t xml:space="preserve">        Assert.Error(!ellipse, "...", Message.</w:t>
      </w:r>
    </w:p>
    <w:p w14:paraId="225EDCFA" w14:textId="77777777" w:rsidR="00F46792" w:rsidRPr="00903DBA" w:rsidRDefault="00F46792" w:rsidP="00F46792">
      <w:pPr>
        <w:pStyle w:val="Code"/>
        <w:rPr>
          <w:highlight w:val="white"/>
        </w:rPr>
      </w:pPr>
      <w:r w:rsidRPr="00903DBA">
        <w:rPr>
          <w:highlight w:val="white"/>
        </w:rPr>
        <w:t xml:space="preserve">                     An_elliptic_function_cannot_have_a_void_parameter);</w:t>
      </w:r>
    </w:p>
    <w:p w14:paraId="2C501CBE" w14:textId="77777777" w:rsidR="00F46792" w:rsidRPr="00903DBA" w:rsidRDefault="00F46792" w:rsidP="00F46792">
      <w:pPr>
        <w:pStyle w:val="Code"/>
        <w:rPr>
          <w:highlight w:val="white"/>
        </w:rPr>
      </w:pPr>
      <w:r w:rsidRPr="00903DBA">
        <w:rPr>
          <w:highlight w:val="white"/>
        </w:rPr>
        <w:lastRenderedPageBreak/>
        <w:t xml:space="preserve">        parameterList.Clear();</w:t>
      </w:r>
    </w:p>
    <w:p w14:paraId="186B6829" w14:textId="77777777" w:rsidR="00F46792" w:rsidRPr="00903DBA" w:rsidRDefault="00F46792" w:rsidP="00F46792">
      <w:pPr>
        <w:pStyle w:val="Code"/>
        <w:rPr>
          <w:highlight w:val="white"/>
        </w:rPr>
      </w:pPr>
      <w:r w:rsidRPr="00903DBA">
        <w:rPr>
          <w:highlight w:val="white"/>
        </w:rPr>
        <w:t xml:space="preserve">      }</w:t>
      </w:r>
    </w:p>
    <w:p w14:paraId="12382F96" w14:textId="0B80298D" w:rsidR="00C61130" w:rsidRPr="00903DBA" w:rsidRDefault="00C61130" w:rsidP="00C61130">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32C2B4F1" w14:textId="77777777" w:rsidR="00F46792" w:rsidRPr="00903DBA" w:rsidRDefault="00F46792" w:rsidP="00F46792">
      <w:pPr>
        <w:pStyle w:val="Code"/>
        <w:rPr>
          <w:highlight w:val="white"/>
        </w:rPr>
      </w:pPr>
      <w:r w:rsidRPr="00903DBA">
        <w:rPr>
          <w:highlight w:val="white"/>
        </w:rPr>
        <w:t xml:space="preserve">      else {</w:t>
      </w:r>
    </w:p>
    <w:p w14:paraId="72A44309" w14:textId="77777777" w:rsidR="00F46792" w:rsidRPr="00903DBA" w:rsidRDefault="00F46792" w:rsidP="00F46792">
      <w:pPr>
        <w:pStyle w:val="Code"/>
        <w:rPr>
          <w:highlight w:val="white"/>
        </w:rPr>
      </w:pPr>
      <w:r w:rsidRPr="00903DBA">
        <w:rPr>
          <w:highlight w:val="white"/>
        </w:rPr>
        <w:t xml:space="preserve">        foreach (Symbol symbol in parameterList) {</w:t>
      </w:r>
    </w:p>
    <w:p w14:paraId="22ACA708" w14:textId="77777777" w:rsidR="00F46792" w:rsidRPr="00903DBA" w:rsidRDefault="00F46792" w:rsidP="00F46792">
      <w:pPr>
        <w:pStyle w:val="Code"/>
        <w:rPr>
          <w:highlight w:val="white"/>
        </w:rPr>
      </w:pPr>
      <w:r w:rsidRPr="00903DBA">
        <w:rPr>
          <w:highlight w:val="white"/>
        </w:rPr>
        <w:t xml:space="preserve">          Assert.Error(!symbol.Type.IsVoid(),</w:t>
      </w:r>
    </w:p>
    <w:p w14:paraId="5490B3FF" w14:textId="77777777" w:rsidR="00F46792" w:rsidRPr="00903DBA" w:rsidRDefault="00F46792" w:rsidP="00F46792">
      <w:pPr>
        <w:pStyle w:val="Code"/>
        <w:rPr>
          <w:highlight w:val="white"/>
        </w:rPr>
      </w:pPr>
      <w:r w:rsidRPr="00903DBA">
        <w:rPr>
          <w:highlight w:val="white"/>
        </w:rPr>
        <w:t xml:space="preserve">                       Message.Invalid_void_parameter);</w:t>
      </w:r>
    </w:p>
    <w:p w14:paraId="4E563286" w14:textId="77777777" w:rsidR="00F46792" w:rsidRPr="00903DBA" w:rsidRDefault="00F46792" w:rsidP="00F46792">
      <w:pPr>
        <w:pStyle w:val="Code"/>
        <w:rPr>
          <w:highlight w:val="white"/>
        </w:rPr>
      </w:pPr>
      <w:r w:rsidRPr="00903DBA">
        <w:rPr>
          <w:highlight w:val="white"/>
        </w:rPr>
        <w:t xml:space="preserve">        }</w:t>
      </w:r>
    </w:p>
    <w:p w14:paraId="5BDD264E" w14:textId="77777777" w:rsidR="00F46792" w:rsidRPr="00903DBA" w:rsidRDefault="00F46792" w:rsidP="00F46792">
      <w:pPr>
        <w:pStyle w:val="Code"/>
        <w:rPr>
          <w:highlight w:val="white"/>
        </w:rPr>
      </w:pPr>
      <w:r w:rsidRPr="00903DBA">
        <w:rPr>
          <w:highlight w:val="white"/>
        </w:rPr>
        <w:t xml:space="preserve">      }</w:t>
      </w:r>
    </w:p>
    <w:p w14:paraId="144EAECD" w14:textId="092684E2" w:rsidR="002C2E81" w:rsidRPr="00903DBA" w:rsidRDefault="00ED3E0A" w:rsidP="0041747D">
      <w:pPr>
        <w:rPr>
          <w:highlight w:val="white"/>
        </w:rPr>
      </w:pPr>
      <w:r w:rsidRPr="00903DBA">
        <w:rPr>
          <w:highlight w:val="white"/>
        </w:rPr>
        <w:t>Finally</w:t>
      </w:r>
      <w:r w:rsidR="00D44C68" w:rsidRPr="00903DBA">
        <w:rPr>
          <w:highlight w:val="white"/>
        </w:rPr>
        <w:t xml:space="preserve">, </w:t>
      </w:r>
      <w:r w:rsidR="0041747D" w:rsidRPr="00903DBA">
        <w:rPr>
          <w:highlight w:val="white"/>
        </w:rPr>
        <w:t xml:space="preserve">we create a </w:t>
      </w:r>
      <w:r w:rsidR="006A278D" w:rsidRPr="00903DBA">
        <w:rPr>
          <w:highlight w:val="white"/>
        </w:rPr>
        <w:t xml:space="preserve">new-style </w:t>
      </w:r>
      <w:r w:rsidR="0041747D" w:rsidRPr="00903DBA">
        <w:rPr>
          <w:highlight w:val="white"/>
        </w:rPr>
        <w:t>function type with the parameter list and ellipse status, add it to the declarator, and return the declarator.</w:t>
      </w:r>
      <w:r w:rsidR="00604316" w:rsidRPr="00903DBA">
        <w:rPr>
          <w:highlight w:val="white"/>
        </w:rPr>
        <w:t xml:space="preserve"> Note that we do not add a return type (the first parameter is null), since it will be added to the declarator by the specifier.</w:t>
      </w:r>
    </w:p>
    <w:p w14:paraId="785999A7" w14:textId="77777777" w:rsidR="00F46792" w:rsidRPr="00903DBA" w:rsidRDefault="00F46792" w:rsidP="00F46792">
      <w:pPr>
        <w:pStyle w:val="Code"/>
        <w:rPr>
          <w:highlight w:val="white"/>
        </w:rPr>
      </w:pPr>
      <w:r w:rsidRPr="00903DBA">
        <w:rPr>
          <w:highlight w:val="white"/>
        </w:rPr>
        <w:t xml:space="preserve">      declarator.Add(new Type(null, parameterList, ellipse));</w:t>
      </w:r>
    </w:p>
    <w:p w14:paraId="2068852B" w14:textId="77777777" w:rsidR="00F46792" w:rsidRPr="00903DBA" w:rsidRDefault="00F46792" w:rsidP="00F46792">
      <w:pPr>
        <w:pStyle w:val="Code"/>
        <w:rPr>
          <w:highlight w:val="white"/>
        </w:rPr>
      </w:pPr>
      <w:r w:rsidRPr="00903DBA">
        <w:rPr>
          <w:highlight w:val="white"/>
        </w:rPr>
        <w:t xml:space="preserve">      return declarator;</w:t>
      </w:r>
    </w:p>
    <w:p w14:paraId="64C992DE" w14:textId="77777777" w:rsidR="00F46792" w:rsidRPr="00903DBA" w:rsidRDefault="00F46792" w:rsidP="00F46792">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42D6D69D" w14:textId="6C89A147" w:rsidR="00256011" w:rsidRPr="00903DBA" w:rsidRDefault="00256011" w:rsidP="00256011">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w:t>
      </w:r>
      <w:r w:rsidR="00274815" w:rsidRPr="00903DBA">
        <w:rPr>
          <w:highlight w:val="white"/>
        </w:rPr>
        <w:t>handles the old-style function declaration</w:t>
      </w:r>
      <w:r w:rsidR="00CF2C88" w:rsidRPr="00903DBA">
        <w:rPr>
          <w:highlight w:val="white"/>
        </w:rPr>
        <w:t>. The only thing we need to test is that the same name does not occur twice in the name list.</w:t>
      </w:r>
    </w:p>
    <w:p w14:paraId="573E9271" w14:textId="77777777" w:rsidR="008223BF" w:rsidRPr="00903DBA" w:rsidRDefault="008223BF" w:rsidP="008223BF">
      <w:pPr>
        <w:pStyle w:val="CodeHeader"/>
        <w:rPr>
          <w:highlight w:val="white"/>
        </w:rPr>
      </w:pPr>
      <w:r w:rsidRPr="00903DBA">
        <w:rPr>
          <w:highlight w:val="white"/>
        </w:rPr>
        <w:t>MiddleCodeGenerator.cs</w:t>
      </w:r>
    </w:p>
    <w:p w14:paraId="3DFE27FA" w14:textId="77777777" w:rsidR="002C2E81" w:rsidRPr="00903DBA" w:rsidRDefault="002C2E81" w:rsidP="002C2E81">
      <w:pPr>
        <w:pStyle w:val="Code"/>
        <w:rPr>
          <w:highlight w:val="white"/>
        </w:rPr>
      </w:pPr>
      <w:r w:rsidRPr="00903DBA">
        <w:rPr>
          <w:highlight w:val="white"/>
        </w:rPr>
        <w:t xml:space="preserve">    public static Declarator OldFunctionDeclaration(Declarator declarator,</w:t>
      </w:r>
    </w:p>
    <w:p w14:paraId="5A507AC2" w14:textId="77777777" w:rsidR="002C2E81" w:rsidRPr="00903DBA" w:rsidRDefault="002C2E81" w:rsidP="002C2E81">
      <w:pPr>
        <w:pStyle w:val="Code"/>
        <w:rPr>
          <w:highlight w:val="white"/>
        </w:rPr>
      </w:pPr>
      <w:r w:rsidRPr="00903DBA">
        <w:rPr>
          <w:highlight w:val="white"/>
        </w:rPr>
        <w:t xml:space="preserve">                                                    List&lt;string&gt; nameList) {</w:t>
      </w:r>
    </w:p>
    <w:p w14:paraId="0EE69151" w14:textId="6730CED2" w:rsidR="00727110" w:rsidRPr="00903DBA" w:rsidRDefault="00727110" w:rsidP="00727110">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r w:rsidR="007B2690" w:rsidRPr="00903DBA">
        <w:rPr>
          <w:highlight w:val="white"/>
        </w:rPr>
        <w:t>as long as the name does not already occur in the set.</w:t>
      </w:r>
    </w:p>
    <w:p w14:paraId="0F1B72E1" w14:textId="7D8FC0DB" w:rsidR="002C2E81" w:rsidRPr="00903DBA" w:rsidRDefault="002C2E81" w:rsidP="002C2E81">
      <w:pPr>
        <w:pStyle w:val="Code"/>
        <w:rPr>
          <w:highlight w:val="white"/>
        </w:rPr>
      </w:pPr>
      <w:r w:rsidRPr="00903DBA">
        <w:rPr>
          <w:highlight w:val="white"/>
        </w:rPr>
        <w:t xml:space="preserve">      ISet&lt;string&gt; nameSet = new HashSet&lt;string&gt;();</w:t>
      </w:r>
    </w:p>
    <w:p w14:paraId="2B12EB78" w14:textId="77777777" w:rsidR="002C2E81" w:rsidRPr="00903DBA" w:rsidRDefault="002C2E81" w:rsidP="002C2E81">
      <w:pPr>
        <w:pStyle w:val="Code"/>
        <w:rPr>
          <w:highlight w:val="white"/>
        </w:rPr>
      </w:pPr>
      <w:r w:rsidRPr="00903DBA">
        <w:rPr>
          <w:highlight w:val="white"/>
        </w:rPr>
        <w:t xml:space="preserve">      foreach (string name in nameList) {</w:t>
      </w:r>
    </w:p>
    <w:p w14:paraId="0FE02A3F" w14:textId="77777777" w:rsidR="002C2E81" w:rsidRPr="00903DBA" w:rsidRDefault="002C2E81" w:rsidP="002C2E81">
      <w:pPr>
        <w:pStyle w:val="Code"/>
        <w:rPr>
          <w:highlight w:val="white"/>
        </w:rPr>
      </w:pPr>
      <w:r w:rsidRPr="00903DBA">
        <w:rPr>
          <w:highlight w:val="white"/>
        </w:rPr>
        <w:t xml:space="preserve">        Assert.Error(nameSet.Add(name), name, Message.Name_already_defined);</w:t>
      </w:r>
    </w:p>
    <w:p w14:paraId="25C16996" w14:textId="77777777" w:rsidR="002C2E81" w:rsidRPr="00903DBA" w:rsidRDefault="002C2E81" w:rsidP="002C2E81">
      <w:pPr>
        <w:pStyle w:val="Code"/>
        <w:rPr>
          <w:highlight w:val="white"/>
        </w:rPr>
      </w:pPr>
      <w:r w:rsidRPr="00903DBA">
        <w:rPr>
          <w:highlight w:val="white"/>
        </w:rPr>
        <w:t xml:space="preserve">      }</w:t>
      </w:r>
    </w:p>
    <w:p w14:paraId="57B4DBEB" w14:textId="60D11167" w:rsidR="006A278D" w:rsidRPr="00903DBA" w:rsidRDefault="006A278D" w:rsidP="006A278D">
      <w:pPr>
        <w:rPr>
          <w:highlight w:val="white"/>
        </w:rPr>
      </w:pPr>
      <w:r w:rsidRPr="00903DBA">
        <w:rPr>
          <w:highlight w:val="white"/>
        </w:rPr>
        <w:t>Finally, we create a</w:t>
      </w:r>
      <w:r w:rsidR="00462138" w:rsidRPr="00903DBA">
        <w:rPr>
          <w:highlight w:val="white"/>
        </w:rPr>
        <w:t>n</w:t>
      </w:r>
      <w:r w:rsidRPr="00903DBA">
        <w:rPr>
          <w:highlight w:val="white"/>
        </w:rPr>
        <w:t xml:space="preserve"> old-style function type with the name list, add it to the declarator, and return the declarator. </w:t>
      </w:r>
      <w:r w:rsidR="00462138" w:rsidRPr="00903DBA">
        <w:rPr>
          <w:highlight w:val="white"/>
        </w:rPr>
        <w:t>Again, n</w:t>
      </w:r>
      <w:r w:rsidRPr="00903DBA">
        <w:rPr>
          <w:highlight w:val="white"/>
        </w:rPr>
        <w:t>ote that we do not add a return type since it will be added to the declarator by the specifier.</w:t>
      </w:r>
    </w:p>
    <w:p w14:paraId="79775E30" w14:textId="77777777" w:rsidR="002C2E81" w:rsidRPr="00903DBA" w:rsidRDefault="002C2E81" w:rsidP="002C2E81">
      <w:pPr>
        <w:pStyle w:val="Code"/>
        <w:rPr>
          <w:highlight w:val="white"/>
        </w:rPr>
      </w:pPr>
      <w:r w:rsidRPr="00903DBA">
        <w:rPr>
          <w:highlight w:val="white"/>
        </w:rPr>
        <w:t xml:space="preserve">      declarator.Add(new Type(null, nameList));</w:t>
      </w:r>
    </w:p>
    <w:p w14:paraId="73655C22" w14:textId="77777777" w:rsidR="002C2E81" w:rsidRPr="00903DBA" w:rsidRDefault="002C2E81" w:rsidP="002C2E81">
      <w:pPr>
        <w:pStyle w:val="Code"/>
        <w:rPr>
          <w:highlight w:val="white"/>
        </w:rPr>
      </w:pPr>
      <w:r w:rsidRPr="00903DBA">
        <w:rPr>
          <w:highlight w:val="white"/>
        </w:rPr>
        <w:t xml:space="preserve">      return declarator;</w:t>
      </w:r>
    </w:p>
    <w:p w14:paraId="0873844F" w14:textId="4F958A69" w:rsidR="002C2E81" w:rsidRPr="00903DBA" w:rsidRDefault="002C2E81" w:rsidP="00840DDD">
      <w:pPr>
        <w:pStyle w:val="Code"/>
        <w:rPr>
          <w:highlight w:val="white"/>
        </w:rPr>
      </w:pPr>
      <w:r w:rsidRPr="00903DBA">
        <w:rPr>
          <w:highlight w:val="white"/>
        </w:rPr>
        <w:t xml:space="preserve">    }</w:t>
      </w:r>
    </w:p>
    <w:p w14:paraId="009FFF01" w14:textId="4C67627A" w:rsidR="002C2E81" w:rsidRPr="00903DBA" w:rsidRDefault="0054137B" w:rsidP="0054137B">
      <w:pPr>
        <w:pStyle w:val="CodeHeader"/>
        <w:rPr>
          <w:highlight w:val="white"/>
        </w:rPr>
      </w:pPr>
      <w:r w:rsidRPr="00903DBA">
        <w:rPr>
          <w:highlight w:val="white"/>
        </w:rPr>
        <w:t>MainParser.gppg</w:t>
      </w:r>
    </w:p>
    <w:p w14:paraId="398DF5BB" w14:textId="77777777"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lastRenderedPageBreak/>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02938783"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0CF10C8D"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be declaration specifier list and a declarator or an abstract declarator, or only a declaration specifier list, since 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6E45A12B" w14:textId="77777777" w:rsidR="00840DDD" w:rsidRPr="00903DBA" w:rsidRDefault="00840DDD" w:rsidP="00840DDD">
      <w:pPr>
        <w:pStyle w:val="Code"/>
        <w:rPr>
          <w:highlight w:val="white"/>
        </w:rPr>
      </w:pPr>
      <w:r w:rsidRPr="00903DBA">
        <w:rPr>
          <w:highlight w:val="white"/>
        </w:rPr>
        <w:t xml:space="preserve">    };</w:t>
      </w:r>
    </w:p>
    <w:p w14:paraId="4D64FD8B" w14:textId="3F335C94" w:rsidR="007B537F" w:rsidRPr="00903DBA" w:rsidRDefault="005D08C5" w:rsidP="005D08C5">
      <w:pPr>
        <w:pStyle w:val="CodeHeader"/>
        <w:rPr>
          <w:highlight w:val="white"/>
        </w:rPr>
      </w:pPr>
      <w:r w:rsidRPr="00903DBA">
        <w:rPr>
          <w:highlight w:val="white"/>
        </w:rPr>
        <w:t>MiddleCodeGenerator.cs</w:t>
      </w:r>
    </w:p>
    <w:p w14:paraId="4C48CF8D" w14:textId="77777777" w:rsidR="007A7A7E" w:rsidRPr="00903DBA" w:rsidRDefault="007A7A7E" w:rsidP="007A7A7E">
      <w:pPr>
        <w:pStyle w:val="Code"/>
        <w:rPr>
          <w:highlight w:val="white"/>
        </w:rPr>
      </w:pPr>
      <w:r w:rsidRPr="00903DBA">
        <w:rPr>
          <w:highlight w:val="white"/>
        </w:rPr>
        <w:t xml:space="preserve">    public static Symbol Parameter(Specifier specifier,</w:t>
      </w:r>
    </w:p>
    <w:p w14:paraId="204F35DB" w14:textId="77777777" w:rsidR="007A7A7E" w:rsidRPr="00903DBA" w:rsidRDefault="007A7A7E" w:rsidP="007A7A7E">
      <w:pPr>
        <w:pStyle w:val="Code"/>
        <w:rPr>
          <w:highlight w:val="white"/>
        </w:rPr>
      </w:pPr>
      <w:r w:rsidRPr="00903DBA">
        <w:rPr>
          <w:highlight w:val="white"/>
        </w:rPr>
        <w:t xml:space="preserve">                                   Declarator declarator) {</w:t>
      </w:r>
    </w:p>
    <w:p w14:paraId="5F0F8E67" w14:textId="5979934B" w:rsidR="005D08C5" w:rsidRPr="00903DBA" w:rsidRDefault="005D08C5" w:rsidP="005D08C5">
      <w:pPr>
        <w:pStyle w:val="Code"/>
        <w:rPr>
          <w:highlight w:val="white"/>
        </w:rPr>
      </w:pPr>
      <w:r w:rsidRPr="00903DBA">
        <w:rPr>
          <w:highlight w:val="white"/>
        </w:rPr>
        <w:t xml:space="preserve">      </w:t>
      </w:r>
      <w:r w:rsidR="00F837AD" w:rsidRPr="00903DBA">
        <w:rPr>
          <w:highlight w:val="white"/>
        </w:rPr>
        <w:t>Storage storage = specifier.</w:t>
      </w:r>
      <w:r w:rsidR="004D224D" w:rsidRPr="00903DBA">
        <w:rPr>
          <w:highlight w:val="white"/>
        </w:rPr>
        <w:t>Storage</w:t>
      </w:r>
      <w:r w:rsidR="00F837AD" w:rsidRPr="00903DBA">
        <w:rPr>
          <w:highlight w:val="white"/>
        </w:rPr>
        <w:t>;</w:t>
      </w:r>
    </w:p>
    <w:p w14:paraId="72D6F5CF" w14:textId="77777777" w:rsidR="005D08C5" w:rsidRPr="00903DBA" w:rsidRDefault="005D08C5" w:rsidP="005D08C5">
      <w:pPr>
        <w:pStyle w:val="Code"/>
        <w:rPr>
          <w:highlight w:val="white"/>
        </w:rPr>
      </w:pPr>
      <w:r w:rsidRPr="00903DBA">
        <w:rPr>
          <w:highlight w:val="white"/>
        </w:rPr>
        <w:t xml:space="preserve">      Type specifierType = specifier.Type;</w:t>
      </w:r>
    </w:p>
    <w:p w14:paraId="4837C58A" w14:textId="77777777" w:rsidR="005D08C5" w:rsidRPr="00903DBA" w:rsidRDefault="005D08C5" w:rsidP="005D08C5">
      <w:pPr>
        <w:pStyle w:val="Code"/>
        <w:rPr>
          <w:highlight w:val="white"/>
        </w:rPr>
      </w:pPr>
    </w:p>
    <w:p w14:paraId="1EA2183A" w14:textId="77777777" w:rsidR="005D08C5" w:rsidRPr="00903DBA" w:rsidRDefault="005D08C5" w:rsidP="005D08C5">
      <w:pPr>
        <w:pStyle w:val="Code"/>
        <w:rPr>
          <w:highlight w:val="white"/>
        </w:rPr>
      </w:pPr>
      <w:r w:rsidRPr="00903DBA">
        <w:rPr>
          <w:highlight w:val="white"/>
        </w:rPr>
        <w:t xml:space="preserve">      string name;</w:t>
      </w:r>
    </w:p>
    <w:p w14:paraId="4B881B6C" w14:textId="77777777" w:rsidR="005D08C5" w:rsidRPr="00903DBA" w:rsidRDefault="005D08C5" w:rsidP="005D08C5">
      <w:pPr>
        <w:pStyle w:val="Code"/>
        <w:rPr>
          <w:highlight w:val="white"/>
        </w:rPr>
      </w:pPr>
      <w:r w:rsidRPr="00903DBA">
        <w:rPr>
          <w:highlight w:val="white"/>
        </w:rPr>
        <w:t xml:space="preserve">      Type type;</w:t>
      </w:r>
    </w:p>
    <w:p w14:paraId="3F90DA79" w14:textId="77777777" w:rsidR="005D08C5" w:rsidRPr="00903DBA" w:rsidRDefault="005D08C5" w:rsidP="005D08C5">
      <w:pPr>
        <w:pStyle w:val="Code"/>
        <w:rPr>
          <w:highlight w:val="white"/>
        </w:rPr>
      </w:pPr>
      <w:r w:rsidRPr="00903DBA">
        <w:rPr>
          <w:highlight w:val="white"/>
        </w:rPr>
        <w:t xml:space="preserve">          </w:t>
      </w:r>
    </w:p>
    <w:p w14:paraId="331A1E70" w14:textId="77777777" w:rsidR="005D08C5" w:rsidRPr="00903DBA" w:rsidRDefault="005D08C5" w:rsidP="005D08C5">
      <w:pPr>
        <w:pStyle w:val="Code"/>
        <w:rPr>
          <w:highlight w:val="white"/>
        </w:rPr>
      </w:pPr>
      <w:r w:rsidRPr="00903DBA">
        <w:rPr>
          <w:highlight w:val="white"/>
        </w:rPr>
        <w:t xml:space="preserve">      if (declarator != null) {</w:t>
      </w:r>
    </w:p>
    <w:p w14:paraId="0C0E774C" w14:textId="77777777" w:rsidR="005D08C5" w:rsidRPr="00903DBA" w:rsidRDefault="005D08C5" w:rsidP="005D08C5">
      <w:pPr>
        <w:pStyle w:val="Code"/>
        <w:rPr>
          <w:highlight w:val="white"/>
        </w:rPr>
      </w:pPr>
      <w:r w:rsidRPr="00903DBA">
        <w:rPr>
          <w:highlight w:val="white"/>
        </w:rPr>
        <w:t xml:space="preserve">        name = declarator.Name;</w:t>
      </w:r>
    </w:p>
    <w:p w14:paraId="22035276" w14:textId="77777777" w:rsidR="005D08C5" w:rsidRPr="00903DBA" w:rsidRDefault="005D08C5" w:rsidP="005D08C5">
      <w:pPr>
        <w:pStyle w:val="Code"/>
        <w:rPr>
          <w:highlight w:val="white"/>
        </w:rPr>
      </w:pPr>
      <w:r w:rsidRPr="00903DBA">
        <w:rPr>
          <w:highlight w:val="white"/>
        </w:rPr>
        <w:t xml:space="preserve">        declarator.Add(specifierType);</w:t>
      </w:r>
    </w:p>
    <w:p w14:paraId="747F4704" w14:textId="77777777" w:rsidR="005D08C5" w:rsidRPr="00903DBA" w:rsidRDefault="005D08C5" w:rsidP="005D08C5">
      <w:pPr>
        <w:pStyle w:val="Code"/>
        <w:rPr>
          <w:highlight w:val="white"/>
        </w:rPr>
      </w:pPr>
      <w:r w:rsidRPr="00903DBA">
        <w:rPr>
          <w:highlight w:val="white"/>
        </w:rPr>
        <w:t xml:space="preserve">        type = declarator.Type;</w:t>
      </w:r>
    </w:p>
    <w:p w14:paraId="51D44F9A" w14:textId="77777777" w:rsidR="005D08C5" w:rsidRPr="00903DBA" w:rsidRDefault="005D08C5" w:rsidP="005D08C5">
      <w:pPr>
        <w:pStyle w:val="Code"/>
        <w:rPr>
          <w:highlight w:val="white"/>
        </w:rPr>
      </w:pPr>
      <w:r w:rsidRPr="00903DBA">
        <w:rPr>
          <w:highlight w:val="white"/>
        </w:rPr>
        <w:t xml:space="preserve">      }</w:t>
      </w:r>
    </w:p>
    <w:p w14:paraId="58FE9731" w14:textId="77777777" w:rsidR="005D08C5" w:rsidRPr="00903DBA" w:rsidRDefault="005D08C5" w:rsidP="005D08C5">
      <w:pPr>
        <w:pStyle w:val="Code"/>
        <w:rPr>
          <w:highlight w:val="white"/>
        </w:rPr>
      </w:pPr>
      <w:r w:rsidRPr="00903DBA">
        <w:rPr>
          <w:highlight w:val="white"/>
        </w:rPr>
        <w:lastRenderedPageBreak/>
        <w:t xml:space="preserve">      else {</w:t>
      </w:r>
    </w:p>
    <w:p w14:paraId="39FB213F" w14:textId="77777777" w:rsidR="005D08C5" w:rsidRPr="00903DBA" w:rsidRDefault="005D08C5" w:rsidP="005D08C5">
      <w:pPr>
        <w:pStyle w:val="Code"/>
        <w:rPr>
          <w:highlight w:val="white"/>
        </w:rPr>
      </w:pPr>
      <w:r w:rsidRPr="00903DBA">
        <w:rPr>
          <w:highlight w:val="white"/>
        </w:rPr>
        <w:t xml:space="preserve">        name = null;</w:t>
      </w:r>
    </w:p>
    <w:p w14:paraId="72373DAF" w14:textId="77777777" w:rsidR="005D08C5" w:rsidRPr="00903DBA" w:rsidRDefault="005D08C5" w:rsidP="005D08C5">
      <w:pPr>
        <w:pStyle w:val="Code"/>
        <w:rPr>
          <w:highlight w:val="white"/>
        </w:rPr>
      </w:pPr>
      <w:r w:rsidRPr="00903DBA">
        <w:rPr>
          <w:highlight w:val="white"/>
        </w:rPr>
        <w:t xml:space="preserve">        type = specifierType;</w:t>
      </w:r>
    </w:p>
    <w:p w14:paraId="4C464D92" w14:textId="77777777" w:rsidR="005D08C5" w:rsidRPr="00903DBA" w:rsidRDefault="005D08C5" w:rsidP="005D08C5">
      <w:pPr>
        <w:pStyle w:val="Code"/>
        <w:rPr>
          <w:highlight w:val="white"/>
        </w:rPr>
      </w:pPr>
      <w:r w:rsidRPr="00903DBA">
        <w:rPr>
          <w:highlight w:val="white"/>
        </w:rPr>
        <w:t xml:space="preserve">      }</w:t>
      </w:r>
    </w:p>
    <w:p w14:paraId="401AC290" w14:textId="728D5877" w:rsidR="005D08C5" w:rsidRPr="00903DBA" w:rsidRDefault="00493DBF" w:rsidP="00493DBF">
      <w:pPr>
        <w:rPr>
          <w:highlight w:val="white"/>
        </w:rPr>
      </w:pPr>
      <w:r w:rsidRPr="00903DBA">
        <w:rPr>
          <w:highlight w:val="white"/>
        </w:rPr>
        <w:t>If the parameter is an array</w:t>
      </w:r>
      <w:r w:rsidR="00E12E86" w:rsidRPr="00903DBA">
        <w:rPr>
          <w:highlight w:val="white"/>
        </w:rPr>
        <w:t>,</w:t>
      </w:r>
      <w:r w:rsidRPr="00903DBA">
        <w:rPr>
          <w:highlight w:val="white"/>
        </w:rPr>
        <w:t xml:space="preserve"> we set </w:t>
      </w:r>
      <w:r w:rsidR="008057DB" w:rsidRPr="00903DBA">
        <w:rPr>
          <w:highlight w:val="white"/>
        </w:rPr>
        <w:t>the</w:t>
      </w:r>
      <w:r w:rsidRPr="00903DBA">
        <w:rPr>
          <w:highlight w:val="white"/>
        </w:rPr>
        <w:t xml:space="preserve"> type to a pointer to the array type</w:t>
      </w:r>
      <w:r w:rsidR="008057DB" w:rsidRPr="00903DBA">
        <w:rPr>
          <w:highlight w:val="white"/>
        </w:rPr>
        <w:t>, and if it is a function</w:t>
      </w:r>
      <w:r w:rsidR="00E12E86" w:rsidRPr="00903DBA">
        <w:rPr>
          <w:highlight w:val="white"/>
        </w:rPr>
        <w:t>,</w:t>
      </w:r>
      <w:r w:rsidR="008057DB" w:rsidRPr="00903DBA">
        <w:rPr>
          <w:highlight w:val="white"/>
        </w:rPr>
        <w:t xml:space="preserve"> we set the type to a pointer to the function. In both cases the type</w:t>
      </w:r>
      <w:r w:rsidR="009A4E4A" w:rsidRPr="00903DBA">
        <w:rPr>
          <w:highlight w:val="white"/>
        </w:rPr>
        <w:t xml:space="preserve"> becomes</w:t>
      </w:r>
      <w:r w:rsidR="008057DB" w:rsidRPr="00903DBA">
        <w:rPr>
          <w:highlight w:val="white"/>
        </w:rPr>
        <w:t xml:space="preserve"> constant.</w:t>
      </w:r>
    </w:p>
    <w:p w14:paraId="5DA6F710" w14:textId="77777777" w:rsidR="005D08C5" w:rsidRPr="00903DBA" w:rsidRDefault="005D08C5" w:rsidP="005D08C5">
      <w:pPr>
        <w:pStyle w:val="Code"/>
        <w:rPr>
          <w:highlight w:val="white"/>
        </w:rPr>
      </w:pPr>
      <w:r w:rsidRPr="00903DBA">
        <w:rPr>
          <w:highlight w:val="white"/>
        </w:rPr>
        <w:t xml:space="preserve">      if (type.IsArray()) {</w:t>
      </w:r>
    </w:p>
    <w:p w14:paraId="6960F81A" w14:textId="77777777" w:rsidR="005D08C5" w:rsidRPr="00903DBA" w:rsidRDefault="005D08C5" w:rsidP="005D08C5">
      <w:pPr>
        <w:pStyle w:val="Code"/>
        <w:rPr>
          <w:highlight w:val="white"/>
        </w:rPr>
      </w:pPr>
      <w:r w:rsidRPr="00903DBA">
        <w:rPr>
          <w:highlight w:val="white"/>
        </w:rPr>
        <w:t xml:space="preserve">        type = new Type(type.ArrayType);</w:t>
      </w:r>
    </w:p>
    <w:p w14:paraId="481AEEBD" w14:textId="77777777" w:rsidR="005D08C5" w:rsidRPr="00903DBA" w:rsidRDefault="005D08C5" w:rsidP="005D08C5">
      <w:pPr>
        <w:pStyle w:val="Code"/>
        <w:rPr>
          <w:highlight w:val="white"/>
        </w:rPr>
      </w:pPr>
      <w:r w:rsidRPr="00903DBA">
        <w:rPr>
          <w:highlight w:val="white"/>
        </w:rPr>
        <w:t xml:space="preserve">        type.Constant = true;</w:t>
      </w:r>
    </w:p>
    <w:p w14:paraId="4C4594B6" w14:textId="77777777" w:rsidR="005D08C5" w:rsidRPr="00903DBA" w:rsidRDefault="005D08C5" w:rsidP="005D08C5">
      <w:pPr>
        <w:pStyle w:val="Code"/>
        <w:rPr>
          <w:highlight w:val="white"/>
        </w:rPr>
      </w:pPr>
      <w:r w:rsidRPr="00903DBA">
        <w:rPr>
          <w:highlight w:val="white"/>
        </w:rPr>
        <w:t xml:space="preserve">      }</w:t>
      </w:r>
    </w:p>
    <w:p w14:paraId="2466F1F8" w14:textId="77777777" w:rsidR="005D08C5" w:rsidRPr="00903DBA" w:rsidRDefault="005D08C5" w:rsidP="005D08C5">
      <w:pPr>
        <w:pStyle w:val="Code"/>
        <w:rPr>
          <w:highlight w:val="white"/>
        </w:rPr>
      </w:pPr>
      <w:r w:rsidRPr="00903DBA">
        <w:rPr>
          <w:highlight w:val="white"/>
        </w:rPr>
        <w:t xml:space="preserve">      else if (type.IsFunction()) {</w:t>
      </w:r>
    </w:p>
    <w:p w14:paraId="1C5D877F" w14:textId="77777777" w:rsidR="005D08C5" w:rsidRPr="00903DBA" w:rsidRDefault="005D08C5" w:rsidP="005D08C5">
      <w:pPr>
        <w:pStyle w:val="Code"/>
        <w:rPr>
          <w:highlight w:val="white"/>
        </w:rPr>
      </w:pPr>
      <w:r w:rsidRPr="00903DBA">
        <w:rPr>
          <w:highlight w:val="white"/>
        </w:rPr>
        <w:t xml:space="preserve">        type = new Type(type);</w:t>
      </w:r>
    </w:p>
    <w:p w14:paraId="4B23C2CA" w14:textId="77777777" w:rsidR="005D08C5" w:rsidRPr="00903DBA" w:rsidRDefault="005D08C5" w:rsidP="005D08C5">
      <w:pPr>
        <w:pStyle w:val="Code"/>
        <w:rPr>
          <w:highlight w:val="white"/>
        </w:rPr>
      </w:pPr>
      <w:r w:rsidRPr="00903DBA">
        <w:rPr>
          <w:highlight w:val="white"/>
        </w:rPr>
        <w:t xml:space="preserve">        type.Constant = true;</w:t>
      </w:r>
    </w:p>
    <w:p w14:paraId="35F4AD4E" w14:textId="77777777" w:rsidR="005D08C5" w:rsidRPr="00903DBA" w:rsidRDefault="005D08C5" w:rsidP="005D08C5">
      <w:pPr>
        <w:pStyle w:val="Code"/>
        <w:rPr>
          <w:highlight w:val="white"/>
        </w:rPr>
      </w:pPr>
      <w:r w:rsidRPr="00903DBA">
        <w:rPr>
          <w:highlight w:val="white"/>
        </w:rPr>
        <w:t xml:space="preserve">      }</w:t>
      </w:r>
    </w:p>
    <w:p w14:paraId="06A94EB9" w14:textId="4094155A" w:rsidR="005D08C5" w:rsidRPr="00903DBA" w:rsidRDefault="00965C5A" w:rsidP="006D34F1">
      <w:pPr>
        <w:rPr>
          <w:highlight w:val="white"/>
        </w:rPr>
      </w:pPr>
      <w:r w:rsidRPr="00903DBA">
        <w:rPr>
          <w:highlight w:val="white"/>
        </w:rPr>
        <w:t xml:space="preserve">We create </w:t>
      </w:r>
      <w:r w:rsidR="006E44C7" w:rsidRPr="00903DBA">
        <w:rPr>
          <w:highlight w:val="white"/>
        </w:rPr>
        <w:t xml:space="preserve">and return </w:t>
      </w:r>
      <w:r w:rsidRPr="00903DBA">
        <w:rPr>
          <w:highlight w:val="white"/>
        </w:rPr>
        <w:t xml:space="preserve">a symbol, with </w:t>
      </w:r>
      <w:r w:rsidR="006D34F1" w:rsidRPr="00903DBA">
        <w:rPr>
          <w:highlight w:val="white"/>
        </w:rPr>
        <w:t>the name, storeage, and type of the parameter.</w:t>
      </w:r>
      <w:r w:rsidR="006E44C7" w:rsidRPr="00903DBA">
        <w:rPr>
          <w:highlight w:val="white"/>
        </w:rPr>
        <w:t xml:space="preserve"> </w:t>
      </w:r>
      <w:r w:rsidR="006D34F1" w:rsidRPr="00903DBA">
        <w:rPr>
          <w:highlight w:val="white"/>
        </w:rPr>
        <w:t>The second value is false since parameter</w:t>
      </w:r>
      <w:r w:rsidR="006E44C7" w:rsidRPr="00903DBA">
        <w:rPr>
          <w:highlight w:val="white"/>
        </w:rPr>
        <w:t>s</w:t>
      </w:r>
      <w:r w:rsidR="006D34F1" w:rsidRPr="00903DBA">
        <w:rPr>
          <w:highlight w:val="white"/>
        </w:rPr>
        <w:t xml:space="preserve"> do not have external linkage. The last value is true since it is a parameter</w:t>
      </w:r>
      <w:r w:rsidR="00490510" w:rsidRPr="00903DBA">
        <w:rPr>
          <w:highlight w:val="white"/>
        </w:rPr>
        <w:t>, which w</w:t>
      </w:r>
      <w:r w:rsidR="006D34F1" w:rsidRPr="00903DBA">
        <w:rPr>
          <w:highlight w:val="white"/>
        </w:rPr>
        <w:t>e need to know that in the assembly code generation</w:t>
      </w:r>
      <w:r w:rsidR="00490510" w:rsidRPr="00903DBA">
        <w:rPr>
          <w:highlight w:val="white"/>
        </w:rPr>
        <w:t xml:space="preserve"> phase in Chapter </w:t>
      </w:r>
      <w:r w:rsidR="00490510" w:rsidRPr="00903DBA">
        <w:rPr>
          <w:highlight w:val="white"/>
        </w:rPr>
        <w:fldChar w:fldCharType="begin"/>
      </w:r>
      <w:r w:rsidR="00490510" w:rsidRPr="00903DBA">
        <w:rPr>
          <w:highlight w:val="white"/>
        </w:rPr>
        <w:instrText xml:space="preserve"> REF _Ref54016612 \r \h </w:instrText>
      </w:r>
      <w:r w:rsidR="00490510" w:rsidRPr="00903DBA">
        <w:rPr>
          <w:highlight w:val="white"/>
        </w:rPr>
      </w:r>
      <w:r w:rsidR="00490510" w:rsidRPr="00903DBA">
        <w:rPr>
          <w:highlight w:val="white"/>
        </w:rPr>
        <w:fldChar w:fldCharType="separate"/>
      </w:r>
      <w:r w:rsidR="005F7BC3" w:rsidRPr="00903DBA">
        <w:rPr>
          <w:highlight w:val="white"/>
        </w:rPr>
        <w:t>11</w:t>
      </w:r>
      <w:r w:rsidR="00490510" w:rsidRPr="00903DBA">
        <w:rPr>
          <w:highlight w:val="white"/>
        </w:rPr>
        <w:fldChar w:fldCharType="end"/>
      </w:r>
      <w:r w:rsidR="00490510" w:rsidRPr="00903DBA">
        <w:rPr>
          <w:highlight w:val="white"/>
        </w:rPr>
        <w:t>.</w:t>
      </w:r>
    </w:p>
    <w:p w14:paraId="1736FDC1" w14:textId="77777777" w:rsidR="007A7A7E" w:rsidRPr="00903DBA" w:rsidRDefault="007A7A7E" w:rsidP="007A7A7E">
      <w:pPr>
        <w:pStyle w:val="Code"/>
        <w:rPr>
          <w:highlight w:val="white"/>
        </w:rPr>
      </w:pPr>
      <w:r w:rsidRPr="00903DBA">
        <w:rPr>
          <w:highlight w:val="white"/>
        </w:rPr>
        <w:t xml:space="preserve">      return (new Symbol(name, false, storage, type, true));</w:t>
      </w:r>
    </w:p>
    <w:p w14:paraId="22ACCC20" w14:textId="77777777" w:rsidR="005D08C5" w:rsidRPr="00903DBA" w:rsidRDefault="005D08C5" w:rsidP="005D08C5">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2300F1">
      <w:pPr>
        <w:pStyle w:val="Rubrik4"/>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431C9F6"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But in the end</w:t>
      </w:r>
      <w:r w:rsidR="00B02D5E" w:rsidRPr="00903DBA">
        <w:rPr>
          <w:highlight w:val="white"/>
        </w:rPr>
        <w:t>,</w:t>
      </w:r>
      <w:r w:rsidR="001F2E9D" w:rsidRPr="00903DBA">
        <w:rPr>
          <w:highlight w:val="white"/>
        </w:rPr>
        <w:t xml:space="preserve"> there is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lastRenderedPageBreak/>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E7175">
      <w:pPr>
        <w:pStyle w:val="Rubrik4"/>
        <w:rPr>
          <w:highlight w:val="white"/>
        </w:rPr>
      </w:pPr>
      <w:r w:rsidRPr="00903DBA">
        <w:rPr>
          <w:highlight w:val="white"/>
        </w:rPr>
        <w:t>Abstract Declarator</w:t>
      </w:r>
    </w:p>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39" w:name="_Toc57655992"/>
      <w:r w:rsidRPr="00903DBA">
        <w:rPr>
          <w:highlight w:val="white"/>
        </w:rPr>
        <w:t>Stat</w:t>
      </w:r>
      <w:r w:rsidR="008E06B1" w:rsidRPr="00903DBA">
        <w:rPr>
          <w:highlight w:val="white"/>
        </w:rPr>
        <w:t>e</w:t>
      </w:r>
      <w:r w:rsidRPr="00903DBA">
        <w:rPr>
          <w:highlight w:val="white"/>
        </w:rPr>
        <w:t>ments</w:t>
      </w:r>
      <w:bookmarkEnd w:id="39"/>
    </w:p>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t>Then the middle code is being optimized and a list of base blocks is generated.</w:t>
      </w:r>
    </w:p>
    <w:p w14:paraId="1F09B5A6" w14:textId="77777777" w:rsidR="00E40B78" w:rsidRPr="00903DBA" w:rsidRDefault="00E40B78" w:rsidP="00E40B78">
      <w:r w:rsidRPr="00903DBA">
        <w:lastRenderedPageBreak/>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40" w:name="_Toc57655993"/>
      <w:bookmarkStart w:id="41" w:name="_Ref418259975"/>
      <w:r w:rsidRPr="00903DBA">
        <w:t xml:space="preserve">The </w:t>
      </w:r>
      <w:r w:rsidR="000D5EF4" w:rsidRPr="00903DBA">
        <w:t xml:space="preserve">if-else </w:t>
      </w:r>
      <w:r w:rsidRPr="00903DBA">
        <w:t>Problem</w:t>
      </w:r>
      <w:bookmarkEnd w:id="40"/>
    </w:p>
    <w:p w14:paraId="649A08E8" w14:textId="2A74DBC1" w:rsidR="00516DD1" w:rsidRPr="00903DBA" w:rsidRDefault="00516DD1">
      <w:pPr>
        <w:rPr>
          <w:ins w:id="42" w:author="Stefan Bjornander" w:date="2015-04-26T09:44:00Z"/>
        </w:rPr>
        <w:pPrChange w:id="43" w:author="Stefan Bjornander" w:date="2015-04-26T09:25:00Z">
          <w:pPr>
            <w:pStyle w:val="Code"/>
          </w:pPr>
        </w:pPrChange>
      </w:pPr>
      <w:ins w:id="44" w:author="Stefan Bjornander" w:date="2015-04-26T09:27:00Z">
        <w:r w:rsidRPr="00903DBA">
          <w:t xml:space="preserve">The </w:t>
        </w:r>
        <w:r w:rsidRPr="00903DBA">
          <w:rPr>
            <w:rStyle w:val="KeyWord0"/>
            <w:rPrChange w:id="45" w:author="Stefan Bjornander" w:date="2015-04-26T09:43:00Z">
              <w:rPr>
                <w:rStyle w:val="CodeInText"/>
              </w:rPr>
            </w:rPrChange>
          </w:rPr>
          <w:t>if-else</w:t>
        </w:r>
        <w:r w:rsidRPr="00903DBA">
          <w:rPr>
            <w:noProof/>
          </w:rPr>
          <w:t xml:space="preserve"> problem</w:t>
        </w:r>
      </w:ins>
      <w:r w:rsidR="00577A23" w:rsidRPr="00903DBA">
        <w:t xml:space="preserve"> </w:t>
      </w:r>
      <w:del w:id="46" w:author="Stefan Bjornander" w:date="2015-04-26T09:43:00Z">
        <w:r w:rsidRPr="00903DBA">
          <w:rPr>
            <w:noProof/>
          </w:rPr>
          <w:delText xml:space="preserve">In </w:delText>
        </w:r>
      </w:del>
      <w:ins w:id="47" w:author="Stefan Bjornander" w:date="2015-04-26T09:45:00Z">
        <w:r w:rsidRPr="00903DBA">
          <w:rPr>
            <w:noProof/>
          </w:rPr>
          <w:t xml:space="preserve">is the problem of </w:t>
        </w:r>
      </w:ins>
      <w:ins w:id="48" w:author="Stefan Bjornander" w:date="2015-04-26T09:51:00Z">
        <w:r w:rsidRPr="00903DBA">
          <w:rPr>
            <w:noProof/>
          </w:rPr>
          <w:t>syntac</w:t>
        </w:r>
      </w:ins>
      <w:ins w:id="49" w:author="Stefan Bjornander" w:date="2015-04-26T09:53:00Z">
        <w:r w:rsidRPr="00903DBA">
          <w:rPr>
            <w:noProof/>
          </w:rPr>
          <w:t xml:space="preserve">tically </w:t>
        </w:r>
      </w:ins>
      <w:ins w:id="50" w:author="Stefan Bjornander" w:date="2015-04-26T09:45:00Z">
        <w:r w:rsidRPr="00903DBA">
          <w:rPr>
            <w:noProof/>
          </w:rPr>
          <w:t xml:space="preserve">interpret </w:t>
        </w:r>
      </w:ins>
      <w:del w:id="51" w:author="Stefan Bjornander" w:date="2015-04-26T09:45:00Z">
        <w:r w:rsidRPr="00903DBA">
          <w:rPr>
            <w:noProof/>
          </w:rPr>
          <w:delText xml:space="preserve">the </w:delText>
        </w:r>
      </w:del>
      <w:ins w:id="52" w:author="Stefan Bjornander" w:date="2015-04-26T09:45:00Z">
        <w:r w:rsidRPr="00903DBA">
          <w:rPr>
            <w:noProof/>
          </w:rPr>
          <w:t>the leftmost source code below.</w:t>
        </w:r>
      </w:ins>
      <w:ins w:id="53" w:author="Stefan Bjornander" w:date="2015-04-26T09:47:00Z">
        <w:r w:rsidRPr="00903DBA">
          <w:rPr>
            <w:noProof/>
          </w:rPr>
          <w:t xml:space="preserve"> Semantically, the middle interpretation </w:t>
        </w:r>
      </w:ins>
      <w:r w:rsidRPr="00903DBA">
        <w:rPr>
          <w:noProof/>
        </w:rPr>
        <w:t xml:space="preserve">of the left statement </w:t>
      </w:r>
      <w:ins w:id="54" w:author="Stefan Bjornander" w:date="2015-04-26T09:47:00Z">
        <w:r w:rsidRPr="00903DBA">
          <w:rPr>
            <w:noProof/>
          </w:rPr>
          <w:t xml:space="preserve">is the correct one, each </w:t>
        </w:r>
        <w:r w:rsidRPr="00903DBA">
          <w:rPr>
            <w:rStyle w:val="KeyWord0"/>
            <w:rPrChange w:id="55" w:author="Stefan Bjornander" w:date="2015-04-26T09:48:00Z">
              <w:rPr>
                <w:rStyle w:val="CodeInText"/>
              </w:rPr>
            </w:rPrChange>
          </w:rPr>
          <w:t>else</w:t>
        </w:r>
        <w:r w:rsidRPr="00903DBA">
          <w:rPr>
            <w:noProof/>
          </w:rPr>
          <w:t xml:space="preserve"> shall be</w:t>
        </w:r>
      </w:ins>
      <w:ins w:id="56" w:author="Stefan Bjornander" w:date="2015-04-26T09:58:00Z">
        <w:r w:rsidRPr="00903DBA">
          <w:rPr>
            <w:noProof/>
          </w:rPr>
          <w:t xml:space="preserve"> connected</w:t>
        </w:r>
      </w:ins>
      <w:ins w:id="57" w:author="Stefan Bjornander" w:date="2015-04-26T09:47:00Z">
        <w:r w:rsidRPr="00903DBA">
          <w:rPr>
            <w:noProof/>
          </w:rPr>
          <w:t xml:space="preserve"> to the </w:t>
        </w:r>
      </w:ins>
      <w:ins w:id="58" w:author="Stefan Bjornander" w:date="2015-04-26T09:59:00Z">
        <w:r w:rsidRPr="00903DBA">
          <w:rPr>
            <w:noProof/>
          </w:rPr>
          <w:t xml:space="preserve">latest preceding </w:t>
        </w:r>
      </w:ins>
      <w:ins w:id="59" w:author="Stefan Bjornander" w:date="2015-04-26T09:48:00Z">
        <w:r w:rsidRPr="00903DBA">
          <w:rPr>
            <w:rStyle w:val="KeyWord0"/>
            <w:rPrChange w:id="60" w:author="Stefan Bjornander" w:date="2015-04-26T09:48:00Z">
              <w:rPr>
                <w:rStyle w:val="CodeInText"/>
              </w:rPr>
            </w:rPrChange>
          </w:rPr>
          <w:t>if</w:t>
        </w:r>
        <w:r w:rsidRPr="00903DBA">
          <w:rPr>
            <w:noProof/>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903DBA"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65" w:author="Stefan Bjornander" w:date="2015-04-26T09:44:00Z"/>
              </w:rPr>
            </w:pPr>
            <w:ins w:id="66" w:author="Stefan Bjornander" w:date="2015-04-26T09:44:00Z">
              <w:r w:rsidRPr="00903DBA">
                <w:t>if (a &lt; b)</w:t>
              </w:r>
            </w:ins>
          </w:p>
          <w:p w14:paraId="3B9E4E6E" w14:textId="77777777" w:rsidR="00516DD1" w:rsidRPr="00903DBA" w:rsidRDefault="00516DD1">
            <w:pPr>
              <w:pStyle w:val="Code"/>
              <w:rPr>
                <w:ins w:id="67" w:author="Stefan Bjornander" w:date="2015-04-26T09:44:00Z"/>
              </w:rPr>
            </w:pPr>
            <w:ins w:id="68" w:author="Stefan Bjornander" w:date="2015-04-26T09:44:00Z">
              <w:r w:rsidRPr="00903DBA">
                <w:t xml:space="preserve">  if (c &lt; d)</w:t>
              </w:r>
            </w:ins>
          </w:p>
          <w:p w14:paraId="4333B730" w14:textId="77777777" w:rsidR="00516DD1" w:rsidRPr="00903DBA" w:rsidRDefault="00516DD1">
            <w:pPr>
              <w:pStyle w:val="Code"/>
              <w:rPr>
                <w:ins w:id="69" w:author="Stefan Bjornander" w:date="2015-04-26T09:44:00Z"/>
              </w:rPr>
            </w:pPr>
            <w:ins w:id="70" w:author="Stefan Bjornander" w:date="2015-04-26T09:44:00Z">
              <w:r w:rsidRPr="00903DBA">
                <w:t xml:space="preserve">    e = 1;</w:t>
              </w:r>
            </w:ins>
          </w:p>
          <w:p w14:paraId="3207957D" w14:textId="77777777" w:rsidR="00516DD1" w:rsidRPr="00903DBA" w:rsidRDefault="00516DD1">
            <w:pPr>
              <w:pStyle w:val="Code"/>
              <w:rPr>
                <w:ins w:id="71" w:author="Stefan Bjornander" w:date="2015-04-26T09:44:00Z"/>
              </w:rPr>
            </w:pPr>
            <w:ins w:id="72" w:author="Stefan Bjornander" w:date="2015-04-26T09:44:00Z">
              <w:r w:rsidRPr="00903DBA">
                <w:t xml:space="preserve">  else</w:t>
              </w:r>
            </w:ins>
          </w:p>
          <w:p w14:paraId="67FEA936" w14:textId="77777777" w:rsidR="00516DD1" w:rsidRPr="00903DBA" w:rsidRDefault="00516DD1">
            <w:pPr>
              <w:pStyle w:val="Code"/>
              <w:rPr>
                <w:ins w:id="73" w:author="Stefan Bjornander" w:date="2015-04-26T09:44:00Z"/>
                <w:del w:id="74" w:author="Stefan Bjornander" w:date="2015-04-26T09:44:00Z"/>
              </w:rPr>
            </w:pPr>
            <w:ins w:id="75" w:author="Stefan Bjornander" w:date="2015-04-26T09:44:00Z">
              <w:r w:rsidRPr="00903DBA">
                <w:t xml:space="preserve">    f = 2;</w:t>
              </w:r>
            </w:ins>
          </w:p>
          <w:p w14:paraId="2FAE5D6D" w14:textId="77777777" w:rsidR="00516DD1" w:rsidRPr="00903DBA" w:rsidRDefault="00516DD1">
            <w:pPr>
              <w:pStyle w:val="Code"/>
              <w:rPr>
                <w:ins w:id="76" w:author="Stefan Bjornander" w:date="2015-04-26T09:44:00Z"/>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78" w:author="Stefan Bjornander" w:date="2015-04-26T09:44:00Z">
              <w:r w:rsidRPr="00903DBA">
                <w:t>if (a &lt; b) {</w:t>
              </w:r>
            </w:ins>
          </w:p>
          <w:p w14:paraId="556A4791" w14:textId="77777777" w:rsidR="00516DD1" w:rsidRPr="00903DBA" w:rsidRDefault="00516DD1">
            <w:pPr>
              <w:pStyle w:val="Code"/>
            </w:pPr>
            <w:ins w:id="79" w:author="Stefan Bjornander" w:date="2015-04-26T09:44:00Z">
              <w:r w:rsidRPr="00903DBA">
                <w:t xml:space="preserve">  if (c &lt; d)</w:t>
              </w:r>
            </w:ins>
          </w:p>
          <w:p w14:paraId="694876BE" w14:textId="77777777" w:rsidR="00516DD1" w:rsidRPr="00903DBA" w:rsidRDefault="00516DD1">
            <w:pPr>
              <w:pStyle w:val="Code"/>
            </w:pPr>
            <w:ins w:id="80" w:author="Stefan Bjornander" w:date="2015-04-26T09:44:00Z">
              <w:r w:rsidRPr="00903DBA">
                <w:t xml:space="preserve">    e = 1;</w:t>
              </w:r>
            </w:ins>
          </w:p>
          <w:p w14:paraId="1C003489" w14:textId="77777777" w:rsidR="00516DD1" w:rsidRPr="00903DBA" w:rsidRDefault="00516DD1">
            <w:pPr>
              <w:pStyle w:val="Code"/>
            </w:pPr>
            <w:ins w:id="81" w:author="Stefan Bjornander" w:date="2015-04-26T09:44:00Z">
              <w:r w:rsidRPr="00903DBA">
                <w:t xml:space="preserve">  else</w:t>
              </w:r>
            </w:ins>
          </w:p>
          <w:p w14:paraId="4EEC399F" w14:textId="77777777" w:rsidR="00516DD1" w:rsidRPr="00903DBA" w:rsidRDefault="00516DD1">
            <w:pPr>
              <w:pStyle w:val="Code"/>
            </w:pPr>
            <w:ins w:id="82" w:author="Stefan Bjornander" w:date="2015-04-26T09:44:00Z">
              <w:r w:rsidRPr="00903DBA">
                <w:t xml:space="preserve">    f = 2;</w:t>
              </w:r>
            </w:ins>
          </w:p>
          <w:p w14:paraId="576B5809" w14:textId="77777777" w:rsidR="00516DD1" w:rsidRPr="00903DBA" w:rsidRDefault="00516DD1">
            <w:pPr>
              <w:pStyle w:val="Code"/>
              <w:rPr>
                <w:del w:id="83" w:author="Stefan Bjornander" w:date="2015-04-26T09:45:00Z"/>
              </w:rPr>
            </w:pPr>
            <w:ins w:id="84" w:author="Stefan Bjornander" w:date="2015-04-26T09:44:00Z">
              <w:r w:rsidRPr="00903DBA">
                <w:t>}</w:t>
              </w:r>
            </w:ins>
          </w:p>
          <w:p w14:paraId="4C1D31DA" w14:textId="77777777" w:rsidR="00516DD1" w:rsidRPr="00903DBA" w:rsidRDefault="00516DD1">
            <w:pPr>
              <w:pStyle w:val="Code"/>
              <w:rPr>
                <w:del w:id="85" w:author="Stefan Bjornander" w:date="2015-04-26T09:45:00Z"/>
              </w:rPr>
            </w:pPr>
          </w:p>
          <w:p w14:paraId="170E5735" w14:textId="77777777" w:rsidR="00516DD1" w:rsidRPr="00903DBA" w:rsidRDefault="00516DD1">
            <w:pPr>
              <w:pStyle w:val="Code"/>
              <w:rPr>
                <w:ins w:id="86" w:author="Stefan Bjornander" w:date="2015-04-26T09:44:00Z"/>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89" w:author="Stefan Bjornander" w:date="2015-04-26T09:45:00Z" w:name="move417804833"/>
            <w:ins w:id="90" w:author="Stefan Bjornander" w:date="2015-04-26T09:45:00Z">
              <w:r w:rsidRPr="00903DBA">
                <w:t>if (a &lt; b)</w:t>
              </w:r>
            </w:ins>
          </w:p>
          <w:p w14:paraId="1D552566" w14:textId="77777777" w:rsidR="00516DD1" w:rsidRPr="00903DBA" w:rsidRDefault="00516DD1">
            <w:pPr>
              <w:pStyle w:val="Code"/>
            </w:pPr>
            <w:ins w:id="91" w:author="Stefan Bjornander" w:date="2015-04-26T09:45:00Z">
              <w:r w:rsidRPr="00903DBA">
                <w:t xml:space="preserve">  if (c &lt; d) {</w:t>
              </w:r>
            </w:ins>
          </w:p>
          <w:p w14:paraId="66887BC4" w14:textId="77777777" w:rsidR="00516DD1" w:rsidRPr="00903DBA" w:rsidRDefault="00516DD1">
            <w:pPr>
              <w:pStyle w:val="Code"/>
            </w:pPr>
            <w:ins w:id="92" w:author="Stefan Bjornander" w:date="2015-04-26T09:45:00Z">
              <w:r w:rsidRPr="00903DBA">
                <w:t xml:space="preserve">    e = 1;</w:t>
              </w:r>
            </w:ins>
          </w:p>
          <w:p w14:paraId="1D00F382" w14:textId="77777777" w:rsidR="00516DD1" w:rsidRPr="00903DBA" w:rsidRDefault="00516DD1">
            <w:pPr>
              <w:pStyle w:val="Code"/>
            </w:pPr>
            <w:ins w:id="93" w:author="Stefan Bjornander" w:date="2015-04-26T09:45:00Z">
              <w:r w:rsidRPr="00903DBA">
                <w:t xml:space="preserve">  }</w:t>
              </w:r>
            </w:ins>
          </w:p>
          <w:p w14:paraId="488A8BE2" w14:textId="77777777" w:rsidR="00516DD1" w:rsidRPr="00903DBA" w:rsidRDefault="00516DD1">
            <w:pPr>
              <w:pStyle w:val="Code"/>
            </w:pPr>
            <w:ins w:id="94" w:author="Stefan Bjornander" w:date="2015-04-26T09:45:00Z">
              <w:r w:rsidRPr="00903DBA">
                <w:t>else</w:t>
              </w:r>
            </w:ins>
          </w:p>
          <w:p w14:paraId="062525C9" w14:textId="77777777" w:rsidR="00516DD1" w:rsidRPr="00903DBA" w:rsidRDefault="00516DD1">
            <w:pPr>
              <w:pStyle w:val="Code"/>
              <w:rPr>
                <w:del w:id="95" w:author="Stefan Bjornander" w:date="2015-04-26T09:45:00Z"/>
              </w:rPr>
            </w:pPr>
            <w:ins w:id="96" w:author="Stefan Bjornander" w:date="2015-04-26T09:45:00Z">
              <w:r w:rsidRPr="00903DBA">
                <w:t xml:space="preserve">  f = 2;</w:t>
              </w:r>
            </w:ins>
            <w:moveToRangeEnd w:id="89"/>
          </w:p>
          <w:p w14:paraId="5A274AD6" w14:textId="77777777" w:rsidR="00516DD1" w:rsidRPr="00903DBA" w:rsidRDefault="00516DD1">
            <w:pPr>
              <w:pStyle w:val="Code"/>
              <w:rPr>
                <w:ins w:id="97" w:author="Stefan Bjornander" w:date="2015-04-26T09:44:00Z"/>
              </w:rPr>
              <w:pPrChange w:id="98" w:author="Stefan Bjornander" w:date="2015-04-26T09:45:00Z">
                <w:pPr/>
              </w:pPrChange>
            </w:pPr>
          </w:p>
        </w:tc>
      </w:tr>
    </w:tbl>
    <w:p w14:paraId="2932D7E0" w14:textId="77777777" w:rsidR="00516DD1" w:rsidRPr="00903DBA" w:rsidRDefault="00516DD1" w:rsidP="00516DD1">
      <w:pPr>
        <w:pStyle w:val="Code"/>
        <w:rPr>
          <w:ins w:id="99" w:author="Stefan Bjornander" w:date="2015-04-26T09:49:00Z"/>
        </w:rPr>
      </w:pPr>
    </w:p>
    <w:p w14:paraId="1E9078F4" w14:textId="77777777" w:rsidR="00516DD1" w:rsidRPr="00903DBA" w:rsidRDefault="00516DD1">
      <w:pPr>
        <w:rPr>
          <w:ins w:id="100" w:author="Stefan Bjornander" w:date="2015-04-26T09:52:00Z"/>
        </w:rPr>
        <w:pPrChange w:id="101" w:author="Stefan Bjornander" w:date="2015-04-26T09:51:00Z">
          <w:pPr>
            <w:pStyle w:val="Code"/>
          </w:pPr>
        </w:pPrChange>
      </w:pPr>
      <w:r w:rsidRPr="00903DBA">
        <w:rPr>
          <w:noProof/>
        </w:rPr>
        <w:t xml:space="preserve">Below is a simple set of statement rules. Unfortunately, they are </w:t>
      </w:r>
      <w:ins w:id="102" w:author="Stefan Bjornander" w:date="2015-04-26T09:53:00Z">
        <w:r w:rsidRPr="00903DBA">
          <w:rPr>
            <w:noProof/>
          </w:rPr>
          <w:t>ambiguous</w:t>
        </w:r>
      </w:ins>
      <w:ins w:id="103" w:author="Stefan Bjornander" w:date="2015-04-26T09:50:00Z">
        <w:r w:rsidRPr="00903DBA">
          <w:rPr>
            <w:noProof/>
          </w:rPr>
          <w:t xml:space="preserve"> in that way that </w:t>
        </w:r>
      </w:ins>
      <w:ins w:id="104" w:author="Stefan Bjornander" w:date="2015-04-26T09:52:00Z">
        <w:r w:rsidRPr="00903DBA">
          <w:rPr>
            <w:noProof/>
          </w:rPr>
          <w:t xml:space="preserve">the </w:t>
        </w:r>
      </w:ins>
      <w:r w:rsidRPr="00903DBA">
        <w:rPr>
          <w:noProof/>
        </w:rPr>
        <w:t xml:space="preserve">an </w:t>
      </w:r>
      <w:ins w:id="105" w:author="Stefan Bjornander" w:date="2015-04-26T09:52:00Z">
        <w:r w:rsidRPr="00903DBA">
          <w:rPr>
            <w:rStyle w:val="CodeInText"/>
            <w:i/>
            <w:noProof/>
            <w:rPrChange w:id="106"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07" w:author="Stefan Bjornander" w:date="2015-04-26T09:52:00Z">
        <w:r w:rsidRPr="00903DBA">
          <w:rPr>
            <w:noProof/>
          </w:rPr>
          <w:t xml:space="preserve"> </w:t>
        </w:r>
        <w:r w:rsidRPr="00903DBA">
          <w:rPr>
            <w:rStyle w:val="CodeInText"/>
            <w:i/>
            <w:noProof/>
            <w:rPrChange w:id="108"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09"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10" w:author="Stefan Bjornander" w:date="2015-04-26T09:49:00Z"/>
        </w:rPr>
      </w:pPr>
      <w:ins w:id="111" w:author="Stefan Bjornander" w:date="2015-04-26T09:47:00Z">
        <w:r w:rsidRPr="00903DBA">
          <w:t>statement ::=</w:t>
        </w:r>
      </w:ins>
    </w:p>
    <w:p w14:paraId="7FBE5268" w14:textId="77777777" w:rsidR="00516DD1" w:rsidRPr="00903DBA" w:rsidRDefault="00516DD1" w:rsidP="00516DD1">
      <w:pPr>
        <w:pStyle w:val="Code"/>
        <w:rPr>
          <w:ins w:id="112" w:author="Stefan Bjornander" w:date="2015-04-26T09:47:00Z"/>
        </w:rPr>
      </w:pPr>
      <w:ins w:id="113" w:author="Stefan Bjornander" w:date="2015-04-26T09:49:00Z">
        <w:r w:rsidRPr="00903DBA">
          <w:t xml:space="preserve">   </w:t>
        </w:r>
      </w:ins>
      <w:r w:rsidRPr="00903DBA">
        <w:t xml:space="preserve"> </w:t>
      </w:r>
      <w:ins w:id="114" w:author="Stefan Bjornander" w:date="2015-04-26T09:49:00Z">
        <w:r w:rsidRPr="00903DBA">
          <w:t xml:space="preserve">IF LEFT_PAREN </w:t>
        </w:r>
      </w:ins>
      <w:ins w:id="115" w:author="Stefan Bjornander" w:date="2015-04-26T10:08:00Z">
        <w:r w:rsidRPr="00903DBA">
          <w:t xml:space="preserve">logical_expression </w:t>
        </w:r>
      </w:ins>
      <w:ins w:id="116" w:author="Stefan Bjornander" w:date="2015-04-26T09:49:00Z">
        <w:r w:rsidRPr="00903DBA">
          <w:t>RIGHT_PAREN statement</w:t>
        </w:r>
      </w:ins>
    </w:p>
    <w:p w14:paraId="436C5EC9" w14:textId="77777777" w:rsidR="00516DD1" w:rsidRPr="00903DBA" w:rsidRDefault="00516DD1" w:rsidP="00516DD1">
      <w:pPr>
        <w:pStyle w:val="Code"/>
        <w:rPr>
          <w:ins w:id="117" w:author="Stefan Bjornander" w:date="2015-04-26T09:49:00Z"/>
        </w:rPr>
      </w:pPr>
      <w:ins w:id="118" w:author="Stefan Bjornander" w:date="2015-04-26T09:49:00Z">
        <w:r w:rsidRPr="00903DBA">
          <w:t xml:space="preserve"> </w:t>
        </w:r>
      </w:ins>
      <w:r w:rsidRPr="00903DBA">
        <w:t xml:space="preserve"> </w:t>
      </w:r>
      <w:ins w:id="119" w:author="Stefan Bjornander" w:date="2015-04-26T09:49:00Z">
        <w:r w:rsidRPr="00903DBA">
          <w:t>|</w:t>
        </w:r>
      </w:ins>
      <w:r w:rsidRPr="00903DBA">
        <w:t xml:space="preserve"> </w:t>
      </w:r>
      <w:ins w:id="120" w:author="Stefan Bjornander" w:date="2015-04-26T09:49:00Z">
        <w:r w:rsidRPr="00903DBA">
          <w:t xml:space="preserve">IF LEFT_PAREN </w:t>
        </w:r>
      </w:ins>
      <w:ins w:id="121" w:author="Stefan Bjornander" w:date="2015-04-26T10:08:00Z">
        <w:r w:rsidRPr="00903DBA">
          <w:t xml:space="preserve">logical_expression </w:t>
        </w:r>
      </w:ins>
      <w:ins w:id="122" w:author="Stefan Bjornander" w:date="2015-04-26T09:49:00Z">
        <w:r w:rsidRPr="00903DBA">
          <w:t>RIGHT_PAREN statement ELSE statement</w:t>
        </w:r>
      </w:ins>
    </w:p>
    <w:p w14:paraId="2F7D1A5D" w14:textId="77777777" w:rsidR="00516DD1" w:rsidRPr="00903DBA" w:rsidRDefault="00516DD1" w:rsidP="00516DD1">
      <w:pPr>
        <w:pStyle w:val="Code"/>
      </w:pPr>
      <w:ins w:id="123" w:author="Stefan Bjornander" w:date="2015-04-26T10:08:00Z">
        <w:r w:rsidRPr="00903DBA">
          <w:t xml:space="preserve">  | </w:t>
        </w:r>
      </w:ins>
      <w:r w:rsidRPr="00903DBA">
        <w:t>...</w:t>
      </w:r>
    </w:p>
    <w:p w14:paraId="6D69375A" w14:textId="32F04444" w:rsidR="00516DD1" w:rsidRPr="00903DBA" w:rsidRDefault="00516DD1">
      <w:pPr>
        <w:rPr>
          <w:ins w:id="124" w:author="Stefan Bjornander" w:date="2015-04-26T09:47:00Z"/>
        </w:rPr>
        <w:pPrChange w:id="125" w:author="Stefan Bjornander" w:date="2015-04-26T09:25:00Z">
          <w:pPr>
            <w:pStyle w:val="Code"/>
          </w:pPr>
        </w:pPrChange>
      </w:pPr>
      <w:ins w:id="126" w:author="Stefan Bjornander" w:date="2015-04-26T09:51:00Z">
        <w:r w:rsidRPr="00903DBA">
          <w:rPr>
            <w:noProof/>
          </w:rPr>
          <w:t xml:space="preserve">To solve the problem, we need a more complicated </w:t>
        </w:r>
      </w:ins>
      <w:ins w:id="127" w:author="Stefan Bjornander" w:date="2015-04-26T09:53:00Z">
        <w:r w:rsidRPr="00903DBA">
          <w:rPr>
            <w:noProof/>
          </w:rPr>
          <w:t>set of rules</w:t>
        </w:r>
      </w:ins>
      <w:r w:rsidRPr="00903DBA">
        <w:rPr>
          <w:noProof/>
        </w:rPr>
        <w:t xml:space="preserve"> that works with open and closed statements.</w:t>
      </w:r>
      <w:ins w:id="128" w:author="Stefan Bjornander" w:date="2015-04-26T09:54:00Z">
        <w:r w:rsidRPr="00903DBA">
          <w:rPr>
            <w:noProof/>
          </w:rPr>
          <w:t xml:space="preserve"> The </w:t>
        </w:r>
      </w:ins>
      <w:ins w:id="129" w:author="Stefan Bjornander" w:date="2015-04-26T09:57:00Z">
        <w:r w:rsidRPr="00903DBA">
          <w:rPr>
            <w:noProof/>
          </w:rPr>
          <w:t xml:space="preserve">following set is unambiguous in that way that it always connects each </w:t>
        </w:r>
        <w:r w:rsidRPr="00903DBA">
          <w:rPr>
            <w:rStyle w:val="CodeInText"/>
            <w:i/>
            <w:noProof/>
            <w:rPrChange w:id="130" w:author="Stefan Bjornander" w:date="2015-04-26T09:58:00Z">
              <w:rPr>
                <w:rStyle w:val="CodeInText"/>
              </w:rPr>
            </w:rPrChange>
          </w:rPr>
          <w:t>else</w:t>
        </w:r>
        <w:r w:rsidRPr="00903DBA">
          <w:rPr>
            <w:noProof/>
          </w:rPr>
          <w:t xml:space="preserve"> with the</w:t>
        </w:r>
      </w:ins>
      <w:ins w:id="131" w:author="Stefan Bjornander" w:date="2015-04-26T09:58:00Z">
        <w:r w:rsidRPr="00903DBA">
          <w:rPr>
            <w:noProof/>
          </w:rPr>
          <w:t xml:space="preserve"> latest preceding</w:t>
        </w:r>
      </w:ins>
      <w:ins w:id="132" w:author="Stefan Bjornander" w:date="2015-04-26T09:57:00Z">
        <w:r w:rsidRPr="00903DBA">
          <w:rPr>
            <w:noProof/>
          </w:rPr>
          <w:t xml:space="preserve"> </w:t>
        </w:r>
      </w:ins>
      <w:ins w:id="133" w:author="Stefan Bjornander" w:date="2015-04-26T09:58:00Z">
        <w:r w:rsidRPr="00903DBA">
          <w:rPr>
            <w:rStyle w:val="CodeInText"/>
            <w:i/>
            <w:noProof/>
            <w:rPrChange w:id="134" w:author="Stefan Bjornander" w:date="2015-04-26T09:58:00Z">
              <w:rPr>
                <w:rStyle w:val="CodeInText"/>
              </w:rPr>
            </w:rPrChange>
          </w:rPr>
          <w:t>if</w:t>
        </w:r>
      </w:ins>
      <w:r w:rsidRPr="00903DBA">
        <w:rPr>
          <w:noProof/>
        </w:rPr>
        <w:t>, with comp</w:t>
      </w:r>
      <w:r w:rsidR="004B72D6" w:rsidRPr="00903DBA">
        <w:rPr>
          <w:noProof/>
        </w:rPr>
        <w:t>lies</w:t>
      </w:r>
      <w:r w:rsidRPr="00903DBA">
        <w:rPr>
          <w:noProof/>
        </w:rPr>
        <w:t xml:space="preserve"> to the semantics of C. A theoretical explanation of the open-closed statement solution is beyond the scope of this book, but I recommend the Dragon Book by Aho et al. for a closer look.</w:t>
      </w:r>
    </w:p>
    <w:p w14:paraId="75E8F949" w14:textId="4B4DAFB8" w:rsidR="003D7B0F" w:rsidRPr="00903DBA" w:rsidRDefault="00BC30A2" w:rsidP="00BC30A2">
      <w:r w:rsidRPr="00903DBA">
        <w:t xml:space="preserve">When it comes to the if-else statement we have a problem. </w:t>
      </w:r>
      <w:r w:rsidR="003D7B0F" w:rsidRPr="00903DBA">
        <w:t xml:space="preserve">Given the following </w:t>
      </w:r>
      <w:r w:rsidR="00333AFA" w:rsidRPr="00903DBA">
        <w:t>rules:</w:t>
      </w:r>
    </w:p>
    <w:p w14:paraId="2DEC519F" w14:textId="131077EF" w:rsidR="003D7B0F" w:rsidRPr="00903DBA" w:rsidRDefault="003D7B0F" w:rsidP="003D7B0F">
      <w:pPr>
        <w:pStyle w:val="Code"/>
      </w:pPr>
      <w:r w:rsidRPr="00903DBA">
        <w:t>statement:</w:t>
      </w:r>
    </w:p>
    <w:p w14:paraId="17C2EE8B" w14:textId="5E4158D9" w:rsidR="003D7B0F" w:rsidRPr="00903DBA" w:rsidRDefault="003D7B0F" w:rsidP="003D7B0F">
      <w:pPr>
        <w:pStyle w:val="Code"/>
      </w:pPr>
      <w:r w:rsidRPr="00903DBA">
        <w:t xml:space="preserve">    </w:t>
      </w:r>
      <w:r w:rsidRPr="00903DBA">
        <w:rPr>
          <w:b/>
          <w:bCs/>
        </w:rPr>
        <w:t>if</w:t>
      </w:r>
      <w:r w:rsidRPr="00903DBA">
        <w:t xml:space="preserve"> ( expression ) statement</w:t>
      </w:r>
    </w:p>
    <w:p w14:paraId="555AB142" w14:textId="37A46C3F" w:rsidR="003D7B0F" w:rsidRPr="00903DBA" w:rsidRDefault="003D7B0F" w:rsidP="003D7B0F">
      <w:pPr>
        <w:pStyle w:val="Code"/>
      </w:pPr>
      <w:r w:rsidRPr="00903DBA">
        <w:t xml:space="preserve">  | </w:t>
      </w:r>
      <w:r w:rsidRPr="00903DBA">
        <w:rPr>
          <w:b/>
          <w:bCs/>
        </w:rPr>
        <w:t>if</w:t>
      </w:r>
      <w:r w:rsidRPr="00903DBA">
        <w:t xml:space="preserve"> ( expression ) statement </w:t>
      </w:r>
      <w:r w:rsidRPr="00903DBA">
        <w:rPr>
          <w:b/>
          <w:bCs/>
        </w:rPr>
        <w:t>else</w:t>
      </w:r>
      <w:r w:rsidRPr="00903DBA">
        <w:t xml:space="preserve"> statement</w:t>
      </w:r>
    </w:p>
    <w:p w14:paraId="39D97725" w14:textId="6C96A5EF" w:rsidR="003502A2" w:rsidRPr="00903DBA" w:rsidRDefault="003502A2" w:rsidP="003D7B0F">
      <w:pPr>
        <w:pStyle w:val="Code"/>
      </w:pPr>
      <w:r w:rsidRPr="00903DBA">
        <w:t xml:space="preserve">  | </w:t>
      </w:r>
      <w:r w:rsidRPr="00903DBA">
        <w:rPr>
          <w:i/>
          <w:iCs/>
        </w:rPr>
        <w:t>all other statements</w:t>
      </w:r>
    </w:p>
    <w:p w14:paraId="5857F7CE" w14:textId="3C1FE04A" w:rsidR="00BC30A2" w:rsidRPr="00903DBA" w:rsidRDefault="00BC30A2" w:rsidP="00BC30A2">
      <w:r w:rsidRPr="00903DBA">
        <w:t>Let</w:t>
      </w:r>
      <w:r w:rsidR="00BF5BE9" w:rsidRPr="00903DBA">
        <w:t xml:space="preserve"> us</w:t>
      </w:r>
      <w:r w:rsidRPr="00903DBA">
        <w:t xml:space="preserve"> look at the following </w:t>
      </w:r>
      <w:r w:rsidR="00BF5BE9" w:rsidRPr="00903DBA">
        <w:t>two examples</w:t>
      </w:r>
      <w:r w:rsidRPr="00903DBA">
        <w:t>:</w:t>
      </w:r>
    </w:p>
    <w:p w14:paraId="21A8E700" w14:textId="05E5400A" w:rsidR="00BC30A2" w:rsidRPr="00903DBA" w:rsidRDefault="00BC30A2" w:rsidP="00BC30A2">
      <w:pPr>
        <w:pStyle w:val="Code"/>
      </w:pPr>
      <w:r w:rsidRPr="00903DBA">
        <w:t>if (a &lt; b)</w:t>
      </w:r>
    </w:p>
    <w:p w14:paraId="65386CB1" w14:textId="34C869E8" w:rsidR="00BC30A2" w:rsidRPr="00903DBA" w:rsidRDefault="00BC30A2" w:rsidP="00BC30A2">
      <w:pPr>
        <w:pStyle w:val="Code"/>
      </w:pPr>
      <w:r w:rsidRPr="00903DBA">
        <w:t xml:space="preserve">  if (c &lt; d)</w:t>
      </w:r>
    </w:p>
    <w:p w14:paraId="0793B915" w14:textId="2E0B4E16" w:rsidR="00BC30A2" w:rsidRPr="00903DBA" w:rsidRDefault="00BC30A2" w:rsidP="00BC30A2">
      <w:pPr>
        <w:pStyle w:val="Code"/>
      </w:pPr>
      <w:r w:rsidRPr="00903DBA">
        <w:t xml:space="preserve">    </w:t>
      </w:r>
      <w:r w:rsidR="006756A1" w:rsidRPr="00903DBA">
        <w:t>a = 1;</w:t>
      </w:r>
    </w:p>
    <w:p w14:paraId="6869F9B2" w14:textId="4ED30264" w:rsidR="00BC30A2" w:rsidRPr="00903DBA" w:rsidRDefault="006756A1" w:rsidP="00BC30A2">
      <w:pPr>
        <w:pStyle w:val="Code"/>
      </w:pPr>
      <w:r w:rsidRPr="00903DBA">
        <w:t xml:space="preserve">  </w:t>
      </w:r>
      <w:r w:rsidR="000C3585" w:rsidRPr="00903DBA">
        <w:t>e</w:t>
      </w:r>
      <w:r w:rsidR="00D81489" w:rsidRPr="00903DBA">
        <w:t>lse</w:t>
      </w:r>
    </w:p>
    <w:p w14:paraId="052FA0E0" w14:textId="3E460860" w:rsidR="006756A1" w:rsidRPr="00903DBA" w:rsidRDefault="006756A1" w:rsidP="00BC30A2">
      <w:pPr>
        <w:pStyle w:val="Code"/>
      </w:pPr>
      <w:r w:rsidRPr="00903DBA">
        <w:t xml:space="preserve">    b = 1;</w:t>
      </w:r>
    </w:p>
    <w:p w14:paraId="0CE6CFB3" w14:textId="26392B9E" w:rsidR="006756A1" w:rsidRPr="00903DBA" w:rsidRDefault="006756A1" w:rsidP="00BC30A2">
      <w:pPr>
        <w:pStyle w:val="Code"/>
      </w:pPr>
    </w:p>
    <w:p w14:paraId="3003E3F6" w14:textId="77777777" w:rsidR="006756A1" w:rsidRPr="00903DBA" w:rsidRDefault="006756A1" w:rsidP="006756A1">
      <w:pPr>
        <w:pStyle w:val="Code"/>
      </w:pPr>
      <w:r w:rsidRPr="00903DBA">
        <w:t>if (a &lt; b)</w:t>
      </w:r>
    </w:p>
    <w:p w14:paraId="204D31F4" w14:textId="77777777" w:rsidR="006756A1" w:rsidRPr="00903DBA" w:rsidRDefault="006756A1" w:rsidP="006756A1">
      <w:pPr>
        <w:pStyle w:val="Code"/>
      </w:pPr>
      <w:r w:rsidRPr="00903DBA">
        <w:t xml:space="preserve">  if (c &lt; d)</w:t>
      </w:r>
    </w:p>
    <w:p w14:paraId="4C823276" w14:textId="77777777" w:rsidR="006756A1" w:rsidRPr="00903DBA" w:rsidRDefault="006756A1" w:rsidP="006756A1">
      <w:pPr>
        <w:pStyle w:val="Code"/>
      </w:pPr>
      <w:r w:rsidRPr="00903DBA">
        <w:t xml:space="preserve">    a = 1;</w:t>
      </w:r>
    </w:p>
    <w:p w14:paraId="39D6A405" w14:textId="73BDB977" w:rsidR="006756A1" w:rsidRPr="00903DBA" w:rsidRDefault="006756A1" w:rsidP="006756A1">
      <w:pPr>
        <w:pStyle w:val="Code"/>
      </w:pPr>
      <w:r w:rsidRPr="00903DBA">
        <w:t>else</w:t>
      </w:r>
    </w:p>
    <w:p w14:paraId="7A5F34C5" w14:textId="005D82CE" w:rsidR="006756A1" w:rsidRPr="00903DBA" w:rsidRDefault="006756A1" w:rsidP="006756A1">
      <w:pPr>
        <w:pStyle w:val="Code"/>
      </w:pPr>
      <w:r w:rsidRPr="00903DBA">
        <w:lastRenderedPageBreak/>
        <w:t xml:space="preserve">  b = 1;</w:t>
      </w:r>
    </w:p>
    <w:p w14:paraId="64C93E15" w14:textId="515C4DC6" w:rsidR="002A786B" w:rsidRPr="00903DBA" w:rsidRDefault="00045818" w:rsidP="00A477C3">
      <w:r w:rsidRPr="00903DBA">
        <w:t xml:space="preserve">The question is whether the else part </w:t>
      </w:r>
      <w:r w:rsidR="00A477C3" w:rsidRPr="00903DBA">
        <w:t xml:space="preserve">matches the first of second if part. </w:t>
      </w:r>
      <w:r w:rsidR="00CB6BA1" w:rsidRPr="00903DBA">
        <w:t xml:space="preserve">The first example </w:t>
      </w:r>
      <w:r w:rsidR="00A477C3" w:rsidRPr="00903DBA">
        <w:t xml:space="preserve">suggests that it </w:t>
      </w:r>
      <w:r w:rsidR="00CB6BA1" w:rsidRPr="00903DBA">
        <w:t xml:space="preserve">matches the first part, while the second example suggests that it matches the second part. </w:t>
      </w:r>
      <w:r w:rsidR="00EA74C3" w:rsidRPr="00903DBA">
        <w:t>The</w:t>
      </w:r>
      <w:r w:rsidR="00CB6BA1" w:rsidRPr="00903DBA">
        <w:t xml:space="preserve"> first suggestion is </w:t>
      </w:r>
      <w:r w:rsidR="00461869" w:rsidRPr="00903DBA">
        <w:t>the</w:t>
      </w:r>
      <w:r w:rsidR="00CB6BA1" w:rsidRPr="00903DBA">
        <w:t xml:space="preserve"> right one, each else </w:t>
      </w:r>
      <w:r w:rsidR="00433020" w:rsidRPr="00903DBA">
        <w:t>shall be matched to the closest if.</w:t>
      </w:r>
      <w:r w:rsidR="00CB6BA1" w:rsidRPr="00903DBA">
        <w:t xml:space="preserve"> However, </w:t>
      </w:r>
      <w:r w:rsidR="002A786B" w:rsidRPr="00903DBA">
        <w:t>the parser above supports both suggestions. We must rewrite the parser so that it only accepts the first case</w:t>
      </w:r>
      <w:r w:rsidR="00E23E02" w:rsidRPr="00903DBA">
        <w:t>, which we</w:t>
      </w:r>
      <w:r w:rsidR="002A786B" w:rsidRPr="00903DBA">
        <w:t xml:space="preserve"> do</w:t>
      </w:r>
      <w:r w:rsidR="00E23E02" w:rsidRPr="00903DBA">
        <w:t xml:space="preserve"> </w:t>
      </w:r>
      <w:r w:rsidR="002A786B" w:rsidRPr="00903DBA">
        <w:t>by introduc</w:t>
      </w:r>
      <w:r w:rsidR="00E23E02" w:rsidRPr="00903DBA">
        <w:t>ing</w:t>
      </w:r>
      <w:r w:rsidR="004A2C10" w:rsidRPr="00903DBA">
        <w:t xml:space="preserve"> the</w:t>
      </w:r>
      <w:r w:rsidR="002A786B" w:rsidRPr="00903DBA">
        <w:t xml:space="preserve"> open</w:t>
      </w:r>
      <w:r w:rsidR="00A12499" w:rsidRPr="00903DBA">
        <w:t>ed</w:t>
      </w:r>
      <w:r w:rsidR="002A786B" w:rsidRPr="00903DBA">
        <w:t xml:space="preserve"> and closed statements</w:t>
      </w:r>
      <w:r w:rsidR="00A12499" w:rsidRPr="00903DBA">
        <w:t>:</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77777777" w:rsidR="003E09C2" w:rsidRPr="00903DBA" w:rsidRDefault="003E09C2" w:rsidP="003E09C2">
      <w:pPr>
        <w:pStyle w:val="Code"/>
        <w:rPr>
          <w:highlight w:val="white"/>
        </w:rPr>
      </w:pPr>
      <w:r w:rsidRPr="00903DBA">
        <w:rPr>
          <w:highlight w:val="white"/>
        </w:rPr>
        <w:t xml:space="preserve">    opened_statement {</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093ED28" w14:textId="16ECBA61" w:rsidR="000C3585" w:rsidRPr="00903DBA" w:rsidRDefault="00A12499" w:rsidP="00A12499">
      <w:r w:rsidRPr="00903DBA">
        <w:t>A theoretical explanation of the open-closed statement solution is beyond the scope of this book, but I recommend the Dragon Book by Aho et al. for a closer look.</w:t>
      </w:r>
    </w:p>
    <w:p w14:paraId="0DC12A5F" w14:textId="671F864F" w:rsidR="007C08E0" w:rsidRPr="00903DBA" w:rsidRDefault="007C08E0" w:rsidP="007C08E0">
      <w:pPr>
        <w:pStyle w:val="CodeHeader"/>
      </w:pPr>
      <w:r w:rsidRPr="00903DBA">
        <w:t>MainParser.cs</w:t>
      </w:r>
    </w:p>
    <w:p w14:paraId="0AB3596A" w14:textId="77777777" w:rsidR="007C08E0" w:rsidRPr="00903DBA" w:rsidRDefault="007C08E0" w:rsidP="007C08E0">
      <w:pPr>
        <w:pStyle w:val="Code"/>
        <w:rPr>
          <w:highlight w:val="white"/>
        </w:rPr>
      </w:pPr>
      <w:r w:rsidRPr="00903DBA">
        <w:rPr>
          <w:highlight w:val="white"/>
        </w:rPr>
        <w:t>statement:</w:t>
      </w:r>
    </w:p>
    <w:p w14:paraId="1D79F986" w14:textId="77777777" w:rsidR="007C08E0" w:rsidRPr="00903DBA" w:rsidRDefault="007C08E0" w:rsidP="007C08E0">
      <w:pPr>
        <w:pStyle w:val="Code"/>
        <w:rPr>
          <w:highlight w:val="white"/>
        </w:rPr>
      </w:pPr>
      <w:r w:rsidRPr="00903DBA">
        <w:rPr>
          <w:highlight w:val="white"/>
        </w:rPr>
        <w:t xml:space="preserve">    opened_statement { $$ = $1; }</w:t>
      </w:r>
    </w:p>
    <w:p w14:paraId="6B663E21" w14:textId="77777777" w:rsidR="007C08E0" w:rsidRPr="00903DBA" w:rsidRDefault="007C08E0" w:rsidP="007C08E0">
      <w:pPr>
        <w:pStyle w:val="Code"/>
        <w:rPr>
          <w:highlight w:val="white"/>
        </w:rPr>
      </w:pPr>
      <w:r w:rsidRPr="00903DBA">
        <w:rPr>
          <w:highlight w:val="white"/>
        </w:rPr>
        <w:t xml:space="preserve">  | closed_statement { $$ = $1; };</w:t>
      </w:r>
    </w:p>
    <w:p w14:paraId="4C6A5785" w14:textId="77777777" w:rsidR="007C08E0" w:rsidRPr="00903DBA" w:rsidRDefault="007C08E0" w:rsidP="007C08E0">
      <w:pPr>
        <w:pStyle w:val="Code"/>
        <w:rPr>
          <w:highlight w:val="white"/>
        </w:rPr>
      </w:pPr>
    </w:p>
    <w:p w14:paraId="26AC79EF" w14:textId="77777777" w:rsidR="007C08E0" w:rsidRPr="00903DBA" w:rsidRDefault="007C08E0" w:rsidP="007C08E0">
      <w:pPr>
        <w:pStyle w:val="Code"/>
        <w:rPr>
          <w:highlight w:val="white"/>
        </w:rPr>
      </w:pPr>
      <w:r w:rsidRPr="00903DBA">
        <w:rPr>
          <w:highlight w:val="white"/>
        </w:rPr>
        <w:t>opened_statement:</w:t>
      </w:r>
    </w:p>
    <w:p w14:paraId="41CE9FE3" w14:textId="77777777" w:rsidR="007C08E0" w:rsidRPr="00903DBA" w:rsidRDefault="007C08E0" w:rsidP="007C08E0">
      <w:pPr>
        <w:pStyle w:val="Code"/>
        <w:rPr>
          <w:highlight w:val="white"/>
        </w:rPr>
      </w:pPr>
      <w:r w:rsidRPr="00903DBA">
        <w:rPr>
          <w:highlight w:val="white"/>
        </w:rPr>
        <w:t xml:space="preserve">    IF LEFT_PARENTHESIS expression RIGHT_PARENTHESIS statement {</w:t>
      </w:r>
    </w:p>
    <w:p w14:paraId="2ED8AE0B" w14:textId="77777777" w:rsidR="007C08E0" w:rsidRPr="00903DBA" w:rsidRDefault="007C08E0" w:rsidP="007C08E0">
      <w:pPr>
        <w:pStyle w:val="Code"/>
        <w:rPr>
          <w:highlight w:val="white"/>
        </w:rPr>
      </w:pPr>
      <w:r w:rsidRPr="00903DBA">
        <w:rPr>
          <w:highlight w:val="white"/>
        </w:rPr>
        <w:t xml:space="preserve">      $$ = MiddleCodeGenerator.IfStatement($3, $5);</w:t>
      </w:r>
    </w:p>
    <w:p w14:paraId="4999A906" w14:textId="77777777" w:rsidR="007C08E0" w:rsidRPr="00903DBA" w:rsidRDefault="007C08E0" w:rsidP="007C08E0">
      <w:pPr>
        <w:pStyle w:val="Code"/>
        <w:rPr>
          <w:highlight w:val="white"/>
        </w:rPr>
      </w:pPr>
      <w:r w:rsidRPr="00903DBA">
        <w:rPr>
          <w:highlight w:val="white"/>
        </w:rPr>
        <w:t xml:space="preserve">    }</w:t>
      </w:r>
    </w:p>
    <w:p w14:paraId="26F61A88" w14:textId="77777777" w:rsidR="007C08E0" w:rsidRPr="00903DBA" w:rsidRDefault="007C08E0" w:rsidP="007C08E0">
      <w:pPr>
        <w:pStyle w:val="Code"/>
        <w:rPr>
          <w:highlight w:val="white"/>
        </w:rPr>
      </w:pPr>
      <w:r w:rsidRPr="00903DBA">
        <w:rPr>
          <w:highlight w:val="white"/>
        </w:rPr>
        <w:t xml:space="preserve">  | IF LEFT_PARENTHESIS expression RIGHT_PARENTHESIS closed_statement</w:t>
      </w:r>
    </w:p>
    <w:p w14:paraId="4A649498" w14:textId="77777777" w:rsidR="007C08E0" w:rsidRPr="00903DBA" w:rsidRDefault="007C08E0" w:rsidP="007C08E0">
      <w:pPr>
        <w:pStyle w:val="Code"/>
        <w:rPr>
          <w:highlight w:val="white"/>
        </w:rPr>
      </w:pPr>
      <w:r w:rsidRPr="00903DBA">
        <w:rPr>
          <w:highlight w:val="white"/>
        </w:rPr>
        <w:t xml:space="preserve">    ELSE opened_statement {</w:t>
      </w:r>
    </w:p>
    <w:p w14:paraId="0FA5661C" w14:textId="77777777" w:rsidR="007C08E0" w:rsidRPr="00903DBA" w:rsidRDefault="007C08E0" w:rsidP="007C08E0">
      <w:pPr>
        <w:pStyle w:val="Code"/>
        <w:rPr>
          <w:highlight w:val="white"/>
        </w:rPr>
      </w:pPr>
      <w:r w:rsidRPr="00903DBA">
        <w:rPr>
          <w:highlight w:val="white"/>
        </w:rPr>
        <w:t xml:space="preserve">      $$ = MiddleCodeGenerator.IfElseStatement($3, $5, $7);</w:t>
      </w:r>
    </w:p>
    <w:p w14:paraId="574B004F" w14:textId="6030A042" w:rsidR="007C08E0" w:rsidRPr="00903DBA" w:rsidRDefault="007C08E0" w:rsidP="007C08E0">
      <w:pPr>
        <w:pStyle w:val="Code"/>
        <w:rPr>
          <w:highlight w:val="white"/>
        </w:rPr>
      </w:pPr>
      <w:r w:rsidRPr="00903DBA">
        <w:rPr>
          <w:highlight w:val="white"/>
        </w:rPr>
        <w:lastRenderedPageBreak/>
        <w:t xml:space="preserve">    }</w:t>
      </w:r>
    </w:p>
    <w:p w14:paraId="4480F053" w14:textId="69F3E884" w:rsidR="007C08E0" w:rsidRPr="00903DBA" w:rsidRDefault="007C08E0" w:rsidP="007C08E0">
      <w:pPr>
        <w:pStyle w:val="Code"/>
        <w:rPr>
          <w:highlight w:val="white"/>
        </w:rPr>
      </w:pPr>
      <w:r w:rsidRPr="00903DBA">
        <w:rPr>
          <w:highlight w:val="white"/>
        </w:rPr>
        <w:t xml:space="preserve">  | // ..</w:t>
      </w:r>
      <w:r w:rsidR="000B2001" w:rsidRPr="00903DBA">
        <w:rPr>
          <w:highlight w:val="white"/>
        </w:rPr>
        <w:t>.</w:t>
      </w:r>
    </w:p>
    <w:p w14:paraId="4D2BF1E2" w14:textId="29EB5474" w:rsidR="000B2001" w:rsidRPr="00903DBA" w:rsidRDefault="000B2001" w:rsidP="00661ECC">
      <w:pPr>
        <w:pStyle w:val="Code"/>
        <w:rPr>
          <w:highlight w:val="white"/>
        </w:rPr>
      </w:pPr>
    </w:p>
    <w:p w14:paraId="27B00742" w14:textId="77777777" w:rsidR="000B2001" w:rsidRPr="00903DBA" w:rsidRDefault="000B2001" w:rsidP="00661ECC">
      <w:pPr>
        <w:pStyle w:val="Code"/>
        <w:rPr>
          <w:highlight w:val="white"/>
        </w:rPr>
      </w:pPr>
      <w:r w:rsidRPr="00903DBA">
        <w:rPr>
          <w:highlight w:val="white"/>
        </w:rPr>
        <w:t>closed_statement:</w:t>
      </w:r>
    </w:p>
    <w:p w14:paraId="27134825" w14:textId="5A368686" w:rsidR="000B2001" w:rsidRPr="00903DBA" w:rsidRDefault="00661ECC" w:rsidP="00661ECC">
      <w:pPr>
        <w:pStyle w:val="Code"/>
        <w:rPr>
          <w:highlight w:val="white"/>
        </w:rPr>
      </w:pPr>
      <w:r w:rsidRPr="00903DBA">
        <w:rPr>
          <w:highlight w:val="white"/>
        </w:rPr>
        <w:t xml:space="preserve"> </w:t>
      </w:r>
      <w:r w:rsidR="000B2001" w:rsidRPr="00903DBA">
        <w:rPr>
          <w:highlight w:val="white"/>
        </w:rPr>
        <w:t xml:space="preserve">   IF LEFT_PARENTHESIS expression RIGHT_PARENTHESIS closed_statement</w:t>
      </w:r>
    </w:p>
    <w:p w14:paraId="29C36CC3" w14:textId="78D39C71"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ELSE closed_statement {</w:t>
      </w:r>
    </w:p>
    <w:p w14:paraId="49304CF5" w14:textId="77777777" w:rsidR="000B2001" w:rsidRPr="00903DBA" w:rsidRDefault="000B2001" w:rsidP="00661ECC">
      <w:pPr>
        <w:pStyle w:val="Code"/>
        <w:rPr>
          <w:highlight w:val="white"/>
        </w:rPr>
      </w:pPr>
      <w:r w:rsidRPr="00903DBA">
        <w:rPr>
          <w:highlight w:val="white"/>
        </w:rPr>
        <w:t xml:space="preserve">      $$ = MiddleCodeGenerator.IfElseStatement($3, $5, $7);</w:t>
      </w:r>
    </w:p>
    <w:p w14:paraId="5D051DDB" w14:textId="31A26FED"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w:t>
      </w:r>
    </w:p>
    <w:p w14:paraId="3FACA59F" w14:textId="1BBBCAE9" w:rsidR="0080062E" w:rsidRPr="00903DBA" w:rsidRDefault="0080062E" w:rsidP="00661ECC">
      <w:pPr>
        <w:pStyle w:val="Code"/>
        <w:rPr>
          <w:highlight w:val="white"/>
        </w:rPr>
      </w:pPr>
      <w:r w:rsidRPr="00903DBA">
        <w:rPr>
          <w:highlight w:val="white"/>
        </w:rPr>
        <w:t xml:space="preserve">  | // ...</w:t>
      </w:r>
    </w:p>
    <w:p w14:paraId="499288D4" w14:textId="77777777" w:rsidR="00733710" w:rsidRPr="00903DBA" w:rsidRDefault="00733710" w:rsidP="00733710">
      <w:pPr>
        <w:pStyle w:val="Rubrik3"/>
        <w:numPr>
          <w:ilvl w:val="2"/>
          <w:numId w:val="170"/>
        </w:numPr>
      </w:pPr>
      <w:bookmarkStart w:id="135" w:name="_Toc57655994"/>
      <w:r w:rsidRPr="00903DBA">
        <w:t>The Forward-Jump Problem (Backpatching)</w:t>
      </w:r>
      <w:bookmarkEnd w:id="135"/>
    </w:p>
    <w:p w14:paraId="15980895" w14:textId="77777777" w:rsidR="00733710" w:rsidRPr="00903DBA" w:rsidRDefault="00733710" w:rsidP="00733710">
      <w:ins w:id="136" w:author="Stefan Bjornander" w:date="2015-04-26T09:25:00Z">
        <w:r w:rsidRPr="00903DBA">
          <w:t xml:space="preserve">When generating </w:t>
        </w:r>
      </w:ins>
      <w:r w:rsidRPr="00903DBA">
        <w:t xml:space="preserve">middle code instructions for </w:t>
      </w:r>
      <w:ins w:id="137" w:author="Stefan Bjornander" w:date="2015-04-26T09:25:00Z">
        <w:r w:rsidRPr="00903DBA">
          <w:t xml:space="preserve">expressions </w:t>
        </w:r>
      </w:ins>
      <w:r w:rsidRPr="00903DBA">
        <w:t>or</w:t>
      </w:r>
      <w:ins w:id="138" w:author="Stefan Bjornander" w:date="2015-04-26T09:25:00Z">
        <w:r w:rsidRPr="00903DBA">
          <w:t xml:space="preserve"> statement</w:t>
        </w:r>
      </w:ins>
      <w:r w:rsidRPr="00903DBA">
        <w:t>s</w:t>
      </w:r>
      <w:ins w:id="139" w:author="Stefan Bjornander" w:date="2015-04-26T09:25:00Z">
        <w:r w:rsidRPr="00903DBA">
          <w:t>, a common situation is that we</w:t>
        </w:r>
      </w:ins>
      <w:ins w:id="140"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77777777"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3DDCAA8B" w14:textId="77777777" w:rsidR="00733710" w:rsidRPr="00903DBA" w:rsidRDefault="00733710" w:rsidP="00A5295F">
            <w:pPr>
              <w:pStyle w:val="Code"/>
            </w:pPr>
            <w:r w:rsidRPr="00903DBA">
              <w:t xml:space="preserve">  ++a;</w:t>
            </w:r>
          </w:p>
        </w:tc>
        <w:tc>
          <w:tcPr>
            <w:tcW w:w="3117" w:type="dxa"/>
            <w:hideMark/>
          </w:tcPr>
          <w:p w14:paraId="55875DFA" w14:textId="77777777" w:rsidR="00733710" w:rsidRPr="00903DBA" w:rsidRDefault="00733710" w:rsidP="00A5295F">
            <w:pPr>
              <w:pStyle w:val="Code"/>
            </w:pPr>
            <w:r w:rsidRPr="00903DBA">
              <w:t>1. if a &lt; b goto ?</w:t>
            </w:r>
          </w:p>
          <w:p w14:paraId="452D2499" w14:textId="77777777" w:rsidR="00733710" w:rsidRPr="00903DBA" w:rsidRDefault="00733710" w:rsidP="00A5295F">
            <w:pPr>
              <w:pStyle w:val="Code"/>
            </w:pPr>
            <w:r w:rsidRPr="00903DBA">
              <w:t>2. goto ?</w:t>
            </w:r>
          </w:p>
        </w:tc>
        <w:tc>
          <w:tcPr>
            <w:tcW w:w="3117" w:type="dxa"/>
            <w:hideMark/>
          </w:tcPr>
          <w:p w14:paraId="6FE1E72F" w14:textId="77777777" w:rsidR="00733710" w:rsidRPr="00903DBA" w:rsidRDefault="00733710" w:rsidP="00A5295F">
            <w:pPr>
              <w:pStyle w:val="Code"/>
            </w:pPr>
            <w:r w:rsidRPr="00903DBA">
              <w:t>a &lt; b: true set = {1}</w:t>
            </w:r>
          </w:p>
          <w:p w14:paraId="486EDB9A" w14:textId="77777777" w:rsidR="00733710" w:rsidRPr="00903DBA" w:rsidRDefault="00733710" w:rsidP="00A5295F">
            <w:pPr>
              <w:pStyle w:val="Code"/>
            </w:pPr>
            <w:r w:rsidRPr="00903DBA">
              <w:t xml:space="preserve">       false set = {2}</w:t>
            </w:r>
          </w:p>
        </w:tc>
      </w:tr>
    </w:tbl>
    <w:p w14:paraId="68D6F46A" w14:textId="77777777" w:rsidR="00733710" w:rsidRPr="00903DBA"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196B64B2" w14:textId="77777777" w:rsidR="00733710" w:rsidRPr="00903DBA" w:rsidRDefault="00733710" w:rsidP="00A5295F">
            <w:pPr>
              <w:pStyle w:val="Code"/>
            </w:pPr>
            <w:r w:rsidRPr="00903DBA">
              <w:t>1. if a &lt; b goto 3</w:t>
            </w:r>
          </w:p>
          <w:p w14:paraId="4802C081" w14:textId="77777777" w:rsidR="00733710" w:rsidRPr="00903DBA" w:rsidRDefault="00733710" w:rsidP="00A5295F">
            <w:pPr>
              <w:pStyle w:val="Code"/>
            </w:pPr>
            <w:r w:rsidRPr="00903DBA">
              <w:t>2. goto 5</w:t>
            </w:r>
          </w:p>
          <w:p w14:paraId="2C9FE56A" w14:textId="77777777" w:rsidR="00733710" w:rsidRPr="00903DBA" w:rsidRDefault="00733710" w:rsidP="00A5295F">
            <w:pPr>
              <w:pStyle w:val="Code"/>
            </w:pPr>
            <w:r w:rsidRPr="00903DBA">
              <w:t>3. ++a</w:t>
            </w:r>
          </w:p>
          <w:p w14:paraId="0D30D11A" w14:textId="77777777" w:rsidR="00733710" w:rsidRPr="00903DBA" w:rsidRDefault="00733710" w:rsidP="00A5295F">
            <w:pPr>
              <w:pStyle w:val="Code"/>
            </w:pPr>
            <w:r w:rsidRPr="00903DBA">
              <w:t>4. goto 1</w:t>
            </w:r>
          </w:p>
          <w:p w14:paraId="24D291C3" w14:textId="77777777" w:rsidR="00733710" w:rsidRPr="00903DBA" w:rsidRDefault="00733710" w:rsidP="00A5295F">
            <w:pPr>
              <w:pStyle w:val="Code"/>
            </w:pPr>
            <w:r w:rsidRPr="00903DBA">
              <w:t>5. ...</w:t>
            </w: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77777777" w:rsidR="00733710" w:rsidRPr="00903DBA" w:rsidRDefault="00733710" w:rsidP="00733710">
      <w:r w:rsidRPr="00903DBA">
        <w:t xml:space="preserve">If we instead let the while statement be surrounded by an </w:t>
      </w:r>
      <w:r w:rsidRPr="00903DBA">
        <w:rPr>
          <w:rStyle w:val="CodeInText"/>
        </w:rPr>
        <w:t>if-else</w:t>
      </w:r>
      <w:r w:rsidRPr="00903DBA">
        <w:t xml:space="preserve"> statement, we have both the true and false sets of the if expression </w:t>
      </w:r>
      <w:r w:rsidRPr="00903DBA">
        <w:rPr>
          <w:rStyle w:val="CodeInText"/>
        </w:rPr>
        <w:t>x &lt; y</w:t>
      </w:r>
      <w:r w:rsidRPr="00903DBA">
        <w:t xml:space="preserve"> and the sets of the while expression </w:t>
      </w:r>
      <w:r w:rsidRPr="00903DBA">
        <w:rPr>
          <w:rStyle w:val="CodeInText"/>
        </w:rPr>
        <w:t>a &lt; b</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77777777" w:rsidR="00733710" w:rsidRPr="00903DBA" w:rsidRDefault="00733710" w:rsidP="00A5295F">
            <w:pPr>
              <w:pStyle w:val="Code"/>
            </w:pPr>
            <w:r w:rsidRPr="00903DBA">
              <w:t>if (x &lt; y)</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77777777" w:rsidR="00733710" w:rsidRPr="00903DBA" w:rsidRDefault="00733710" w:rsidP="00A5295F">
            <w:pPr>
              <w:pStyle w:val="Code"/>
            </w:pPr>
            <w:r w:rsidRPr="00903DBA">
              <w:t>1. if x &lt; y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77777777" w:rsidR="00733710" w:rsidRPr="00903DBA" w:rsidRDefault="00733710" w:rsidP="00A5295F">
            <w:pPr>
              <w:pStyle w:val="Code"/>
            </w:pPr>
            <w:r w:rsidRPr="00903DBA">
              <w:t>x &lt; y: true set: {1}</w:t>
            </w:r>
          </w:p>
          <w:p w14:paraId="33326E74" w14:textId="77777777" w:rsidR="00733710" w:rsidRPr="00903DBA" w:rsidRDefault="00733710" w:rsidP="00A5295F">
            <w:pPr>
              <w:pStyle w:val="Code"/>
            </w:pPr>
            <w:r w:rsidRPr="00903DBA">
              <w:t xml:space="preserve">       false set: {2}</w:t>
            </w:r>
          </w:p>
          <w:p w14:paraId="30C42518" w14:textId="77777777" w:rsidR="00733710" w:rsidRPr="00903DBA" w:rsidRDefault="00733710" w:rsidP="00A5295F">
            <w:pPr>
              <w:pStyle w:val="Code"/>
            </w:pPr>
            <w:r w:rsidRPr="00903DBA">
              <w:t>a &lt; b: true set: {3}</w:t>
            </w:r>
          </w:p>
          <w:p w14:paraId="6FCFD219" w14:textId="77777777" w:rsidR="00733710" w:rsidRPr="00903DBA" w:rsidRDefault="00733710" w:rsidP="00A5295F">
            <w:pPr>
              <w:pStyle w:val="Code"/>
            </w:pPr>
            <w:r w:rsidRPr="00903DBA">
              <w:t xml:space="preserve">       false set: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316F4605" w14:textId="77777777" w:rsidR="00733710" w:rsidRPr="00903DBA" w:rsidRDefault="00733710" w:rsidP="00733710">
      <w:pPr>
        <w:pStyle w:val="Code"/>
      </w:pPr>
      <w:r w:rsidRPr="00903DBA">
        <w:t>backpatch({1}, 3);</w:t>
      </w:r>
    </w:p>
    <w:p w14:paraId="14DE045D" w14:textId="77777777" w:rsidR="00733710" w:rsidRPr="00903DBA" w:rsidRDefault="00733710" w:rsidP="00733710">
      <w:pPr>
        <w:pStyle w:val="Code"/>
      </w:pPr>
      <w:r w:rsidRPr="00903DBA">
        <w:t>backpatch({2}, 8);</w:t>
      </w:r>
    </w:p>
    <w:p w14:paraId="245A0F65" w14:textId="77777777" w:rsidR="00733710" w:rsidRPr="00903DBA" w:rsidRDefault="00733710" w:rsidP="00733710">
      <w:pPr>
        <w:pStyle w:val="Code"/>
      </w:pPr>
      <w:r w:rsidRPr="00903DBA">
        <w:t>backpatch({3}, 5);</w:t>
      </w:r>
    </w:p>
    <w:p w14:paraId="2E0D6498" w14:textId="77777777" w:rsidR="00733710" w:rsidRPr="00903DBA" w:rsidRDefault="00733710" w:rsidP="00733710">
      <w:pPr>
        <w:pStyle w:val="Code"/>
      </w:pPr>
      <w:r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7777777" w:rsidR="00733710" w:rsidRPr="00903DBA" w:rsidRDefault="00733710" w:rsidP="00A5295F">
            <w:pPr>
              <w:pStyle w:val="Code"/>
            </w:pPr>
            <w:r w:rsidRPr="00903DBA">
              <w:t>1. if x &lt; y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lastRenderedPageBreak/>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43E26BE5" w:rsidR="00733710" w:rsidRPr="00903DBA" w:rsidRDefault="00733710" w:rsidP="00733710">
      <w:r w:rsidRPr="00903DBA">
        <w:t xml:space="preserve">The generated middle code above may appear ineffective, but the middle code optimizer of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77777777" w:rsidR="00733710" w:rsidRPr="00903DBA" w:rsidRDefault="00733710" w:rsidP="00A5295F">
            <w:pPr>
              <w:pStyle w:val="Code"/>
            </w:pPr>
            <w:r w:rsidRPr="00903DBA">
              <w:t>1. if x &gt;= y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77777777" w:rsidR="00733710" w:rsidRPr="00903DBA" w:rsidRDefault="00733710" w:rsidP="00733710">
      <w:r w:rsidRPr="00903DBA">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5295F">
            <w:pPr>
              <w:pStyle w:val="Code"/>
            </w:pPr>
            <w:r w:rsidRPr="00903DBA">
              <w:t>if ((a &lt; b) &amp;&amp; (c &lt; d))</w:t>
            </w:r>
          </w:p>
          <w:p w14:paraId="43425BE4" w14:textId="77777777" w:rsidR="00733710" w:rsidRPr="00903DBA" w:rsidRDefault="00733710" w:rsidP="00A5295F">
            <w:pPr>
              <w:pStyle w:val="Code"/>
            </w:pPr>
            <w:r w:rsidRPr="00903DBA">
              <w:t xml:space="preserve">  ++a;</w:t>
            </w:r>
          </w:p>
          <w:p w14:paraId="63CC1DC8" w14:textId="77777777" w:rsidR="00733710" w:rsidRPr="00903DBA" w:rsidRDefault="00733710" w:rsidP="00A5295F">
            <w:pPr>
              <w:pStyle w:val="Code"/>
            </w:pPr>
            <w:r w:rsidRPr="00903DBA">
              <w:t xml:space="preserve">else </w:t>
            </w:r>
          </w:p>
          <w:p w14:paraId="289F6756" w14:textId="77777777" w:rsidR="00733710" w:rsidRPr="00903DBA" w:rsidRDefault="00733710" w:rsidP="00A5295F">
            <w:pPr>
              <w:pStyle w:val="Code"/>
            </w:pPr>
            <w:r w:rsidRPr="00903DBA">
              <w:t xml:space="preserve">  ++b;</w:t>
            </w:r>
          </w:p>
        </w:tc>
        <w:tc>
          <w:tcPr>
            <w:tcW w:w="3117" w:type="dxa"/>
            <w:hideMark/>
          </w:tcPr>
          <w:p w14:paraId="064C1461" w14:textId="77777777" w:rsidR="00733710" w:rsidRPr="00903DBA" w:rsidRDefault="00733710" w:rsidP="00A5295F">
            <w:pPr>
              <w:pStyle w:val="Code"/>
            </w:pPr>
            <w:r w:rsidRPr="00903DBA">
              <w:t>1. if a &lt; b goto ?</w:t>
            </w:r>
          </w:p>
          <w:p w14:paraId="2FB68151" w14:textId="77777777" w:rsidR="00733710" w:rsidRPr="00903DBA" w:rsidRDefault="00733710" w:rsidP="00A5295F">
            <w:pPr>
              <w:pStyle w:val="Code"/>
            </w:pPr>
            <w:r w:rsidRPr="00903DBA">
              <w:t>2. goto ?</w:t>
            </w:r>
          </w:p>
          <w:p w14:paraId="078BBD1F" w14:textId="77777777" w:rsidR="00733710" w:rsidRPr="00903DBA" w:rsidRDefault="00733710" w:rsidP="00A5295F">
            <w:pPr>
              <w:pStyle w:val="Code"/>
            </w:pPr>
            <w:r w:rsidRPr="00903DBA">
              <w:t>3. if c &lt; d goto ?</w:t>
            </w:r>
          </w:p>
          <w:p w14:paraId="16E306B0" w14:textId="77777777" w:rsidR="00733710" w:rsidRPr="00903DBA" w:rsidRDefault="00733710" w:rsidP="00A5295F">
            <w:pPr>
              <w:pStyle w:val="Code"/>
            </w:pPr>
            <w:r w:rsidRPr="00903DBA">
              <w:t>4. goto ?</w:t>
            </w:r>
          </w:p>
          <w:p w14:paraId="1E8438CD" w14:textId="77777777" w:rsidR="00733710" w:rsidRPr="00903DBA" w:rsidRDefault="00733710" w:rsidP="00A5295F">
            <w:pPr>
              <w:pStyle w:val="Code"/>
            </w:pPr>
            <w:r w:rsidRPr="00903DBA">
              <w:t>5. ++a</w:t>
            </w:r>
          </w:p>
          <w:p w14:paraId="5183C00D" w14:textId="77777777" w:rsidR="00733710" w:rsidRPr="00903DBA" w:rsidRDefault="00733710" w:rsidP="00A5295F">
            <w:pPr>
              <w:pStyle w:val="Code"/>
            </w:pPr>
            <w:r w:rsidRPr="00903DBA">
              <w:t>6. goto 7</w:t>
            </w:r>
          </w:p>
          <w:p w14:paraId="466B99AD" w14:textId="77777777" w:rsidR="00733710" w:rsidRPr="00903DBA" w:rsidRDefault="00733710" w:rsidP="00A5295F">
            <w:pPr>
              <w:pStyle w:val="Code"/>
            </w:pPr>
            <w:r w:rsidRPr="00903DBA">
              <w:t>7. ++b</w:t>
            </w:r>
          </w:p>
          <w:p w14:paraId="28F34B5B" w14:textId="77777777" w:rsidR="00733710" w:rsidRPr="00903DBA" w:rsidRDefault="00733710" w:rsidP="00A5295F">
            <w:pPr>
              <w:pStyle w:val="Code"/>
            </w:pPr>
            <w:r w:rsidRPr="00903DBA">
              <w:t>8. ...</w:t>
            </w:r>
          </w:p>
        </w:tc>
        <w:tc>
          <w:tcPr>
            <w:tcW w:w="3117" w:type="dxa"/>
          </w:tcPr>
          <w:p w14:paraId="189E9CCE" w14:textId="77777777" w:rsidR="00733710" w:rsidRPr="00903DBA" w:rsidRDefault="00733710" w:rsidP="00A5295F">
            <w:pPr>
              <w:pStyle w:val="Code"/>
            </w:pPr>
          </w:p>
        </w:tc>
      </w:tr>
    </w:tbl>
    <w:p w14:paraId="45A339D6" w14:textId="77777777" w:rsidR="00733710" w:rsidRPr="00903DBA" w:rsidRDefault="00733710" w:rsidP="00733710">
      <w:r w:rsidRPr="00903DBA">
        <w:t>When the first expression (</w:t>
      </w:r>
      <w:r w:rsidRPr="00903DBA">
        <w:rPr>
          <w:rStyle w:val="CodeInText"/>
        </w:rPr>
        <w:t>a &lt; b</w:t>
      </w:r>
      <w:r w:rsidRPr="00903DBA">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77777777" w:rsidR="00733710" w:rsidRPr="00903DBA" w:rsidRDefault="00733710" w:rsidP="00A5295F">
            <w:pPr>
              <w:pStyle w:val="Code"/>
            </w:pPr>
            <w:r w:rsidRPr="00903DBA">
              <w:t>true set: {3}</w:t>
            </w:r>
          </w:p>
          <w:p w14:paraId="283183C2" w14:textId="77777777" w:rsidR="00733710" w:rsidRPr="00903DBA" w:rsidRDefault="00733710" w:rsidP="00A5295F">
            <w:pPr>
              <w:pStyle w:val="Code"/>
            </w:pPr>
            <w:r w:rsidRPr="00903DBA">
              <w:t>false set: {2, 4}</w:t>
            </w:r>
          </w:p>
        </w:tc>
        <w:tc>
          <w:tcPr>
            <w:tcW w:w="3117" w:type="dxa"/>
          </w:tcPr>
          <w:p w14:paraId="0E98844B" w14:textId="77777777" w:rsidR="00733710" w:rsidRPr="00903DBA" w:rsidRDefault="00733710" w:rsidP="00A5295F">
            <w:pPr>
              <w:pStyle w:val="Code"/>
            </w:pPr>
          </w:p>
        </w:tc>
      </w:tr>
    </w:tbl>
    <w:p w14:paraId="0C88D50E" w14:textId="77777777" w:rsidR="00733710" w:rsidRPr="00903DBA" w:rsidRDefault="00733710" w:rsidP="00733710">
      <w:r w:rsidRPr="00903DBA">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77777777" w:rsidR="00733710" w:rsidRPr="00903DBA" w:rsidRDefault="00733710" w:rsidP="00A5295F">
            <w:pPr>
              <w:pStyle w:val="Code"/>
            </w:pPr>
            <w:r w:rsidRPr="00903DBA">
              <w:t>true set: {1, 3}</w:t>
            </w:r>
          </w:p>
          <w:p w14:paraId="3D5A4C1B" w14:textId="77777777" w:rsidR="00733710" w:rsidRPr="00903DBA" w:rsidRDefault="00733710" w:rsidP="00A5295F">
            <w:pPr>
              <w:pStyle w:val="Code"/>
            </w:pPr>
            <w:r w:rsidRPr="00903DBA">
              <w:t>false set: {4}</w:t>
            </w:r>
          </w:p>
        </w:tc>
      </w:tr>
    </w:tbl>
    <w:p w14:paraId="61F2BE72" w14:textId="77777777" w:rsidR="00733710" w:rsidRPr="00903DBA" w:rsidRDefault="00733710" w:rsidP="00733710">
      <w:pPr>
        <w:rPr>
          <w:highlight w:val="white"/>
        </w:rPr>
      </w:pPr>
      <w:r w:rsidRPr="00903DBA">
        <w:lastRenderedPageBreak/>
        <w:t xml:space="preserve">The </w:t>
      </w:r>
      <w:r w:rsidRPr="00903DBA">
        <w:rPr>
          <w:rStyle w:val="CodeInText"/>
        </w:rPr>
        <w:t>Backpatch</w:t>
      </w:r>
      <w:r w:rsidRPr="00903DBA">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903DBA" w:rsidRDefault="0091035C" w:rsidP="0091035C">
      <w:pPr>
        <w:pStyle w:val="Rubrik3"/>
        <w:rPr>
          <w:highlight w:val="white"/>
        </w:rPr>
      </w:pPr>
      <w:bookmarkStart w:id="141" w:name="_Toc57655995"/>
      <w:r w:rsidRPr="00903DBA">
        <w:rPr>
          <w:highlight w:val="white"/>
        </w:rPr>
        <w:t>The Statement Class</w:t>
      </w:r>
      <w:bookmarkEnd w:id="141"/>
    </w:p>
    <w:p w14:paraId="5D465263" w14:textId="76AB3C25" w:rsidR="00CA5B2D" w:rsidRPr="00903DBA" w:rsidRDefault="00BB0D49" w:rsidP="009E6D84">
      <w:pPr>
        <w:rPr>
          <w:highlight w:val="white"/>
        </w:rPr>
      </w:pPr>
      <w:r w:rsidRPr="00903DBA">
        <w:rPr>
          <w:highlight w:val="white"/>
        </w:rPr>
        <w:t>First</w:t>
      </w:r>
      <w:r w:rsidR="009E6D84" w:rsidRPr="00903DBA">
        <w:rPr>
          <w:highlight w:val="white"/>
        </w:rPr>
        <w:t xml:space="preserve">, let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Pr="00903DBA">
        <w:rPr>
          <w:highlight w:val="white"/>
        </w:rPr>
        <w:t xml:space="preserve"> holds a list of middle code instructions, and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which is a set om jump instructions that shall be backpatched to jump to the next instruction after the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34F4445" w14:textId="4838AC9F" w:rsidR="008F23C8" w:rsidRPr="00903DBA" w:rsidRDefault="00DB156E" w:rsidP="00DB156E">
      <w:pPr>
        <w:rPr>
          <w:highlight w:val="white"/>
        </w:rPr>
      </w:pPr>
      <w:r w:rsidRPr="00903DBA">
        <w:rPr>
          <w:highlight w:val="white"/>
        </w:rPr>
        <w:t xml:space="preserve">Then we </w:t>
      </w:r>
      <w:r w:rsidR="00C73436" w:rsidRPr="00903DBA">
        <w:rPr>
          <w:highlight w:val="white"/>
        </w:rPr>
        <w:t>look</w:t>
      </w:r>
      <w:r w:rsidRPr="00903DBA">
        <w:rPr>
          <w:highlight w:val="white"/>
        </w:rPr>
        <w:t xml:space="preserve"> at the </w:t>
      </w:r>
      <w:r w:rsidRPr="00903DBA">
        <w:rPr>
          <w:rStyle w:val="KeyWord0"/>
          <w:highlight w:val="white"/>
        </w:rPr>
        <w:t>Expression</w:t>
      </w:r>
      <w:r w:rsidRPr="00903DBA">
        <w:rPr>
          <w:highlight w:val="white"/>
        </w:rPr>
        <w:t xml:space="preserve"> class.</w:t>
      </w:r>
      <w:r w:rsidR="0070626D" w:rsidRPr="00903DBA">
        <w:rPr>
          <w:highlight w:val="white"/>
        </w:rPr>
        <w:t xml:space="preserve"> It handles a </w:t>
      </w:r>
      <w:r w:rsidR="006738E8" w:rsidRPr="00903DBA">
        <w:rPr>
          <w:highlight w:val="white"/>
        </w:rPr>
        <w:t xml:space="preserve">symbol, a register, and </w:t>
      </w:r>
      <w:r w:rsidR="005852CD" w:rsidRPr="00903DBA">
        <w:rPr>
          <w:highlight w:val="white"/>
        </w:rPr>
        <w:t>the</w:t>
      </w:r>
      <w:r w:rsidR="0070626D" w:rsidRPr="00903DBA">
        <w:rPr>
          <w:highlight w:val="white"/>
        </w:rPr>
        <w:t xml:space="preserve"> </w:t>
      </w:r>
      <w:r w:rsidR="0070626D" w:rsidRPr="00903DBA">
        <w:rPr>
          <w:rStyle w:val="KeyWord0"/>
          <w:highlight w:val="white"/>
        </w:rPr>
        <w:t>short</w:t>
      </w:r>
      <w:r w:rsidR="0070626D" w:rsidRPr="00903DBA">
        <w:rPr>
          <w:highlight w:val="white"/>
        </w:rPr>
        <w:t xml:space="preserve"> </w:t>
      </w:r>
      <w:r w:rsidR="005852CD" w:rsidRPr="00903DBA">
        <w:rPr>
          <w:rStyle w:val="KeyWord0"/>
          <w:highlight w:val="white"/>
        </w:rPr>
        <w:t>list</w:t>
      </w:r>
      <w:r w:rsidR="005852CD" w:rsidRPr="00903DBA">
        <w:rPr>
          <w:highlight w:val="white"/>
        </w:rPr>
        <w:t xml:space="preserve"> </w:t>
      </w:r>
      <w:r w:rsidR="0070626D" w:rsidRPr="00903DBA">
        <w:rPr>
          <w:highlight w:val="white"/>
        </w:rPr>
        <w:t xml:space="preserve">and </w:t>
      </w:r>
      <w:r w:rsidR="005852CD" w:rsidRPr="00903DBA">
        <w:rPr>
          <w:highlight w:val="white"/>
        </w:rPr>
        <w:t>the</w:t>
      </w:r>
      <w:r w:rsidR="000F0CB9" w:rsidRPr="00903DBA">
        <w:rPr>
          <w:highlight w:val="white"/>
        </w:rPr>
        <w:t xml:space="preserve"> </w:t>
      </w:r>
      <w:r w:rsidR="0070626D" w:rsidRPr="00903DBA">
        <w:rPr>
          <w:rStyle w:val="KeyWord0"/>
          <w:highlight w:val="white"/>
        </w:rPr>
        <w:t>long</w:t>
      </w:r>
      <w:r w:rsidR="0070626D" w:rsidRPr="00903DBA">
        <w:rPr>
          <w:highlight w:val="white"/>
        </w:rPr>
        <w:t xml:space="preserve"> </w:t>
      </w:r>
      <w:r w:rsidR="0070626D" w:rsidRPr="00903DBA">
        <w:rPr>
          <w:rStyle w:val="KeyWord0"/>
          <w:highlight w:val="white"/>
        </w:rPr>
        <w:t>list</w:t>
      </w:r>
      <w:r w:rsidR="000F0CB9" w:rsidRPr="00903DBA">
        <w:rPr>
          <w:highlight w:val="white"/>
        </w:rPr>
        <w:t xml:space="preserve">. </w:t>
      </w:r>
      <w:r w:rsidR="005852CD" w:rsidRPr="00903DBA">
        <w:rPr>
          <w:highlight w:val="white"/>
        </w:rPr>
        <w:t xml:space="preserve">The short list and long list both hold the middle code of the expression. </w:t>
      </w:r>
      <w:r w:rsidR="000F0CB9" w:rsidRPr="00903DBA">
        <w:rPr>
          <w:highlight w:val="white"/>
        </w:rPr>
        <w:t>The difference is that the short list</w:t>
      </w:r>
      <w:r w:rsidR="00D3047B" w:rsidRPr="00903DBA">
        <w:rPr>
          <w:highlight w:val="white"/>
        </w:rPr>
        <w:t xml:space="preserve"> h</w:t>
      </w:r>
      <w:r w:rsidR="000F0CB9" w:rsidRPr="00903DBA">
        <w:rPr>
          <w:highlight w:val="white"/>
        </w:rPr>
        <w:t xml:space="preserve">olds </w:t>
      </w:r>
      <w:r w:rsidR="00D3047B" w:rsidRPr="00903DBA">
        <w:rPr>
          <w:highlight w:val="white"/>
        </w:rPr>
        <w:t xml:space="preserve">only the </w:t>
      </w:r>
      <w:r w:rsidR="000F0CB9" w:rsidRPr="00903DBA">
        <w:rPr>
          <w:highlight w:val="white"/>
        </w:rPr>
        <w:t>side</w:t>
      </w:r>
      <w:r w:rsidR="00A23B3B" w:rsidRPr="00903DBA">
        <w:rPr>
          <w:highlight w:val="white"/>
        </w:rPr>
        <w:t xml:space="preserve"> </w:t>
      </w:r>
      <w:r w:rsidR="000F0CB9" w:rsidRPr="00903DBA">
        <w:rPr>
          <w:highlight w:val="white"/>
        </w:rPr>
        <w:t>effects of the expression</w:t>
      </w:r>
      <w:r w:rsidR="00583B74" w:rsidRPr="00903DBA">
        <w:rPr>
          <w:highlight w:val="white"/>
        </w:rPr>
        <w:t>, while the long holds the whole epression</w:t>
      </w:r>
      <w:r w:rsidR="000F0CB9" w:rsidRPr="00903DBA">
        <w:rPr>
          <w:highlight w:val="white"/>
        </w:rPr>
        <w:t xml:space="preserve">. For instance, in the </w:t>
      </w:r>
      <w:r w:rsidR="006979F2" w:rsidRPr="00903DBA">
        <w:rPr>
          <w:highlight w:val="white"/>
        </w:rPr>
        <w:t xml:space="preserve">following </w:t>
      </w:r>
      <w:r w:rsidR="000F0CB9" w:rsidRPr="00903DBA">
        <w:rPr>
          <w:highlight w:val="white"/>
        </w:rPr>
        <w:t>expression</w:t>
      </w:r>
      <w:r w:rsidR="006979F2" w:rsidRPr="00903DBA">
        <w:rPr>
          <w:highlight w:val="white"/>
        </w:rPr>
        <w:t xml:space="preserve"> the long list holds the the function call, decrement, and addition</w:t>
      </w:r>
      <w:r w:rsidR="006B23C4" w:rsidRPr="00903DBA">
        <w:rPr>
          <w:highlight w:val="white"/>
        </w:rPr>
        <w:t>. T</w:t>
      </w:r>
      <w:r w:rsidR="006979F2" w:rsidRPr="00903DBA">
        <w:rPr>
          <w:highlight w:val="white"/>
        </w:rPr>
        <w:t xml:space="preserve">he </w:t>
      </w:r>
      <w:r w:rsidR="006B23C4" w:rsidRPr="00903DBA">
        <w:rPr>
          <w:highlight w:val="white"/>
        </w:rPr>
        <w:t xml:space="preserve">short list </w:t>
      </w:r>
      <w:r w:rsidR="008E3D7C" w:rsidRPr="00903DBA">
        <w:rPr>
          <w:highlight w:val="white"/>
        </w:rPr>
        <w:t xml:space="preserve">holds the </w:t>
      </w:r>
      <w:r w:rsidR="00583B74" w:rsidRPr="00903DBA">
        <w:rPr>
          <w:highlight w:val="white"/>
        </w:rPr>
        <w:t xml:space="preserve">only the side effects: the </w:t>
      </w:r>
      <w:r w:rsidR="008E3D7C" w:rsidRPr="00903DBA">
        <w:rPr>
          <w:highlight w:val="white"/>
        </w:rPr>
        <w:t xml:space="preserve">function call and </w:t>
      </w:r>
      <w:r w:rsidR="008F23C8" w:rsidRPr="00903DBA">
        <w:rPr>
          <w:highlight w:val="white"/>
        </w:rPr>
        <w:t xml:space="preserve">decrement, </w:t>
      </w:r>
      <w:r w:rsidR="006979F2" w:rsidRPr="00903DBA">
        <w:rPr>
          <w:highlight w:val="white"/>
        </w:rPr>
        <w:t>but not the addition</w:t>
      </w:r>
      <w:r w:rsidR="00583B74" w:rsidRPr="00903DBA">
        <w:rPr>
          <w:highlight w:val="white"/>
        </w:rPr>
        <w:t>.</w:t>
      </w:r>
    </w:p>
    <w:p w14:paraId="093A60FC" w14:textId="12FAACF0" w:rsidR="00D7781D" w:rsidRPr="00903DBA" w:rsidRDefault="00D7781D" w:rsidP="00D7781D">
      <w:pPr>
        <w:pStyle w:val="Code"/>
        <w:rPr>
          <w:highlight w:val="white"/>
        </w:rPr>
      </w:pPr>
      <w:r w:rsidRPr="00903DBA">
        <w:rPr>
          <w:highlight w:val="white"/>
        </w:rPr>
        <w:t>f(x) + a--;</w:t>
      </w:r>
    </w:p>
    <w:p w14:paraId="35C92A90" w14:textId="7AD504A4" w:rsidR="008F23C8" w:rsidRPr="00903DBA" w:rsidRDefault="008F23C8" w:rsidP="008F23C8">
      <w:pPr>
        <w:rPr>
          <w:highlight w:val="white"/>
        </w:rPr>
      </w:pPr>
      <w:r w:rsidRPr="00903DBA">
        <w:rPr>
          <w:highlight w:val="white"/>
        </w:rPr>
        <w:t xml:space="preserve">The following statement is correct, but in holds no side-effects, its short list </w:t>
      </w:r>
      <w:r w:rsidR="00AC1031" w:rsidRPr="00903DBA">
        <w:rPr>
          <w:highlight w:val="white"/>
        </w:rPr>
        <w:t>will be</w:t>
      </w:r>
      <w:r w:rsidRPr="00903DBA">
        <w:rPr>
          <w:highlight w:val="white"/>
        </w:rPr>
        <w:t xml:space="preserve"> empty, and it will </w:t>
      </w:r>
      <w:r w:rsidR="004A34C4" w:rsidRPr="00903DBA">
        <w:rPr>
          <w:highlight w:val="white"/>
        </w:rPr>
        <w:t>in the end not generate and code.</w:t>
      </w:r>
    </w:p>
    <w:p w14:paraId="53A43FDB" w14:textId="1C5359B1" w:rsidR="008F23C8" w:rsidRPr="00903DBA" w:rsidRDefault="008F23C8" w:rsidP="008F23C8">
      <w:pPr>
        <w:pStyle w:val="Code"/>
        <w:rPr>
          <w:highlight w:val="white"/>
        </w:rPr>
      </w:pPr>
      <w:r w:rsidRPr="00903DBA">
        <w:rPr>
          <w:highlight w:val="white"/>
        </w:rPr>
        <w:t>a + (b * c);</w:t>
      </w:r>
    </w:p>
    <w:p w14:paraId="6BEC3F7E" w14:textId="4D34BA83" w:rsidR="00AB06CF" w:rsidRPr="00903DBA" w:rsidRDefault="00AB06CF" w:rsidP="00AB06CF">
      <w:pPr>
        <w:rPr>
          <w:highlight w:val="white"/>
        </w:rPr>
      </w:pPr>
      <w:r w:rsidRPr="00903DBA">
        <w:rPr>
          <w:highlight w:val="white"/>
        </w:rPr>
        <w:t xml:space="preserve">The register parameter is used in system calls when we need to access or assign a specific register. </w:t>
      </w:r>
    </w:p>
    <w:p w14:paraId="64371A4A" w14:textId="77777777" w:rsidR="00733710" w:rsidRPr="00903DBA" w:rsidRDefault="00733710" w:rsidP="00733710">
      <w:pPr>
        <w:pStyle w:val="Rubrik3"/>
      </w:pPr>
      <w:bookmarkStart w:id="142" w:name="_Toc57655996"/>
      <w:r w:rsidRPr="00903DBA">
        <w:lastRenderedPageBreak/>
        <w:t>The If Statement</w:t>
      </w:r>
      <w:bookmarkEnd w:id="142"/>
    </w:p>
    <w:p w14:paraId="12CA0781" w14:textId="43D52D49" w:rsidR="00B45AC2" w:rsidRPr="00903DBA" w:rsidRDefault="00B45AC2" w:rsidP="00B45AC2">
      <w:r w:rsidRPr="00903DBA">
        <w:t xml:space="preserve">The </w:t>
      </w:r>
      <w:r w:rsidRPr="00903DBA">
        <w:rPr>
          <w:rStyle w:val="CodeInText"/>
        </w:rPr>
        <w:t>if</w:t>
      </w:r>
      <w:r w:rsidRPr="00903DBA">
        <w:t xml:space="preserve"> statement backpatches the true set to the beginning of the statement and the false set to the middle code instruction following the statement. The </w:t>
      </w:r>
      <w:r w:rsidRPr="00903DBA">
        <w:rPr>
          <w:rStyle w:val="CodeInText"/>
        </w:rPr>
        <w:t>if-else</w:t>
      </w:r>
      <w:r w:rsidRPr="00903DBA">
        <w:t xml:space="preserve"> statement backpatches the true set to the beginning of the true statement and the false set to the beginning of the false statement.</w:t>
      </w:r>
    </w:p>
    <w:p w14:paraId="1FC2621D" w14:textId="79E546B7" w:rsidR="00B77A5B" w:rsidRPr="00903DBA" w:rsidRDefault="001E238E" w:rsidP="001E238E">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w:t>
      </w:r>
      <w:r w:rsidR="00DE46F3" w:rsidRPr="00903DBA">
        <w:rPr>
          <w:highlight w:val="white"/>
        </w:rPr>
        <w:t xml:space="preserve">method </w:t>
      </w:r>
      <w:r w:rsidR="005119D1" w:rsidRPr="00903DBA">
        <w:rPr>
          <w:highlight w:val="white"/>
        </w:rPr>
        <w:t xml:space="preserve">handles the if statement of the parser. Since the if-statement accepts logical expressions only, we need to start </w:t>
      </w:r>
      <w:r w:rsidR="00D73EE8" w:rsidRPr="00903DBA">
        <w:rPr>
          <w:highlight w:val="white"/>
        </w:rPr>
        <w:t>with making sure the expression is or becomes a logical expression.</w:t>
      </w:r>
    </w:p>
    <w:p w14:paraId="6716CCEF" w14:textId="2F805416" w:rsidR="00CA5B2D" w:rsidRPr="00903DBA" w:rsidRDefault="00CA5B2D" w:rsidP="009E6D84">
      <w:pPr>
        <w:pStyle w:val="CodeHeader"/>
        <w:rPr>
          <w:highlight w:val="white"/>
        </w:rPr>
      </w:pPr>
      <w:r w:rsidRPr="00903DBA">
        <w:rPr>
          <w:highlight w:val="white"/>
        </w:rPr>
        <w:t>MiddleCodeGenerator.cs</w:t>
      </w:r>
    </w:p>
    <w:p w14:paraId="1E2FBEC0" w14:textId="7C7848B3" w:rsidR="00CA4F45" w:rsidRPr="00903DBA" w:rsidRDefault="008D0D68" w:rsidP="008D0D68">
      <w:pPr>
        <w:pStyle w:val="Code"/>
        <w:rPr>
          <w:highlight w:val="white"/>
        </w:rPr>
      </w:pPr>
      <w:r w:rsidRPr="00903DBA">
        <w:rPr>
          <w:highlight w:val="white"/>
        </w:rPr>
        <w:t xml:space="preserve">    public static Statement IfStatement(Expression </w:t>
      </w:r>
      <w:r w:rsidR="00F67B84" w:rsidRPr="00903DBA">
        <w:rPr>
          <w:highlight w:val="white"/>
        </w:rPr>
        <w:t>expression</w:t>
      </w:r>
      <w:r w:rsidRPr="00903DBA">
        <w:rPr>
          <w:highlight w:val="white"/>
        </w:rPr>
        <w:t>,</w:t>
      </w:r>
    </w:p>
    <w:p w14:paraId="5DABDC37" w14:textId="21C42C0B" w:rsidR="00D96EEE" w:rsidRPr="00903DBA" w:rsidRDefault="00CA4F45" w:rsidP="008D0D68">
      <w:pPr>
        <w:pStyle w:val="Code"/>
        <w:rPr>
          <w:highlight w:val="white"/>
        </w:rPr>
      </w:pPr>
      <w:r w:rsidRPr="00903DBA">
        <w:rPr>
          <w:highlight w:val="white"/>
        </w:rPr>
        <w:t xml:space="preserve">                                       </w:t>
      </w:r>
      <w:r w:rsidR="008D0D68" w:rsidRPr="00903DBA">
        <w:rPr>
          <w:highlight w:val="white"/>
        </w:rPr>
        <w:t xml:space="preserve"> Statement </w:t>
      </w:r>
      <w:r w:rsidRPr="00903DBA">
        <w:rPr>
          <w:highlight w:val="white"/>
        </w:rPr>
        <w:t>innerStatement</w:t>
      </w:r>
      <w:r w:rsidR="008D0D68" w:rsidRPr="00903DBA">
        <w:rPr>
          <w:highlight w:val="white"/>
        </w:rPr>
        <w:t>){</w:t>
      </w:r>
    </w:p>
    <w:p w14:paraId="24E713A3" w14:textId="708F9BA4" w:rsidR="008D0D68" w:rsidRPr="00903DBA" w:rsidRDefault="008D0D68" w:rsidP="008D0D68">
      <w:pPr>
        <w:pStyle w:val="Code"/>
        <w:rPr>
          <w:highlight w:val="white"/>
        </w:rPr>
      </w:pPr>
      <w:r w:rsidRPr="00903DBA">
        <w:rPr>
          <w:highlight w:val="white"/>
        </w:rPr>
        <w:t xml:space="preserve">      </w:t>
      </w:r>
      <w:r w:rsidR="00F67B84" w:rsidRPr="00903DBA">
        <w:rPr>
          <w:highlight w:val="white"/>
        </w:rPr>
        <w:t>expression</w:t>
      </w:r>
      <w:r w:rsidRPr="00903DBA">
        <w:rPr>
          <w:highlight w:val="white"/>
        </w:rPr>
        <w:t xml:space="preserve"> = TypeCast.ToLogical(</w:t>
      </w:r>
      <w:r w:rsidR="00F67B84" w:rsidRPr="00903DBA">
        <w:rPr>
          <w:highlight w:val="white"/>
        </w:rPr>
        <w:t>expression</w:t>
      </w:r>
      <w:r w:rsidRPr="00903DBA">
        <w:rPr>
          <w:highlight w:val="white"/>
        </w:rPr>
        <w:t>);</w:t>
      </w:r>
    </w:p>
    <w:p w14:paraId="1675D23F" w14:textId="15D3B19A" w:rsidR="007A4053" w:rsidRPr="00903DBA" w:rsidRDefault="007A4053" w:rsidP="007A4053">
      <w:pPr>
        <w:rPr>
          <w:highlight w:val="white"/>
        </w:rPr>
      </w:pPr>
      <w:r w:rsidRPr="00903DBA">
        <w:rPr>
          <w:highlight w:val="white"/>
        </w:rPr>
        <w:t>Since we use the value of the expression in the if</w:t>
      </w:r>
      <w:r w:rsidR="00021505" w:rsidRPr="00903DBA">
        <w:rPr>
          <w:highlight w:val="white"/>
        </w:rPr>
        <w:t>-</w:t>
      </w:r>
      <w:r w:rsidR="00F67B84" w:rsidRPr="00903DBA">
        <w:rPr>
          <w:highlight w:val="white"/>
        </w:rPr>
        <w:t>s</w:t>
      </w:r>
      <w:r w:rsidR="00CA4F45" w:rsidRPr="00903DBA">
        <w:rPr>
          <w:highlight w:val="white"/>
        </w:rPr>
        <w:t>tatement</w:t>
      </w:r>
      <w:r w:rsidRPr="00903DBA">
        <w:rPr>
          <w:highlight w:val="white"/>
        </w:rPr>
        <w:t>, we only use the long list.</w:t>
      </w:r>
    </w:p>
    <w:p w14:paraId="4FE91BC5" w14:textId="16404AED" w:rsidR="008D0D68" w:rsidRPr="00903DBA" w:rsidRDefault="008D0D68" w:rsidP="008D0D68">
      <w:pPr>
        <w:pStyle w:val="Code"/>
        <w:rPr>
          <w:highlight w:val="white"/>
        </w:rPr>
      </w:pPr>
      <w:r w:rsidRPr="00903DBA">
        <w:rPr>
          <w:highlight w:val="white"/>
        </w:rPr>
        <w:t xml:space="preserve">      List&lt;MiddleCode&gt; codeList = </w:t>
      </w:r>
      <w:r w:rsidR="00F67B84" w:rsidRPr="00903DBA">
        <w:rPr>
          <w:highlight w:val="white"/>
        </w:rPr>
        <w:t>expression</w:t>
      </w:r>
      <w:r w:rsidRPr="00903DBA">
        <w:rPr>
          <w:highlight w:val="white"/>
        </w:rPr>
        <w:t>.LongList;</w:t>
      </w:r>
    </w:p>
    <w:p w14:paraId="3CDB4050" w14:textId="77777777" w:rsidR="008D0D68" w:rsidRPr="00903DBA" w:rsidRDefault="008D0D68" w:rsidP="008D0D68">
      <w:pPr>
        <w:pStyle w:val="Code"/>
        <w:rPr>
          <w:highlight w:val="white"/>
        </w:rPr>
      </w:pPr>
      <w:r w:rsidRPr="00903DBA">
        <w:rPr>
          <w:highlight w:val="white"/>
        </w:rPr>
        <w:t xml:space="preserve">      AddMiddleCode(codeList, MiddleOperator.CheckTrackMapFloatStack);</w:t>
      </w:r>
    </w:p>
    <w:p w14:paraId="423F1E8B" w14:textId="4699B955" w:rsidR="008D0D68" w:rsidRPr="00903DBA" w:rsidRDefault="00130C02" w:rsidP="00130C02">
      <w:pPr>
        <w:rPr>
          <w:highlight w:val="white"/>
        </w:rPr>
      </w:pPr>
      <w:r w:rsidRPr="00903DBA">
        <w:rPr>
          <w:highlight w:val="white"/>
        </w:rPr>
        <w:t xml:space="preserve">We backpatch the true value of the expression to the first instruction in the middle code list of the </w:t>
      </w:r>
      <w:r w:rsidR="005545A8" w:rsidRPr="00903DBA">
        <w:rPr>
          <w:highlight w:val="white"/>
        </w:rPr>
        <w:t xml:space="preserve">inner </w:t>
      </w:r>
      <w:r w:rsidR="00AC3D9A" w:rsidRPr="00903DBA">
        <w:rPr>
          <w:highlight w:val="white"/>
        </w:rPr>
        <w:t>s</w:t>
      </w:r>
      <w:r w:rsidR="00CA4F45" w:rsidRPr="00903DBA">
        <w:rPr>
          <w:highlight w:val="white"/>
        </w:rPr>
        <w:t>tatement</w:t>
      </w:r>
      <w:r w:rsidRPr="00903DBA">
        <w:rPr>
          <w:highlight w:val="white"/>
        </w:rPr>
        <w:t>.</w:t>
      </w:r>
      <w:r w:rsidR="000C5A56" w:rsidRPr="00903DBA">
        <w:rPr>
          <w:highlight w:val="white"/>
        </w:rPr>
        <w:t xml:space="preserve"> This means that when the expression is true, the program will jump to the </w:t>
      </w:r>
      <w:r w:rsidR="00050041" w:rsidRPr="00903DBA">
        <w:rPr>
          <w:highlight w:val="white"/>
        </w:rPr>
        <w:t xml:space="preserve">beginning of the </w:t>
      </w:r>
      <w:r w:rsidR="000C5A56" w:rsidRPr="00903DBA">
        <w:rPr>
          <w:highlight w:val="white"/>
        </w:rPr>
        <w:t>code list</w:t>
      </w:r>
      <w:r w:rsidR="00050041" w:rsidRPr="00903DBA">
        <w:rPr>
          <w:highlight w:val="white"/>
        </w:rPr>
        <w:t xml:space="preserve"> of the inner </w:t>
      </w:r>
      <w:r w:rsidR="00AC3D9A" w:rsidRPr="00903DBA">
        <w:rPr>
          <w:highlight w:val="white"/>
        </w:rPr>
        <w:t>s</w:t>
      </w:r>
      <w:r w:rsidR="00CA4F45" w:rsidRPr="00903DBA">
        <w:rPr>
          <w:highlight w:val="white"/>
        </w:rPr>
        <w:t>tatement</w:t>
      </w:r>
      <w:r w:rsidR="00050041" w:rsidRPr="00903DBA">
        <w:rPr>
          <w:highlight w:val="white"/>
        </w:rPr>
        <w:t>.</w:t>
      </w:r>
    </w:p>
    <w:p w14:paraId="0A83A067" w14:textId="4B9BEF2A" w:rsidR="008D0D68" w:rsidRPr="00903DBA" w:rsidRDefault="008D0D68" w:rsidP="008D0D68">
      <w:pPr>
        <w:pStyle w:val="Code"/>
        <w:rPr>
          <w:highlight w:val="white"/>
        </w:rPr>
      </w:pPr>
      <w:r w:rsidRPr="00903DBA">
        <w:rPr>
          <w:highlight w:val="white"/>
        </w:rPr>
        <w:t xml:space="preserve">      Backpatch(</w:t>
      </w:r>
      <w:r w:rsidR="00F67B84" w:rsidRPr="00903DBA">
        <w:rPr>
          <w:highlight w:val="white"/>
        </w:rPr>
        <w:t>expression</w:t>
      </w:r>
      <w:r w:rsidRPr="00903DBA">
        <w:rPr>
          <w:highlight w:val="white"/>
        </w:rPr>
        <w:t xml:space="preserve">.Symbol.TrueSet(), </w:t>
      </w:r>
      <w:r w:rsidR="00CA4F45" w:rsidRPr="00903DBA">
        <w:rPr>
          <w:highlight w:val="white"/>
        </w:rPr>
        <w:t>innerStatement</w:t>
      </w:r>
      <w:r w:rsidR="00C95C36" w:rsidRPr="00903DBA">
        <w:rPr>
          <w:highlight w:val="white"/>
        </w:rPr>
        <w:t>.CodeList</w:t>
      </w:r>
      <w:r w:rsidRPr="00903DBA">
        <w:rPr>
          <w:highlight w:val="white"/>
        </w:rPr>
        <w:t xml:space="preserve">);    </w:t>
      </w:r>
    </w:p>
    <w:p w14:paraId="76AD4417" w14:textId="650F9CEA" w:rsidR="008D0D68" w:rsidRPr="00903DBA" w:rsidRDefault="008D0D68" w:rsidP="008D0D68">
      <w:pPr>
        <w:pStyle w:val="Code"/>
        <w:rPr>
          <w:highlight w:val="white"/>
        </w:rPr>
      </w:pPr>
      <w:r w:rsidRPr="00903DBA">
        <w:rPr>
          <w:highlight w:val="white"/>
        </w:rPr>
        <w:t xml:space="preserve">      codeList.AddRange(</w:t>
      </w:r>
      <w:r w:rsidR="00CA4F45" w:rsidRPr="00903DBA">
        <w:rPr>
          <w:highlight w:val="white"/>
        </w:rPr>
        <w:t>innerStatement</w:t>
      </w:r>
      <w:r w:rsidR="00C95C36" w:rsidRPr="00903DBA">
        <w:rPr>
          <w:highlight w:val="white"/>
        </w:rPr>
        <w:t>.CodeList</w:t>
      </w:r>
      <w:r w:rsidRPr="00903DBA">
        <w:rPr>
          <w:highlight w:val="white"/>
        </w:rPr>
        <w:t>);</w:t>
      </w:r>
    </w:p>
    <w:p w14:paraId="7A2B9972" w14:textId="073D3999" w:rsidR="000C5A56" w:rsidRPr="00903DBA" w:rsidRDefault="000C5A56" w:rsidP="00021505">
      <w:pPr>
        <w:rPr>
          <w:highlight w:val="white"/>
        </w:rPr>
      </w:pPr>
      <w:r w:rsidRPr="00903DBA">
        <w:rPr>
          <w:highlight w:val="white"/>
        </w:rPr>
        <w:t xml:space="preserve">We add a </w:t>
      </w:r>
      <w:r w:rsidR="00021505" w:rsidRPr="00903DBA">
        <w:rPr>
          <w:highlight w:val="white"/>
        </w:rPr>
        <w:t xml:space="preserve">jump </w:t>
      </w:r>
      <w:r w:rsidR="00CF2661" w:rsidRPr="00903DBA">
        <w:rPr>
          <w:highlight w:val="white"/>
        </w:rPr>
        <w:t xml:space="preserve">instruction </w:t>
      </w:r>
      <w:r w:rsidR="00021505" w:rsidRPr="00903DBA">
        <w:rPr>
          <w:highlight w:val="white"/>
        </w:rPr>
        <w:t>at the end of the middle code that shall jump to the instruction following this if-</w:t>
      </w:r>
      <w:r w:rsidR="00836639" w:rsidRPr="00903DBA">
        <w:rPr>
          <w:highlight w:val="white"/>
        </w:rPr>
        <w:t>s</w:t>
      </w:r>
      <w:r w:rsidR="00CA4F45" w:rsidRPr="00903DBA">
        <w:rPr>
          <w:highlight w:val="white"/>
        </w:rPr>
        <w:t>tatement</w:t>
      </w:r>
      <w:r w:rsidR="00021505" w:rsidRPr="00903DBA">
        <w:rPr>
          <w:highlight w:val="white"/>
        </w:rPr>
        <w:t>.</w:t>
      </w:r>
    </w:p>
    <w:p w14:paraId="701A1ACB" w14:textId="732DDB9D" w:rsidR="008D0D68" w:rsidRPr="00903DBA" w:rsidRDefault="008D0D68" w:rsidP="008D0D68">
      <w:pPr>
        <w:pStyle w:val="Code"/>
        <w:rPr>
          <w:highlight w:val="white"/>
        </w:rPr>
      </w:pPr>
      <w:r w:rsidRPr="00903DBA">
        <w:rPr>
          <w:highlight w:val="white"/>
        </w:rPr>
        <w:t xml:space="preserve">      MiddleCode nextCode = AddMiddleCode(codeList, MiddleOperator.Goto);</w:t>
      </w:r>
    </w:p>
    <w:p w14:paraId="3482C213" w14:textId="2CC20FF4" w:rsidR="008D0D68" w:rsidRPr="00903DBA" w:rsidRDefault="00AE2F50" w:rsidP="00217ED5">
      <w:pPr>
        <w:rPr>
          <w:highlight w:val="white"/>
        </w:rPr>
      </w:pPr>
      <w:r w:rsidRPr="00903DBA">
        <w:rPr>
          <w:highlight w:val="white"/>
        </w:rPr>
        <w:t xml:space="preserve">We define the </w:t>
      </w:r>
      <w:r w:rsidR="00217ED5" w:rsidRPr="00903DBA">
        <w:rPr>
          <w:highlight w:val="white"/>
        </w:rPr>
        <w:t>next set of the if-</w:t>
      </w:r>
      <w:r w:rsidR="00DF2EBD" w:rsidRPr="00903DBA">
        <w:rPr>
          <w:highlight w:val="white"/>
        </w:rPr>
        <w:t>statement</w:t>
      </w:r>
      <w:r w:rsidR="00217ED5" w:rsidRPr="00903DBA">
        <w:rPr>
          <w:highlight w:val="white"/>
        </w:rPr>
        <w:t xml:space="preserve">, it holds </w:t>
      </w:r>
      <w:r w:rsidR="00E60285" w:rsidRPr="00903DBA">
        <w:rPr>
          <w:highlight w:val="white"/>
        </w:rPr>
        <w:t xml:space="preserve">the </w:t>
      </w:r>
      <w:r w:rsidR="006F3563" w:rsidRPr="00903DBA">
        <w:rPr>
          <w:highlight w:val="white"/>
        </w:rPr>
        <w:t>instruction</w:t>
      </w:r>
      <w:r w:rsidR="00E60285" w:rsidRPr="00903DBA">
        <w:rPr>
          <w:highlight w:val="white"/>
        </w:rPr>
        <w:t>s</w:t>
      </w:r>
      <w:r w:rsidR="006F3563" w:rsidRPr="00903DBA">
        <w:rPr>
          <w:highlight w:val="white"/>
        </w:rPr>
        <w:t xml:space="preserve"> that jump to the instruction after the if-</w:t>
      </w:r>
      <w:r w:rsidR="00DF2EBD" w:rsidRPr="00903DBA">
        <w:rPr>
          <w:highlight w:val="white"/>
        </w:rPr>
        <w:t xml:space="preserve"> statement</w:t>
      </w:r>
      <w:r w:rsidR="006F3563" w:rsidRPr="00903DBA">
        <w:rPr>
          <w:highlight w:val="white"/>
        </w:rPr>
        <w:t xml:space="preserve">. </w:t>
      </w:r>
      <w:r w:rsidR="00E60285" w:rsidRPr="00903DBA">
        <w:rPr>
          <w:highlight w:val="white"/>
        </w:rPr>
        <w:t xml:space="preserve">It is the union of the </w:t>
      </w:r>
      <w:r w:rsidR="00171D9D" w:rsidRPr="00903DBA">
        <w:rPr>
          <w:highlight w:val="white"/>
        </w:rPr>
        <w:t xml:space="preserve">next set of the inner </w:t>
      </w:r>
      <w:r w:rsidR="00DF2EBD" w:rsidRPr="00903DBA">
        <w:rPr>
          <w:highlight w:val="white"/>
        </w:rPr>
        <w:t>statement</w:t>
      </w:r>
      <w:r w:rsidR="00171D9D" w:rsidRPr="00903DBA">
        <w:rPr>
          <w:highlight w:val="white"/>
        </w:rPr>
        <w:t xml:space="preserve">, the false set of the expression, and the </w:t>
      </w:r>
      <w:r w:rsidR="002E422B" w:rsidRPr="00903DBA">
        <w:rPr>
          <w:highlight w:val="white"/>
        </w:rPr>
        <w:t>jump</w:t>
      </w:r>
      <w:r w:rsidR="00171D9D" w:rsidRPr="00903DBA">
        <w:rPr>
          <w:highlight w:val="white"/>
        </w:rPr>
        <w:t xml:space="preserve"> </w:t>
      </w:r>
      <w:r w:rsidR="00CF2661" w:rsidRPr="00903DBA">
        <w:rPr>
          <w:highlight w:val="white"/>
        </w:rPr>
        <w:t xml:space="preserve">instruction </w:t>
      </w:r>
      <w:r w:rsidR="00171D9D" w:rsidRPr="00903DBA">
        <w:rPr>
          <w:highlight w:val="white"/>
        </w:rPr>
        <w:t>just added to the list.</w:t>
      </w:r>
    </w:p>
    <w:p w14:paraId="175C3523" w14:textId="77777777" w:rsidR="008D0D68" w:rsidRPr="00903DBA" w:rsidRDefault="008D0D68" w:rsidP="008D0D68">
      <w:pPr>
        <w:pStyle w:val="Code"/>
        <w:rPr>
          <w:highlight w:val="white"/>
        </w:rPr>
      </w:pPr>
      <w:r w:rsidRPr="00903DBA">
        <w:rPr>
          <w:highlight w:val="white"/>
        </w:rPr>
        <w:t xml:space="preserve">      ISet&lt;MiddleCode&gt; nextSet = new HashSet&lt;MiddleCode&gt;();</w:t>
      </w:r>
    </w:p>
    <w:p w14:paraId="476F3836" w14:textId="62E28DA2" w:rsidR="008D0D68" w:rsidRPr="00903DBA" w:rsidRDefault="008D0D68" w:rsidP="008D0D68">
      <w:pPr>
        <w:pStyle w:val="Code"/>
        <w:rPr>
          <w:highlight w:val="white"/>
        </w:rPr>
      </w:pPr>
      <w:r w:rsidRPr="00903DBA">
        <w:rPr>
          <w:highlight w:val="white"/>
        </w:rPr>
        <w:t xml:space="preserve">      nextSet.UnionWith(</w:t>
      </w:r>
      <w:r w:rsidR="00CA4F45" w:rsidRPr="00903DBA">
        <w:rPr>
          <w:highlight w:val="white"/>
        </w:rPr>
        <w:t>innerStatement</w:t>
      </w:r>
      <w:r w:rsidR="00C95C36" w:rsidRPr="00903DBA">
        <w:rPr>
          <w:highlight w:val="white"/>
        </w:rPr>
        <w:t>.NextSet</w:t>
      </w:r>
      <w:r w:rsidRPr="00903DBA">
        <w:rPr>
          <w:highlight w:val="white"/>
        </w:rPr>
        <w:t>);</w:t>
      </w:r>
    </w:p>
    <w:p w14:paraId="10CC47D0" w14:textId="183373EF" w:rsidR="008D0D68" w:rsidRPr="00903DBA" w:rsidRDefault="008D0D68" w:rsidP="008D0D68">
      <w:pPr>
        <w:pStyle w:val="Code"/>
        <w:rPr>
          <w:highlight w:val="white"/>
        </w:rPr>
      </w:pPr>
      <w:r w:rsidRPr="00903DBA">
        <w:rPr>
          <w:highlight w:val="white"/>
        </w:rPr>
        <w:t xml:space="preserve">      nextSet.UnionWith(</w:t>
      </w:r>
      <w:r w:rsidR="00F67B84" w:rsidRPr="00903DBA">
        <w:rPr>
          <w:highlight w:val="white"/>
        </w:rPr>
        <w:t>expression</w:t>
      </w:r>
      <w:r w:rsidRPr="00903DBA">
        <w:rPr>
          <w:highlight w:val="white"/>
        </w:rPr>
        <w:t>.Symbol.FalseSet());</w:t>
      </w:r>
    </w:p>
    <w:p w14:paraId="07EBA206" w14:textId="77777777" w:rsidR="008D0D68" w:rsidRPr="00903DBA" w:rsidRDefault="008D0D68" w:rsidP="008D0D68">
      <w:pPr>
        <w:pStyle w:val="Code"/>
        <w:rPr>
          <w:highlight w:val="white"/>
        </w:rPr>
      </w:pPr>
      <w:r w:rsidRPr="00903DBA">
        <w:rPr>
          <w:highlight w:val="white"/>
        </w:rPr>
        <w:t xml:space="preserve">      nextSet.Add(nextCode);</w:t>
      </w:r>
    </w:p>
    <w:p w14:paraId="75B38124" w14:textId="411AC960" w:rsidR="008D0D68" w:rsidRPr="00903DBA" w:rsidRDefault="00ED4B43" w:rsidP="009E0508">
      <w:pPr>
        <w:rPr>
          <w:highlight w:val="white"/>
        </w:rPr>
      </w:pPr>
      <w:r w:rsidRPr="00903DBA">
        <w:rPr>
          <w:highlight w:val="white"/>
        </w:rPr>
        <w:t xml:space="preserve">Finally, </w:t>
      </w:r>
      <w:r w:rsidR="009E0508" w:rsidRPr="00903DBA">
        <w:rPr>
          <w:highlight w:val="white"/>
        </w:rPr>
        <w:t xml:space="preserve">we return on object of the </w:t>
      </w:r>
      <w:r w:rsidR="009E0508" w:rsidRPr="00903DBA">
        <w:rPr>
          <w:rStyle w:val="KeyWord0"/>
          <w:highlight w:val="white"/>
        </w:rPr>
        <w:t>Statement</w:t>
      </w:r>
      <w:r w:rsidR="009E0508" w:rsidRPr="00903DBA">
        <w:rPr>
          <w:highlight w:val="white"/>
        </w:rPr>
        <w:t xml:space="preserve"> class holding the </w:t>
      </w:r>
      <w:r w:rsidR="0069239A" w:rsidRPr="00903DBA">
        <w:rPr>
          <w:highlight w:val="white"/>
        </w:rPr>
        <w:t xml:space="preserve">code list and next set of the </w:t>
      </w:r>
      <w:r w:rsidR="00706EC8" w:rsidRPr="00903DBA">
        <w:rPr>
          <w:highlight w:val="white"/>
        </w:rPr>
        <w:t>if-statement</w:t>
      </w:r>
      <w:r w:rsidR="0069239A" w:rsidRPr="00903DBA">
        <w:rPr>
          <w:highlight w:val="white"/>
        </w:rPr>
        <w:t>.</w:t>
      </w:r>
    </w:p>
    <w:p w14:paraId="026E2E6E" w14:textId="77777777" w:rsidR="008D0D68" w:rsidRPr="00903DBA" w:rsidRDefault="008D0D68" w:rsidP="008D0D68">
      <w:pPr>
        <w:pStyle w:val="Code"/>
        <w:rPr>
          <w:highlight w:val="white"/>
        </w:rPr>
      </w:pPr>
      <w:r w:rsidRPr="00903DBA">
        <w:rPr>
          <w:highlight w:val="white"/>
        </w:rPr>
        <w:t xml:space="preserve">      return (new Statement(codeList, nextSet));</w:t>
      </w:r>
    </w:p>
    <w:p w14:paraId="57F7D840" w14:textId="77777777" w:rsidR="008D0D68" w:rsidRPr="00903DBA" w:rsidRDefault="008D0D68" w:rsidP="008D0D68">
      <w:pPr>
        <w:pStyle w:val="Code"/>
        <w:rPr>
          <w:highlight w:val="white"/>
        </w:rPr>
      </w:pPr>
      <w:r w:rsidRPr="00903DBA">
        <w:rPr>
          <w:highlight w:val="white"/>
        </w:rPr>
        <w:t xml:space="preserve">    }</w:t>
      </w:r>
    </w:p>
    <w:p w14:paraId="5A2FE21F" w14:textId="0E06C361" w:rsidR="008D0D68" w:rsidRPr="00903DBA" w:rsidRDefault="00517110" w:rsidP="00517110">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w:t>
      </w:r>
      <w:r w:rsidR="00537016" w:rsidRPr="00903DBA">
        <w:rPr>
          <w:highlight w:val="white"/>
        </w:rPr>
        <w:t xml:space="preserve">methods is </w:t>
      </w:r>
      <w:r w:rsidR="00683EC0" w:rsidRPr="00903DBA">
        <w:rPr>
          <w:highlight w:val="white"/>
        </w:rPr>
        <w:t>like</w:t>
      </w:r>
      <w:r w:rsidR="00537016" w:rsidRPr="00903DBA">
        <w:rPr>
          <w:highlight w:val="white"/>
        </w:rPr>
        <w:t xml:space="preserve"> the </w:t>
      </w:r>
      <w:r w:rsidR="00537016" w:rsidRPr="00903DBA">
        <w:rPr>
          <w:rStyle w:val="KeyWord0"/>
          <w:highlight w:val="white"/>
        </w:rPr>
        <w:t>IfStatement</w:t>
      </w:r>
      <w:r w:rsidR="00537016" w:rsidRPr="00903DBA">
        <w:rPr>
          <w:highlight w:val="white"/>
        </w:rPr>
        <w:t xml:space="preserve"> method above.</w:t>
      </w:r>
      <w:r w:rsidR="00683EC0" w:rsidRPr="00903DBA">
        <w:rPr>
          <w:highlight w:val="white"/>
        </w:rPr>
        <w:t xml:space="preserve"> T</w:t>
      </w:r>
      <w:r w:rsidR="00537016" w:rsidRPr="00903DBA">
        <w:rPr>
          <w:highlight w:val="white"/>
        </w:rPr>
        <w:t xml:space="preserve">he difference is </w:t>
      </w:r>
      <w:r w:rsidR="005545A8" w:rsidRPr="00903DBA">
        <w:rPr>
          <w:highlight w:val="white"/>
        </w:rPr>
        <w:t xml:space="preserve">that </w:t>
      </w:r>
      <w:r w:rsidR="00683EC0" w:rsidRPr="00903DBA">
        <w:rPr>
          <w:highlight w:val="white"/>
        </w:rPr>
        <w:t>we have two inter statements. On statement that the program jump</w:t>
      </w:r>
      <w:r w:rsidR="00E03676" w:rsidRPr="00903DBA">
        <w:rPr>
          <w:highlight w:val="white"/>
        </w:rPr>
        <w:t>s</w:t>
      </w:r>
      <w:r w:rsidR="00683EC0" w:rsidRPr="00903DBA">
        <w:rPr>
          <w:highlight w:val="white"/>
        </w:rPr>
        <w:t xml:space="preserve"> to in case the expression is evaluated to a true value, and o</w:t>
      </w:r>
      <w:r w:rsidR="00E03676" w:rsidRPr="00903DBA">
        <w:rPr>
          <w:highlight w:val="white"/>
        </w:rPr>
        <w:t>ne statement where it jump</w:t>
      </w:r>
      <w:r w:rsidR="009245B1" w:rsidRPr="00903DBA">
        <w:rPr>
          <w:highlight w:val="white"/>
        </w:rPr>
        <w:t>s</w:t>
      </w:r>
      <w:r w:rsidR="00E03676" w:rsidRPr="00903DBA">
        <w:rPr>
          <w:highlight w:val="white"/>
        </w:rPr>
        <w:t xml:space="preserve"> to in case of a false value.</w:t>
      </w:r>
    </w:p>
    <w:p w14:paraId="693A8E43" w14:textId="280241CE" w:rsidR="00C95C36" w:rsidRPr="00903DBA" w:rsidRDefault="008D0D68" w:rsidP="008D0D68">
      <w:pPr>
        <w:pStyle w:val="Code"/>
        <w:rPr>
          <w:highlight w:val="white"/>
        </w:rPr>
      </w:pPr>
      <w:r w:rsidRPr="00903DBA">
        <w:rPr>
          <w:highlight w:val="white"/>
        </w:rPr>
        <w:t xml:space="preserve">    public static Statement IfElseStatement(Expression </w:t>
      </w:r>
      <w:r w:rsidR="00C829A5" w:rsidRPr="00903DBA">
        <w:rPr>
          <w:highlight w:val="white"/>
        </w:rPr>
        <w:t>expression</w:t>
      </w:r>
      <w:r w:rsidRPr="00903DBA">
        <w:rPr>
          <w:highlight w:val="white"/>
        </w:rPr>
        <w:t>,</w:t>
      </w:r>
    </w:p>
    <w:p w14:paraId="4306C498" w14:textId="65BA32A3" w:rsidR="00A11A89" w:rsidRPr="00903DBA" w:rsidRDefault="00A11A89" w:rsidP="008D0D68">
      <w:pPr>
        <w:pStyle w:val="Code"/>
        <w:rPr>
          <w:highlight w:val="white"/>
        </w:rPr>
      </w:pPr>
      <w:r w:rsidRPr="00903DBA">
        <w:rPr>
          <w:highlight w:val="white"/>
        </w:rPr>
        <w:t xml:space="preserve">                  </w:t>
      </w:r>
      <w:r w:rsidR="00C95C36" w:rsidRPr="00903DBA">
        <w:rPr>
          <w:highlight w:val="white"/>
        </w:rPr>
        <w:t xml:space="preserve">                         </w:t>
      </w:r>
      <w:r w:rsidR="008D0D68" w:rsidRPr="00903DBA">
        <w:rPr>
          <w:highlight w:val="white"/>
        </w:rPr>
        <w:t xml:space="preserve"> Statement trueStatement,</w:t>
      </w:r>
    </w:p>
    <w:p w14:paraId="7A02AC0E" w14:textId="10E818D8" w:rsidR="008D0D68" w:rsidRPr="00903DBA" w:rsidRDefault="00A11A89" w:rsidP="008D0D68">
      <w:pPr>
        <w:pStyle w:val="Code"/>
        <w:rPr>
          <w:highlight w:val="white"/>
        </w:rPr>
      </w:pPr>
      <w:r w:rsidRPr="00903DBA">
        <w:rPr>
          <w:highlight w:val="white"/>
        </w:rPr>
        <w:t xml:space="preserve">                                            </w:t>
      </w:r>
      <w:r w:rsidR="008D0D68" w:rsidRPr="00903DBA">
        <w:rPr>
          <w:highlight w:val="white"/>
        </w:rPr>
        <w:t>Statement falseStatement) {</w:t>
      </w:r>
    </w:p>
    <w:p w14:paraId="538F8B66" w14:textId="2C35A356" w:rsidR="008D0D68" w:rsidRPr="00903DBA" w:rsidRDefault="008D0D68" w:rsidP="008D0D68">
      <w:pPr>
        <w:pStyle w:val="Code"/>
        <w:rPr>
          <w:highlight w:val="white"/>
        </w:rPr>
      </w:pPr>
      <w:r w:rsidRPr="00903DBA">
        <w:rPr>
          <w:highlight w:val="white"/>
        </w:rPr>
        <w:t xml:space="preserve">      </w:t>
      </w:r>
      <w:r w:rsidR="00C829A5" w:rsidRPr="00903DBA">
        <w:rPr>
          <w:highlight w:val="white"/>
        </w:rPr>
        <w:t>expression</w:t>
      </w:r>
      <w:r w:rsidRPr="00903DBA">
        <w:rPr>
          <w:highlight w:val="white"/>
        </w:rPr>
        <w:t xml:space="preserve"> = TypeCast.ToLogical(</w:t>
      </w:r>
      <w:r w:rsidR="00C829A5" w:rsidRPr="00903DBA">
        <w:rPr>
          <w:highlight w:val="white"/>
        </w:rPr>
        <w:t>expression</w:t>
      </w:r>
      <w:r w:rsidRPr="00903DBA">
        <w:rPr>
          <w:highlight w:val="white"/>
        </w:rPr>
        <w:t>);</w:t>
      </w:r>
    </w:p>
    <w:p w14:paraId="44E39AB3" w14:textId="2E148788" w:rsidR="008D0D68" w:rsidRPr="00903DBA" w:rsidRDefault="008D0D68" w:rsidP="008D0D68">
      <w:pPr>
        <w:pStyle w:val="Code"/>
        <w:rPr>
          <w:highlight w:val="white"/>
        </w:rPr>
      </w:pPr>
      <w:r w:rsidRPr="00903DBA">
        <w:rPr>
          <w:highlight w:val="white"/>
        </w:rPr>
        <w:t xml:space="preserve">      List&lt;MiddleCode&gt; codeList = </w:t>
      </w:r>
      <w:r w:rsidR="00C829A5" w:rsidRPr="00903DBA">
        <w:rPr>
          <w:highlight w:val="white"/>
        </w:rPr>
        <w:t>expression</w:t>
      </w:r>
      <w:r w:rsidRPr="00903DBA">
        <w:rPr>
          <w:highlight w:val="white"/>
        </w:rPr>
        <w:t>.LongList;</w:t>
      </w:r>
    </w:p>
    <w:p w14:paraId="6AB2AC47" w14:textId="77777777" w:rsidR="008D0D68" w:rsidRPr="00903DBA" w:rsidRDefault="008D0D68" w:rsidP="008D0D68">
      <w:pPr>
        <w:pStyle w:val="Code"/>
        <w:rPr>
          <w:highlight w:val="white"/>
        </w:rPr>
      </w:pPr>
      <w:r w:rsidRPr="00903DBA">
        <w:rPr>
          <w:highlight w:val="white"/>
        </w:rPr>
        <w:t xml:space="preserve">      AddMiddleCode(codeList, MiddleOperator.CheckTrackMapFloatStack);</w:t>
      </w:r>
    </w:p>
    <w:p w14:paraId="6388052B" w14:textId="0ABC0220" w:rsidR="008D0D68" w:rsidRPr="00903DBA" w:rsidRDefault="00A11A89" w:rsidP="00A11A89">
      <w:pPr>
        <w:rPr>
          <w:highlight w:val="white"/>
        </w:rPr>
      </w:pPr>
      <w:r w:rsidRPr="00903DBA">
        <w:rPr>
          <w:highlight w:val="white"/>
        </w:rPr>
        <w:t>We backpatch the true and false set to the beginning of the code list of the true and false statement, respectively.</w:t>
      </w:r>
    </w:p>
    <w:p w14:paraId="743B399B" w14:textId="722142A9" w:rsidR="008D0D68" w:rsidRPr="00903DBA" w:rsidRDefault="008D0D68" w:rsidP="008D0D68">
      <w:pPr>
        <w:pStyle w:val="Code"/>
        <w:rPr>
          <w:highlight w:val="white"/>
        </w:rPr>
      </w:pPr>
      <w:r w:rsidRPr="00903DBA">
        <w:rPr>
          <w:highlight w:val="white"/>
        </w:rPr>
        <w:t xml:space="preserve">      Backpatch(</w:t>
      </w:r>
      <w:r w:rsidR="00C829A5" w:rsidRPr="00903DBA">
        <w:rPr>
          <w:highlight w:val="white"/>
        </w:rPr>
        <w:t>expression</w:t>
      </w:r>
      <w:r w:rsidRPr="00903DBA">
        <w:rPr>
          <w:highlight w:val="white"/>
        </w:rPr>
        <w:t>.Symbol.TrueSet(), true</w:t>
      </w:r>
      <w:r w:rsidR="00C95C36" w:rsidRPr="00903DBA">
        <w:rPr>
          <w:highlight w:val="white"/>
        </w:rPr>
        <w:t>Statement.CodeList</w:t>
      </w:r>
      <w:r w:rsidRPr="00903DBA">
        <w:rPr>
          <w:highlight w:val="white"/>
        </w:rPr>
        <w:t>);</w:t>
      </w:r>
    </w:p>
    <w:p w14:paraId="5749EB10" w14:textId="013EEE42" w:rsidR="008D0D68" w:rsidRPr="00903DBA" w:rsidRDefault="008D0D68" w:rsidP="008D0D68">
      <w:pPr>
        <w:pStyle w:val="Code"/>
        <w:rPr>
          <w:highlight w:val="white"/>
        </w:rPr>
      </w:pPr>
      <w:r w:rsidRPr="00903DBA">
        <w:rPr>
          <w:highlight w:val="white"/>
        </w:rPr>
        <w:lastRenderedPageBreak/>
        <w:t xml:space="preserve">      Backpatch(</w:t>
      </w:r>
      <w:r w:rsidR="00C829A5" w:rsidRPr="00903DBA">
        <w:rPr>
          <w:highlight w:val="white"/>
        </w:rPr>
        <w:t>expression</w:t>
      </w:r>
      <w:r w:rsidRPr="00903DBA">
        <w:rPr>
          <w:highlight w:val="white"/>
        </w:rPr>
        <w:t>.Symbol.FalseSet(), false</w:t>
      </w:r>
      <w:r w:rsidR="00C95C36" w:rsidRPr="00903DBA">
        <w:rPr>
          <w:highlight w:val="white"/>
        </w:rPr>
        <w:t>Statement.CodeList</w:t>
      </w:r>
      <w:r w:rsidRPr="00903DBA">
        <w:rPr>
          <w:highlight w:val="white"/>
        </w:rPr>
        <w:t>);</w:t>
      </w:r>
    </w:p>
    <w:p w14:paraId="49CBB8A7" w14:textId="66470462" w:rsidR="008D0D68" w:rsidRPr="00903DBA" w:rsidRDefault="008D0D68" w:rsidP="008D0D68">
      <w:pPr>
        <w:pStyle w:val="Code"/>
        <w:rPr>
          <w:highlight w:val="white"/>
        </w:rPr>
      </w:pPr>
      <w:r w:rsidRPr="00903DBA">
        <w:rPr>
          <w:highlight w:val="white"/>
        </w:rPr>
        <w:t xml:space="preserve">      codeList.AddRange(true</w:t>
      </w:r>
      <w:r w:rsidR="00C95C36" w:rsidRPr="00903DBA">
        <w:rPr>
          <w:highlight w:val="white"/>
        </w:rPr>
        <w:t>Statement.CodeList</w:t>
      </w:r>
      <w:r w:rsidRPr="00903DBA">
        <w:rPr>
          <w:highlight w:val="white"/>
        </w:rPr>
        <w:t>);</w:t>
      </w:r>
    </w:p>
    <w:p w14:paraId="4D801C76" w14:textId="185342A9" w:rsidR="00F532BF" w:rsidRPr="00903DBA" w:rsidRDefault="00F532BF" w:rsidP="00FC6054">
      <w:pPr>
        <w:rPr>
          <w:highlight w:val="white"/>
        </w:rPr>
      </w:pPr>
      <w:r w:rsidRPr="00903DBA">
        <w:rPr>
          <w:highlight w:val="white"/>
        </w:rPr>
        <w:t xml:space="preserve">We add a jump instruction after the end of the true statement code list for it to jump </w:t>
      </w:r>
      <w:r w:rsidR="002F6B79" w:rsidRPr="00903DBA">
        <w:rPr>
          <w:highlight w:val="white"/>
        </w:rPr>
        <w:t>out of the if-else-statement.</w:t>
      </w:r>
    </w:p>
    <w:p w14:paraId="2777B177" w14:textId="77777777" w:rsidR="008D0D68" w:rsidRPr="00903DBA" w:rsidRDefault="008D0D68" w:rsidP="008D0D68">
      <w:pPr>
        <w:pStyle w:val="Code"/>
        <w:rPr>
          <w:highlight w:val="white"/>
        </w:rPr>
      </w:pPr>
      <w:r w:rsidRPr="00903DBA">
        <w:rPr>
          <w:highlight w:val="white"/>
        </w:rPr>
        <w:t xml:space="preserve">      MiddleCode gotoCode = AddMiddleCode(codeList, MiddleOperator.Goto);</w:t>
      </w:r>
    </w:p>
    <w:p w14:paraId="35DFF10E" w14:textId="50015534" w:rsidR="008D0D68" w:rsidRPr="00903DBA" w:rsidRDefault="008D0D68" w:rsidP="008D0D68">
      <w:pPr>
        <w:pStyle w:val="Code"/>
        <w:rPr>
          <w:highlight w:val="white"/>
        </w:rPr>
      </w:pPr>
      <w:r w:rsidRPr="00903DBA">
        <w:rPr>
          <w:highlight w:val="white"/>
        </w:rPr>
        <w:t xml:space="preserve">      codeList.AddRange(false</w:t>
      </w:r>
      <w:r w:rsidR="00C95C36" w:rsidRPr="00903DBA">
        <w:rPr>
          <w:highlight w:val="white"/>
        </w:rPr>
        <w:t>Statement.CodeList</w:t>
      </w:r>
      <w:r w:rsidRPr="00903DBA">
        <w:rPr>
          <w:highlight w:val="white"/>
        </w:rPr>
        <w:t>);</w:t>
      </w:r>
    </w:p>
    <w:p w14:paraId="6B2F8338" w14:textId="3359A893" w:rsidR="008D0D68" w:rsidRPr="00903DBA" w:rsidRDefault="0033201B" w:rsidP="002E422B">
      <w:pPr>
        <w:rPr>
          <w:highlight w:val="white"/>
        </w:rPr>
      </w:pPr>
      <w:r w:rsidRPr="00903DBA">
        <w:rPr>
          <w:highlight w:val="white"/>
        </w:rPr>
        <w:t xml:space="preserve">The next set </w:t>
      </w:r>
      <w:r w:rsidR="002E422B" w:rsidRPr="00903DBA">
        <w:rPr>
          <w:highlight w:val="white"/>
        </w:rPr>
        <w:t xml:space="preserve">of the if-else-statement is the union of the next sets of the true and false statement, and the </w:t>
      </w:r>
      <w:r w:rsidR="00B26019" w:rsidRPr="00903DBA">
        <w:rPr>
          <w:highlight w:val="white"/>
        </w:rPr>
        <w:t>jump instruction just added to the code.</w:t>
      </w:r>
      <w:r w:rsidR="002E422B" w:rsidRPr="00903DBA">
        <w:rPr>
          <w:highlight w:val="white"/>
        </w:rPr>
        <w:t xml:space="preserve"> </w:t>
      </w:r>
    </w:p>
    <w:p w14:paraId="18C9F315" w14:textId="77777777" w:rsidR="008D0D68" w:rsidRPr="00903DBA" w:rsidRDefault="008D0D68" w:rsidP="008D0D68">
      <w:pPr>
        <w:pStyle w:val="Code"/>
        <w:rPr>
          <w:highlight w:val="white"/>
        </w:rPr>
      </w:pPr>
      <w:r w:rsidRPr="00903DBA">
        <w:rPr>
          <w:highlight w:val="white"/>
        </w:rPr>
        <w:t xml:space="preserve">      ISet&lt;MiddleCode&gt; nextSet = new HashSet&lt;MiddleCode&gt;();</w:t>
      </w:r>
    </w:p>
    <w:p w14:paraId="167F2A4C" w14:textId="040CA4F6" w:rsidR="008D0D68" w:rsidRPr="00903DBA" w:rsidRDefault="008D0D68" w:rsidP="008D0D68">
      <w:pPr>
        <w:pStyle w:val="Code"/>
        <w:rPr>
          <w:highlight w:val="white"/>
        </w:rPr>
      </w:pPr>
      <w:r w:rsidRPr="00903DBA">
        <w:rPr>
          <w:highlight w:val="white"/>
        </w:rPr>
        <w:t xml:space="preserve">      nextSet.UnionWith(true</w:t>
      </w:r>
      <w:r w:rsidR="00C95C36" w:rsidRPr="00903DBA">
        <w:rPr>
          <w:highlight w:val="white"/>
        </w:rPr>
        <w:t>Statement.NextSet</w:t>
      </w:r>
      <w:r w:rsidRPr="00903DBA">
        <w:rPr>
          <w:highlight w:val="white"/>
        </w:rPr>
        <w:t>);</w:t>
      </w:r>
    </w:p>
    <w:p w14:paraId="27866BE5" w14:textId="33B804DC" w:rsidR="008D0D68" w:rsidRPr="00903DBA" w:rsidRDefault="008D0D68" w:rsidP="008D0D68">
      <w:pPr>
        <w:pStyle w:val="Code"/>
        <w:rPr>
          <w:highlight w:val="white"/>
        </w:rPr>
      </w:pPr>
      <w:r w:rsidRPr="00903DBA">
        <w:rPr>
          <w:highlight w:val="white"/>
        </w:rPr>
        <w:t xml:space="preserve">      nextSet.UnionWith(false</w:t>
      </w:r>
      <w:r w:rsidR="00C95C36" w:rsidRPr="00903DBA">
        <w:rPr>
          <w:highlight w:val="white"/>
        </w:rPr>
        <w:t>Statement.NextSet</w:t>
      </w:r>
      <w:r w:rsidRPr="00903DBA">
        <w:rPr>
          <w:highlight w:val="white"/>
        </w:rPr>
        <w:t>);</w:t>
      </w:r>
    </w:p>
    <w:p w14:paraId="6AE5F233" w14:textId="77777777" w:rsidR="008D0D68" w:rsidRPr="00903DBA" w:rsidRDefault="008D0D68" w:rsidP="008D0D68">
      <w:pPr>
        <w:pStyle w:val="Code"/>
        <w:rPr>
          <w:highlight w:val="white"/>
        </w:rPr>
      </w:pPr>
      <w:r w:rsidRPr="00903DBA">
        <w:rPr>
          <w:highlight w:val="white"/>
        </w:rPr>
        <w:t xml:space="preserve">      nextSet.Add(gotoCode);</w:t>
      </w:r>
    </w:p>
    <w:p w14:paraId="08245D31" w14:textId="77777777" w:rsidR="001541F2" w:rsidRPr="00903DBA" w:rsidRDefault="001541F2" w:rsidP="001541F2">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425ACBED" w14:textId="77777777" w:rsidR="008D0D68" w:rsidRPr="00903DBA" w:rsidRDefault="008D0D68" w:rsidP="008D0D68">
      <w:pPr>
        <w:pStyle w:val="Code"/>
        <w:rPr>
          <w:highlight w:val="white"/>
        </w:rPr>
      </w:pPr>
      <w:r w:rsidRPr="00903DBA">
        <w:rPr>
          <w:highlight w:val="white"/>
        </w:rPr>
        <w:t xml:space="preserve">      return (new Statement(codeList, nextSet));</w:t>
      </w:r>
    </w:p>
    <w:p w14:paraId="3F706CA0" w14:textId="72905FBE" w:rsidR="007C08E0" w:rsidRPr="00903DBA" w:rsidRDefault="008D0D68" w:rsidP="008D0D68">
      <w:pPr>
        <w:pStyle w:val="Code"/>
        <w:rPr>
          <w:highlight w:val="white"/>
        </w:rPr>
      </w:pPr>
      <w:r w:rsidRPr="00903DBA">
        <w:rPr>
          <w:highlight w:val="white"/>
        </w:rPr>
        <w:t xml:space="preserve">    }</w:t>
      </w:r>
    </w:p>
    <w:p w14:paraId="26983A1A" w14:textId="62FE1C5A" w:rsidR="00B77708" w:rsidRPr="00903DBA" w:rsidRDefault="00B77708" w:rsidP="00B77708"/>
    <w:p w14:paraId="3560AAE4" w14:textId="3ADF60FA" w:rsidR="009D3EA8" w:rsidRPr="00903DBA" w:rsidRDefault="009D3EA8" w:rsidP="009D3EA8">
      <w:pPr>
        <w:pStyle w:val="Rubrik3"/>
        <w:numPr>
          <w:ilvl w:val="2"/>
          <w:numId w:val="145"/>
        </w:numPr>
      </w:pPr>
      <w:bookmarkStart w:id="143" w:name="_Toc57655997"/>
      <w:r w:rsidRPr="00903DBA">
        <w:t>Header Rules</w:t>
      </w:r>
      <w:bookmarkEnd w:id="143"/>
    </w:p>
    <w:p w14:paraId="5888BF2C" w14:textId="77777777" w:rsidR="009D3EA8" w:rsidRPr="00903DBA" w:rsidRDefault="009D3EA8" w:rsidP="009D3EA8">
      <w:r w:rsidRPr="00903DBA">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903DBA">
        <w:rPr>
          <w:rStyle w:val="CodeInText"/>
        </w:rPr>
        <w:t>Generate</w:t>
      </w:r>
      <w:r w:rsidRPr="00903DBA">
        <w:t xml:space="preserve"> class that does the actual work of type checking and middle code generation.</w:t>
      </w:r>
    </w:p>
    <w:p w14:paraId="1766D78F" w14:textId="5D9064EA" w:rsidR="007175D9" w:rsidRPr="00903DBA" w:rsidRDefault="008B6F4B" w:rsidP="007175D9">
      <w:pPr>
        <w:pStyle w:val="Rubrik3"/>
      </w:pPr>
      <w:bookmarkStart w:id="144" w:name="_Toc57655998"/>
      <w:r w:rsidRPr="00903DBA">
        <w:t xml:space="preserve">The </w:t>
      </w:r>
      <w:r w:rsidR="004B7BC0" w:rsidRPr="00903DBA">
        <w:t>Switch S</w:t>
      </w:r>
      <w:r w:rsidRPr="00903DBA">
        <w:t>tatement</w:t>
      </w:r>
      <w:bookmarkEnd w:id="144"/>
    </w:p>
    <w:p w14:paraId="47A018AE" w14:textId="4D1D555B" w:rsidR="00F420E3" w:rsidRPr="00903DBA" w:rsidRDefault="00F420E3" w:rsidP="00F420E3">
      <w:r w:rsidRPr="00903DBA">
        <w:t xml:space="preserve">The </w:t>
      </w:r>
      <w:r w:rsidR="00740FB2" w:rsidRPr="00903DBA">
        <w:rPr>
          <w:rStyle w:val="CodeInText"/>
        </w:rPr>
        <w:t>G</w:t>
      </w:r>
      <w:r w:rsidRPr="00903DBA">
        <w:rPr>
          <w:rStyle w:val="CodeInText"/>
        </w:rPr>
        <w:t>enerateSwitchStatement</w:t>
      </w:r>
      <w:r w:rsidRPr="00903DBA">
        <w:t xml:space="preserve"> method generates middle code jump instructions for each of the case statements, which are stored in the </w:t>
      </w:r>
      <w:r w:rsidRPr="00903DBA">
        <w:rPr>
          <w:rStyle w:val="CodeInText"/>
        </w:rPr>
        <w:t>Main.CaseMapStack</w:t>
      </w:r>
      <w:r w:rsidRPr="00903DBA">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903DBA" w:rsidRDefault="00F420E3" w:rsidP="00F420E3">
      <w:r w:rsidRPr="00903DBA">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903DBA" w:rsidRDefault="00F24D05" w:rsidP="00F24D05">
      <w:pPr>
        <w:pStyle w:val="CodeHeader"/>
      </w:pPr>
      <w:r w:rsidRPr="00903DBA">
        <w:t>MainParser.gppg</w:t>
      </w:r>
    </w:p>
    <w:p w14:paraId="6E84B5C8" w14:textId="77777777" w:rsidR="00BD4361" w:rsidRPr="00903DBA" w:rsidRDefault="00BD4361" w:rsidP="00BD4361">
      <w:pPr>
        <w:pStyle w:val="Code"/>
        <w:rPr>
          <w:highlight w:val="white"/>
        </w:rPr>
      </w:pPr>
      <w:r w:rsidRPr="00903DBA">
        <w:rPr>
          <w:highlight w:val="white"/>
        </w:rPr>
        <w:t>switch_header:</w:t>
      </w:r>
    </w:p>
    <w:p w14:paraId="743E9F8E" w14:textId="77777777" w:rsidR="00BD4361" w:rsidRPr="00903DBA" w:rsidRDefault="00BD4361" w:rsidP="00BD4361">
      <w:pPr>
        <w:pStyle w:val="Code"/>
        <w:rPr>
          <w:highlight w:val="white"/>
        </w:rPr>
      </w:pPr>
      <w:r w:rsidRPr="00903DBA">
        <w:rPr>
          <w:highlight w:val="white"/>
        </w:rPr>
        <w:t xml:space="preserve">    /* Empty. */ { MiddleCodeGenerator.SwitchHeader(); };</w:t>
      </w:r>
    </w:p>
    <w:p w14:paraId="2EE4B710" w14:textId="77777777" w:rsidR="00BD4361" w:rsidRPr="00903DBA" w:rsidRDefault="00BD4361" w:rsidP="00C001C3">
      <w:pPr>
        <w:pStyle w:val="Code"/>
        <w:rPr>
          <w:highlight w:val="white"/>
        </w:rPr>
      </w:pPr>
    </w:p>
    <w:p w14:paraId="5A85C433" w14:textId="217C0BFD" w:rsidR="00C001C3" w:rsidRPr="00903DBA" w:rsidRDefault="00C001C3" w:rsidP="00C001C3">
      <w:pPr>
        <w:pStyle w:val="Code"/>
        <w:rPr>
          <w:highlight w:val="white"/>
        </w:rPr>
      </w:pPr>
      <w:r w:rsidRPr="00903DBA">
        <w:rPr>
          <w:highlight w:val="white"/>
        </w:rPr>
        <w:t>opened_statement:</w:t>
      </w:r>
    </w:p>
    <w:p w14:paraId="7B6234F9" w14:textId="23E686BE" w:rsidR="00C001C3" w:rsidRPr="00903DBA" w:rsidRDefault="00C001C3" w:rsidP="00C001C3">
      <w:pPr>
        <w:pStyle w:val="Code"/>
        <w:rPr>
          <w:highlight w:val="white"/>
        </w:rPr>
      </w:pPr>
      <w:r w:rsidRPr="00903DBA">
        <w:rPr>
          <w:highlight w:val="white"/>
        </w:rPr>
        <w:t xml:space="preserve">    // ...</w:t>
      </w:r>
    </w:p>
    <w:p w14:paraId="01973556" w14:textId="77777777" w:rsidR="00C001C3" w:rsidRPr="00903DBA" w:rsidRDefault="00C001C3" w:rsidP="00C001C3">
      <w:pPr>
        <w:pStyle w:val="Code"/>
        <w:rPr>
          <w:highlight w:val="white"/>
        </w:rPr>
      </w:pPr>
      <w:r w:rsidRPr="00903DBA">
        <w:rPr>
          <w:highlight w:val="white"/>
        </w:rPr>
        <w:t xml:space="preserve">  | SWITCH switch_header LEFT_PARENTHESIS expression RIGHT_PARENTHESIS</w:t>
      </w:r>
    </w:p>
    <w:p w14:paraId="20E5E7E8" w14:textId="77777777" w:rsidR="00C001C3" w:rsidRPr="00903DBA" w:rsidRDefault="00C001C3" w:rsidP="00C001C3">
      <w:pPr>
        <w:pStyle w:val="Code"/>
        <w:rPr>
          <w:highlight w:val="white"/>
        </w:rPr>
      </w:pPr>
      <w:r w:rsidRPr="00903DBA">
        <w:rPr>
          <w:highlight w:val="white"/>
        </w:rPr>
        <w:t xml:space="preserve">    opened_statement {</w:t>
      </w:r>
    </w:p>
    <w:p w14:paraId="2EFE6395" w14:textId="77777777" w:rsidR="00C001C3" w:rsidRPr="00903DBA" w:rsidRDefault="00C001C3" w:rsidP="00C001C3">
      <w:pPr>
        <w:pStyle w:val="Code"/>
        <w:rPr>
          <w:highlight w:val="white"/>
        </w:rPr>
      </w:pPr>
      <w:r w:rsidRPr="00903DBA">
        <w:rPr>
          <w:highlight w:val="white"/>
        </w:rPr>
        <w:t xml:space="preserve">      $$ = MiddleCodeGenerator.SwitchStatement($4, $6);</w:t>
      </w:r>
    </w:p>
    <w:p w14:paraId="703F283A" w14:textId="77777777" w:rsidR="00C001C3" w:rsidRPr="00903DBA" w:rsidRDefault="00C001C3" w:rsidP="00C001C3">
      <w:pPr>
        <w:pStyle w:val="Code"/>
        <w:rPr>
          <w:highlight w:val="white"/>
        </w:rPr>
      </w:pPr>
      <w:r w:rsidRPr="00903DBA">
        <w:rPr>
          <w:highlight w:val="white"/>
        </w:rPr>
        <w:t xml:space="preserve">    }</w:t>
      </w:r>
    </w:p>
    <w:p w14:paraId="65111BBF" w14:textId="77777777" w:rsidR="0077325F" w:rsidRPr="00903DBA" w:rsidRDefault="0077325F" w:rsidP="00804D0F">
      <w:pPr>
        <w:pStyle w:val="Code"/>
        <w:rPr>
          <w:highlight w:val="white"/>
        </w:rPr>
      </w:pPr>
      <w:r w:rsidRPr="00903DBA">
        <w:rPr>
          <w:highlight w:val="white"/>
        </w:rPr>
        <w:t xml:space="preserve">  | CASE constant_integral_expression COLON opened_statement {</w:t>
      </w:r>
    </w:p>
    <w:p w14:paraId="5C625590" w14:textId="77777777" w:rsidR="0077325F" w:rsidRPr="00903DBA" w:rsidRDefault="0077325F" w:rsidP="00804D0F">
      <w:pPr>
        <w:pStyle w:val="Code"/>
        <w:rPr>
          <w:highlight w:val="white"/>
        </w:rPr>
      </w:pPr>
      <w:r w:rsidRPr="00903DBA">
        <w:rPr>
          <w:highlight w:val="white"/>
        </w:rPr>
        <w:t xml:space="preserve">      $$ = MiddleCodeGenerator.CaseStatement($2, $4);</w:t>
      </w:r>
    </w:p>
    <w:p w14:paraId="437953B9" w14:textId="77777777" w:rsidR="0077325F" w:rsidRPr="00903DBA" w:rsidRDefault="0077325F" w:rsidP="00804D0F">
      <w:pPr>
        <w:pStyle w:val="Code"/>
        <w:rPr>
          <w:highlight w:val="white"/>
        </w:rPr>
      </w:pPr>
      <w:r w:rsidRPr="00903DBA">
        <w:rPr>
          <w:highlight w:val="white"/>
        </w:rPr>
        <w:t xml:space="preserve">    }</w:t>
      </w:r>
    </w:p>
    <w:p w14:paraId="70E0854B" w14:textId="42BAF9AB" w:rsidR="00C001C3" w:rsidRPr="00903DBA" w:rsidRDefault="00C001C3" w:rsidP="00C001C3">
      <w:pPr>
        <w:pStyle w:val="Code"/>
        <w:rPr>
          <w:highlight w:val="white"/>
        </w:rPr>
      </w:pPr>
      <w:r w:rsidRPr="00903DBA">
        <w:rPr>
          <w:highlight w:val="white"/>
        </w:rPr>
        <w:t xml:space="preserve">    // ...</w:t>
      </w:r>
    </w:p>
    <w:p w14:paraId="1A08F8A1" w14:textId="77777777" w:rsidR="00642BA0" w:rsidRPr="00903DBA" w:rsidRDefault="00642BA0" w:rsidP="00C001C3">
      <w:pPr>
        <w:pStyle w:val="Code"/>
        <w:rPr>
          <w:highlight w:val="white"/>
        </w:rPr>
      </w:pPr>
    </w:p>
    <w:p w14:paraId="2982B072" w14:textId="77777777" w:rsidR="00642BA0" w:rsidRPr="00903DBA" w:rsidRDefault="00642BA0" w:rsidP="00642BA0">
      <w:pPr>
        <w:pStyle w:val="Code"/>
        <w:rPr>
          <w:highlight w:val="white"/>
        </w:rPr>
      </w:pPr>
      <w:r w:rsidRPr="00903DBA">
        <w:rPr>
          <w:highlight w:val="white"/>
        </w:rPr>
        <w:t>closed_statement:</w:t>
      </w:r>
    </w:p>
    <w:p w14:paraId="084925EC" w14:textId="77777777" w:rsidR="00642BA0" w:rsidRPr="00903DBA" w:rsidRDefault="00642BA0" w:rsidP="00642BA0">
      <w:pPr>
        <w:pStyle w:val="Code"/>
        <w:rPr>
          <w:highlight w:val="white"/>
        </w:rPr>
      </w:pPr>
      <w:r w:rsidRPr="00903DBA">
        <w:rPr>
          <w:highlight w:val="white"/>
        </w:rPr>
        <w:t xml:space="preserve">    // ...</w:t>
      </w:r>
    </w:p>
    <w:p w14:paraId="39EAC53D" w14:textId="77777777" w:rsidR="00642BA0" w:rsidRPr="00903DBA" w:rsidRDefault="00642BA0" w:rsidP="00642BA0">
      <w:pPr>
        <w:pStyle w:val="Code"/>
        <w:rPr>
          <w:highlight w:val="white"/>
        </w:rPr>
      </w:pPr>
      <w:r w:rsidRPr="00903DBA">
        <w:rPr>
          <w:highlight w:val="white"/>
        </w:rPr>
        <w:t xml:space="preserve">  | SWITCH switch_header LEFT_PARENTHESIS expression RIGHT_PARENTHESIS</w:t>
      </w:r>
    </w:p>
    <w:p w14:paraId="7E9D8C4C" w14:textId="77777777" w:rsidR="00642BA0" w:rsidRPr="00903DBA" w:rsidRDefault="00642BA0" w:rsidP="00642BA0">
      <w:pPr>
        <w:pStyle w:val="Code"/>
        <w:rPr>
          <w:highlight w:val="white"/>
        </w:rPr>
      </w:pPr>
      <w:r w:rsidRPr="00903DBA">
        <w:rPr>
          <w:highlight w:val="white"/>
        </w:rPr>
        <w:t xml:space="preserve">    closed_statement {</w:t>
      </w:r>
    </w:p>
    <w:p w14:paraId="7D1C4953" w14:textId="77777777" w:rsidR="00642BA0" w:rsidRPr="00903DBA" w:rsidRDefault="00642BA0" w:rsidP="00642BA0">
      <w:pPr>
        <w:pStyle w:val="Code"/>
        <w:rPr>
          <w:highlight w:val="white"/>
        </w:rPr>
      </w:pPr>
      <w:r w:rsidRPr="00903DBA">
        <w:rPr>
          <w:highlight w:val="white"/>
        </w:rPr>
        <w:t xml:space="preserve">      $$ = MiddleCodeGenerator.SwitchStatement($4, $6);</w:t>
      </w:r>
    </w:p>
    <w:p w14:paraId="4135EFF6" w14:textId="77777777" w:rsidR="00642BA0" w:rsidRPr="00903DBA" w:rsidRDefault="00642BA0" w:rsidP="00642BA0">
      <w:pPr>
        <w:pStyle w:val="Code"/>
        <w:rPr>
          <w:highlight w:val="white"/>
        </w:rPr>
      </w:pPr>
      <w:r w:rsidRPr="00903DBA">
        <w:rPr>
          <w:highlight w:val="white"/>
        </w:rPr>
        <w:t xml:space="preserve">    }</w:t>
      </w:r>
    </w:p>
    <w:p w14:paraId="4BC01E21" w14:textId="77777777" w:rsidR="00642BA0" w:rsidRPr="00903DBA" w:rsidRDefault="00642BA0" w:rsidP="00804D0F">
      <w:pPr>
        <w:pStyle w:val="Code"/>
        <w:rPr>
          <w:highlight w:val="white"/>
        </w:rPr>
      </w:pPr>
      <w:r w:rsidRPr="00903DBA">
        <w:rPr>
          <w:highlight w:val="white"/>
        </w:rPr>
        <w:t xml:space="preserve">  | CASE constant_integral_expression COLON closed_statement {</w:t>
      </w:r>
    </w:p>
    <w:p w14:paraId="2450BCB2" w14:textId="77777777" w:rsidR="00642BA0" w:rsidRPr="00903DBA" w:rsidRDefault="00642BA0" w:rsidP="00804D0F">
      <w:pPr>
        <w:pStyle w:val="Code"/>
        <w:rPr>
          <w:highlight w:val="white"/>
        </w:rPr>
      </w:pPr>
      <w:r w:rsidRPr="00903DBA">
        <w:rPr>
          <w:highlight w:val="white"/>
        </w:rPr>
        <w:t xml:space="preserve">      $$ = MiddleCodeGenerator.CaseStatement($2, $4);</w:t>
      </w:r>
    </w:p>
    <w:p w14:paraId="4863B0EF" w14:textId="4C8BCB94" w:rsidR="00642BA0" w:rsidRPr="00903DBA" w:rsidRDefault="00642BA0" w:rsidP="00804D0F">
      <w:pPr>
        <w:pStyle w:val="Code"/>
        <w:rPr>
          <w:highlight w:val="white"/>
        </w:rPr>
      </w:pPr>
      <w:r w:rsidRPr="00903DBA">
        <w:rPr>
          <w:highlight w:val="white"/>
        </w:rPr>
        <w:t xml:space="preserve">    }</w:t>
      </w:r>
    </w:p>
    <w:p w14:paraId="041D533D" w14:textId="77777777" w:rsidR="00CD348D" w:rsidRPr="00903DBA" w:rsidRDefault="00CD348D" w:rsidP="00CD348D">
      <w:pPr>
        <w:pStyle w:val="Code"/>
        <w:rPr>
          <w:highlight w:val="white"/>
        </w:rPr>
      </w:pPr>
      <w:r w:rsidRPr="00903DBA">
        <w:rPr>
          <w:highlight w:val="white"/>
        </w:rPr>
        <w:t xml:space="preserve">  | DEFAULT COLON closed_statement {</w:t>
      </w:r>
    </w:p>
    <w:p w14:paraId="740EFA10" w14:textId="77777777" w:rsidR="00CD348D" w:rsidRPr="00903DBA" w:rsidRDefault="00CD348D" w:rsidP="00CD348D">
      <w:pPr>
        <w:pStyle w:val="Code"/>
        <w:rPr>
          <w:highlight w:val="white"/>
        </w:rPr>
      </w:pPr>
      <w:r w:rsidRPr="00903DBA">
        <w:rPr>
          <w:highlight w:val="white"/>
        </w:rPr>
        <w:t xml:space="preserve">      $$ = MiddleCodeGenerator.DefaultStatement($3);</w:t>
      </w:r>
    </w:p>
    <w:p w14:paraId="2A0DC914" w14:textId="30DBBF1A" w:rsidR="00CD348D" w:rsidRPr="00903DBA" w:rsidRDefault="00CD348D" w:rsidP="00CD348D">
      <w:pPr>
        <w:pStyle w:val="Code"/>
        <w:rPr>
          <w:highlight w:val="white"/>
        </w:rPr>
      </w:pPr>
      <w:r w:rsidRPr="00903DBA">
        <w:rPr>
          <w:highlight w:val="white"/>
        </w:rPr>
        <w:t xml:space="preserve">    }</w:t>
      </w:r>
    </w:p>
    <w:p w14:paraId="7940808F" w14:textId="6E569BBD" w:rsidR="00642BA0" w:rsidRPr="00903DBA" w:rsidRDefault="00642BA0" w:rsidP="00642BA0">
      <w:pPr>
        <w:pStyle w:val="Code"/>
        <w:rPr>
          <w:highlight w:val="white"/>
        </w:rPr>
      </w:pPr>
      <w:r w:rsidRPr="00903DBA">
        <w:rPr>
          <w:highlight w:val="white"/>
        </w:rPr>
        <w:t xml:space="preserve">    // ...</w:t>
      </w:r>
    </w:p>
    <w:p w14:paraId="0BA19401" w14:textId="49E274B3" w:rsidR="00E914E9" w:rsidRPr="00903DBA" w:rsidRDefault="00B65F66" w:rsidP="00E914E9">
      <w:pPr>
        <w:rPr>
          <w:highlight w:val="white"/>
        </w:rPr>
      </w:pPr>
      <w:r w:rsidRPr="00903DBA">
        <w:rPr>
          <w:highlight w:val="white"/>
        </w:rPr>
        <w:t xml:space="preserve">We need a map to keep track of the case statements. Since the switch statements can be </w:t>
      </w:r>
      <w:r w:rsidR="00BC69FD" w:rsidRPr="00903DBA">
        <w:rPr>
          <w:highlight w:val="white"/>
        </w:rPr>
        <w:t>nested,</w:t>
      </w:r>
      <w:r w:rsidRPr="00903DBA">
        <w:rPr>
          <w:highlight w:val="white"/>
        </w:rPr>
        <w:t xml:space="preserve"> we need a stack to keep track of the case maps</w:t>
      </w:r>
      <w:r w:rsidR="00737D78" w:rsidRPr="00903DBA">
        <w:rPr>
          <w:highlight w:val="white"/>
        </w:rPr>
        <w:t xml:space="preserve"> (</w:t>
      </w:r>
      <w:r w:rsidR="00737D78" w:rsidRPr="00903DBA">
        <w:rPr>
          <w:rStyle w:val="KeyWord0"/>
          <w:highlight w:val="white"/>
        </w:rPr>
        <w:t>m_caseMapStack</w:t>
      </w:r>
      <w:r w:rsidR="00737D78" w:rsidRPr="00903DBA">
        <w:rPr>
          <w:highlight w:val="white"/>
        </w:rPr>
        <w:t>)</w:t>
      </w:r>
      <w:r w:rsidRPr="00903DBA">
        <w:rPr>
          <w:highlight w:val="white"/>
        </w:rPr>
        <w:t xml:space="preserve">. </w:t>
      </w:r>
      <w:r w:rsidR="005F0389" w:rsidRPr="00903DBA">
        <w:rPr>
          <w:highlight w:val="white"/>
        </w:rPr>
        <w:t xml:space="preserve">In the same way, we need </w:t>
      </w:r>
      <w:r w:rsidR="00D20868" w:rsidRPr="00903DBA">
        <w:rPr>
          <w:highlight w:val="white"/>
        </w:rPr>
        <w:t xml:space="preserve">a </w:t>
      </w:r>
      <w:r w:rsidR="005F0389" w:rsidRPr="00903DBA">
        <w:rPr>
          <w:highlight w:val="white"/>
        </w:rPr>
        <w:t xml:space="preserve">stack keep track of </w:t>
      </w:r>
      <w:r w:rsidR="00BC69FD" w:rsidRPr="00903DBA">
        <w:rPr>
          <w:highlight w:val="white"/>
        </w:rPr>
        <w:t>the default</w:t>
      </w:r>
      <w:r w:rsidR="00D20868" w:rsidRPr="00903DBA">
        <w:rPr>
          <w:highlight w:val="white"/>
        </w:rPr>
        <w:t xml:space="preserve"> statements</w:t>
      </w:r>
      <w:r w:rsidR="008B4BF6" w:rsidRPr="00903DBA">
        <w:rPr>
          <w:highlight w:val="white"/>
        </w:rPr>
        <w:t xml:space="preserve"> (</w:t>
      </w:r>
      <w:r w:rsidR="008B4BF6" w:rsidRPr="00903DBA">
        <w:rPr>
          <w:rStyle w:val="KeyWord0"/>
          <w:highlight w:val="white"/>
        </w:rPr>
        <w:t>m_caseMapStack)</w:t>
      </w:r>
      <w:r w:rsidR="00D20868" w:rsidRPr="00903DBA">
        <w:rPr>
          <w:highlight w:val="white"/>
        </w:rPr>
        <w:t xml:space="preserve">, </w:t>
      </w:r>
      <w:r w:rsidR="00BC69FD" w:rsidRPr="00903DBA">
        <w:rPr>
          <w:highlight w:val="white"/>
        </w:rPr>
        <w:t>and</w:t>
      </w:r>
      <w:r w:rsidR="00D20868" w:rsidRPr="00903DBA">
        <w:rPr>
          <w:highlight w:val="white"/>
        </w:rPr>
        <w:t xml:space="preserve"> </w:t>
      </w:r>
      <w:r w:rsidR="006E5561" w:rsidRPr="00903DBA">
        <w:rPr>
          <w:highlight w:val="white"/>
        </w:rPr>
        <w:t>a</w:t>
      </w:r>
      <w:r w:rsidR="008B4BF6" w:rsidRPr="00903DBA">
        <w:rPr>
          <w:highlight w:val="white"/>
        </w:rPr>
        <w:t xml:space="preserve"> </w:t>
      </w:r>
      <w:r w:rsidR="006E5561" w:rsidRPr="00903DBA">
        <w:rPr>
          <w:highlight w:val="white"/>
        </w:rPr>
        <w:t>stack of sets to keep track of the</w:t>
      </w:r>
      <w:r w:rsidR="00BC69FD" w:rsidRPr="00903DBA">
        <w:rPr>
          <w:highlight w:val="white"/>
        </w:rPr>
        <w:t xml:space="preserve"> break statements </w:t>
      </w:r>
      <w:r w:rsidR="007B5F11" w:rsidRPr="00903DBA">
        <w:rPr>
          <w:highlight w:val="white"/>
        </w:rPr>
        <w:t>(</w:t>
      </w:r>
      <w:r w:rsidR="00036BC6" w:rsidRPr="00903DBA">
        <w:rPr>
          <w:rStyle w:val="KeyWord0"/>
          <w:highlight w:val="white"/>
        </w:rPr>
        <w:t>m_breakStack</w:t>
      </w:r>
      <w:r w:rsidR="007B5F11" w:rsidRPr="00903DBA">
        <w:rPr>
          <w:highlight w:val="white"/>
        </w:rPr>
        <w:t>)</w:t>
      </w:r>
      <w:r w:rsidRPr="00903DBA">
        <w:rPr>
          <w:highlight w:val="white"/>
        </w:rPr>
        <w:t>.</w:t>
      </w:r>
    </w:p>
    <w:p w14:paraId="2A1F9A35" w14:textId="48C4EB48" w:rsidR="00F24D05" w:rsidRPr="00903DBA" w:rsidRDefault="00642BA0" w:rsidP="00F24D05">
      <w:pPr>
        <w:pStyle w:val="CodeHeader"/>
      </w:pPr>
      <w:r w:rsidRPr="00903DBA">
        <w:t>MiddleCodeGenerator.cs</w:t>
      </w:r>
    </w:p>
    <w:p w14:paraId="7A3E9D51" w14:textId="57BA74D3" w:rsidR="00C26FCD" w:rsidRPr="00903DBA" w:rsidRDefault="00C26FCD" w:rsidP="00C26FCD">
      <w:pPr>
        <w:pStyle w:val="Code"/>
        <w:rPr>
          <w:highlight w:val="white"/>
        </w:rPr>
      </w:pPr>
      <w:r w:rsidRPr="00903DBA">
        <w:rPr>
          <w:highlight w:val="white"/>
        </w:rPr>
        <w:t xml:space="preserve">    private static Stack&lt;IDictionary&lt;BigInteger, MiddleCode&gt;&gt; </w:t>
      </w:r>
      <w:r w:rsidR="007C0FFA" w:rsidRPr="00903DBA">
        <w:rPr>
          <w:highlight w:val="white"/>
        </w:rPr>
        <w:t>m_caseMapStack</w:t>
      </w:r>
      <w:r w:rsidRPr="00903DBA">
        <w:rPr>
          <w:highlight w:val="white"/>
        </w:rPr>
        <w:t xml:space="preserve"> =</w:t>
      </w:r>
    </w:p>
    <w:p w14:paraId="04ADAE2B" w14:textId="5152B644" w:rsidR="00C26FCD" w:rsidRPr="00903DBA" w:rsidRDefault="00C26FCD" w:rsidP="00C26FCD">
      <w:pPr>
        <w:pStyle w:val="Code"/>
        <w:rPr>
          <w:highlight w:val="white"/>
        </w:rPr>
      </w:pPr>
      <w:r w:rsidRPr="00903DBA">
        <w:rPr>
          <w:highlight w:val="white"/>
        </w:rPr>
        <w:t xml:space="preserve">      new Stack&lt;IDictionary&lt;BigInteger, MiddleCode&gt;&gt;();</w:t>
      </w:r>
    </w:p>
    <w:p w14:paraId="15FF63A4" w14:textId="2C4A22A0" w:rsidR="00C26FCD" w:rsidRPr="00903DBA" w:rsidRDefault="00C26FCD" w:rsidP="00C26FCD">
      <w:pPr>
        <w:pStyle w:val="Code"/>
        <w:rPr>
          <w:highlight w:val="white"/>
        </w:rPr>
      </w:pPr>
      <w:r w:rsidRPr="00903DBA">
        <w:rPr>
          <w:highlight w:val="white"/>
        </w:rPr>
        <w:t xml:space="preserve">    private static Stack&lt;MiddleCode&gt; </w:t>
      </w:r>
      <w:r w:rsidR="007C0FFA" w:rsidRPr="00903DBA">
        <w:rPr>
          <w:highlight w:val="white"/>
        </w:rPr>
        <w:t xml:space="preserve">m_defaultStack </w:t>
      </w:r>
      <w:r w:rsidRPr="00903DBA">
        <w:rPr>
          <w:highlight w:val="white"/>
        </w:rPr>
        <w:t>= new Stack&lt;MiddleCode&gt;();</w:t>
      </w:r>
    </w:p>
    <w:p w14:paraId="55584CB3" w14:textId="39985C8C" w:rsidR="00C26FCD" w:rsidRPr="00903DBA" w:rsidRDefault="00C26FCD" w:rsidP="00C26FCD">
      <w:pPr>
        <w:pStyle w:val="Code"/>
        <w:rPr>
          <w:highlight w:val="white"/>
        </w:rPr>
      </w:pPr>
      <w:r w:rsidRPr="00903DBA">
        <w:rPr>
          <w:highlight w:val="white"/>
        </w:rPr>
        <w:t xml:space="preserve">    private static Stack&lt;ISet&lt;MiddleCode&gt;&gt; </w:t>
      </w:r>
      <w:r w:rsidR="007C0FFA" w:rsidRPr="00903DBA">
        <w:rPr>
          <w:highlight w:val="white"/>
        </w:rPr>
        <w:t xml:space="preserve">m_breakSetStack </w:t>
      </w:r>
      <w:r w:rsidRPr="00903DBA">
        <w:rPr>
          <w:highlight w:val="white"/>
        </w:rPr>
        <w:t>=</w:t>
      </w:r>
    </w:p>
    <w:p w14:paraId="019E5104" w14:textId="2C865B21" w:rsidR="00C26FCD" w:rsidRPr="00903DBA" w:rsidRDefault="00C26FCD" w:rsidP="00C26FCD">
      <w:pPr>
        <w:pStyle w:val="Code"/>
        <w:rPr>
          <w:highlight w:val="white"/>
        </w:rPr>
      </w:pPr>
      <w:r w:rsidRPr="00903DBA">
        <w:rPr>
          <w:highlight w:val="white"/>
        </w:rPr>
        <w:t xml:space="preserve">      new Stack&lt;ISet&lt;MiddleCode&gt;&gt;()</w:t>
      </w:r>
      <w:r w:rsidR="00E914E9" w:rsidRPr="00903DBA">
        <w:rPr>
          <w:highlight w:val="white"/>
        </w:rPr>
        <w:t>;</w:t>
      </w:r>
    </w:p>
    <w:p w14:paraId="4582F3B6" w14:textId="7260CE20" w:rsidR="00C26FCD" w:rsidRPr="00903DBA" w:rsidRDefault="002C68ED" w:rsidP="002C68ED">
      <w:r w:rsidRPr="00903DBA">
        <w:t xml:space="preserve">The </w:t>
      </w:r>
      <w:r w:rsidRPr="00903DBA">
        <w:rPr>
          <w:rStyle w:val="KeyWord0"/>
        </w:rPr>
        <w:t>SwitchHeader</w:t>
      </w:r>
      <w:r w:rsidRPr="00903DBA">
        <w:t xml:space="preserve"> method is called before the parsing of the switch statement. Its task is to push </w:t>
      </w:r>
      <w:r w:rsidR="00A0411D" w:rsidRPr="00903DBA">
        <w:t xml:space="preserve">a </w:t>
      </w:r>
      <w:r w:rsidRPr="00903DBA">
        <w:t xml:space="preserve">new map to the </w:t>
      </w:r>
      <w:r w:rsidR="00171A51" w:rsidRPr="00903DBA">
        <w:t>case map stack, a null reference to the default stack, and a new set to the break set stack.</w:t>
      </w:r>
    </w:p>
    <w:p w14:paraId="67FFFE1B" w14:textId="77777777" w:rsidR="00CD348D" w:rsidRPr="00903DBA" w:rsidRDefault="00CD348D" w:rsidP="00CD348D">
      <w:pPr>
        <w:pStyle w:val="Code"/>
        <w:rPr>
          <w:highlight w:val="white"/>
        </w:rPr>
      </w:pPr>
      <w:r w:rsidRPr="00903DBA">
        <w:rPr>
          <w:highlight w:val="white"/>
        </w:rPr>
        <w:t xml:space="preserve">    public static void SwitchHeader() {</w:t>
      </w:r>
    </w:p>
    <w:p w14:paraId="62C445F2" w14:textId="2AA94844" w:rsidR="00CD348D" w:rsidRPr="00903DBA" w:rsidRDefault="00CD348D" w:rsidP="00CD348D">
      <w:pPr>
        <w:pStyle w:val="Code"/>
        <w:rPr>
          <w:highlight w:val="white"/>
        </w:rPr>
      </w:pPr>
      <w:r w:rsidRPr="00903DBA">
        <w:rPr>
          <w:highlight w:val="white"/>
        </w:rPr>
        <w:t xml:space="preserve">      </w:t>
      </w:r>
      <w:r w:rsidR="007C0FFA" w:rsidRPr="00903DBA">
        <w:rPr>
          <w:highlight w:val="white"/>
        </w:rPr>
        <w:t>m_caseMapStack</w:t>
      </w:r>
      <w:r w:rsidRPr="00903DBA">
        <w:rPr>
          <w:highlight w:val="white"/>
        </w:rPr>
        <w:t>.Push(new Dictionary&lt;BigInteger,MiddleCode&gt;());</w:t>
      </w:r>
    </w:p>
    <w:p w14:paraId="1EBC4396" w14:textId="77777777" w:rsidR="00CD348D" w:rsidRPr="00903DBA" w:rsidRDefault="00CD348D" w:rsidP="00CD348D">
      <w:pPr>
        <w:pStyle w:val="Code"/>
        <w:rPr>
          <w:highlight w:val="white"/>
        </w:rPr>
      </w:pPr>
      <w:r w:rsidRPr="00903DBA">
        <w:rPr>
          <w:highlight w:val="white"/>
        </w:rPr>
        <w:t xml:space="preserve">      DefaultStack.Push(null);</w:t>
      </w:r>
    </w:p>
    <w:p w14:paraId="37798FD5" w14:textId="77777777" w:rsidR="00CD348D" w:rsidRPr="00903DBA" w:rsidRDefault="00CD348D" w:rsidP="00CD348D">
      <w:pPr>
        <w:pStyle w:val="Code"/>
        <w:rPr>
          <w:highlight w:val="white"/>
        </w:rPr>
      </w:pPr>
      <w:r w:rsidRPr="00903DBA">
        <w:rPr>
          <w:highlight w:val="white"/>
        </w:rPr>
        <w:t xml:space="preserve">      BreakSetStack.Push(new HashSet&lt;MiddleCode&gt;());</w:t>
      </w:r>
    </w:p>
    <w:p w14:paraId="4D8FBD03" w14:textId="77777777" w:rsidR="00CD348D" w:rsidRPr="00903DBA" w:rsidRDefault="00CD348D" w:rsidP="00CD348D">
      <w:pPr>
        <w:pStyle w:val="Code"/>
        <w:rPr>
          <w:highlight w:val="white"/>
        </w:rPr>
      </w:pPr>
      <w:r w:rsidRPr="00903DBA">
        <w:rPr>
          <w:highlight w:val="white"/>
        </w:rPr>
        <w:t xml:space="preserve">    }</w:t>
      </w:r>
    </w:p>
    <w:p w14:paraId="1E5305BE" w14:textId="62678B67" w:rsidR="00CD348D" w:rsidRPr="00903DBA" w:rsidRDefault="009C0F33" w:rsidP="009C0F33">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w:t>
      </w:r>
      <w:r w:rsidR="00D740B0" w:rsidRPr="00903DBA">
        <w:rPr>
          <w:highlight w:val="white"/>
        </w:rPr>
        <w:t xml:space="preserve">is called after the parsing of the switch statement. Its task is to </w:t>
      </w:r>
      <w:r w:rsidR="00675454" w:rsidRPr="00903DBA">
        <w:rPr>
          <w:highlight w:val="white"/>
        </w:rPr>
        <w:t xml:space="preserve">generate middle code for the case and default statements, and to backpatch the break statements. </w:t>
      </w:r>
    </w:p>
    <w:p w14:paraId="1E10CD78" w14:textId="4C4CA50E" w:rsidR="00CD348D" w:rsidRPr="00903DBA" w:rsidRDefault="00CD348D" w:rsidP="00CD348D">
      <w:pPr>
        <w:pStyle w:val="Code"/>
        <w:rPr>
          <w:highlight w:val="white"/>
        </w:rPr>
      </w:pPr>
      <w:r w:rsidRPr="00903DBA">
        <w:rPr>
          <w:highlight w:val="white"/>
        </w:rPr>
        <w:t xml:space="preserve">    public static Statement SwitchStatement(</w:t>
      </w:r>
      <w:r w:rsidR="002E7956" w:rsidRPr="00903DBA">
        <w:rPr>
          <w:highlight w:val="white"/>
        </w:rPr>
        <w:t>Expression</w:t>
      </w:r>
      <w:r w:rsidRPr="00903DBA">
        <w:rPr>
          <w:highlight w:val="white"/>
        </w:rPr>
        <w:t xml:space="preserve"> switchExpression,</w:t>
      </w:r>
    </w:p>
    <w:p w14:paraId="721001D8" w14:textId="1B3A0A5A" w:rsidR="00CD348D" w:rsidRPr="00903DBA" w:rsidRDefault="00CD348D" w:rsidP="00CD348D">
      <w:pPr>
        <w:pStyle w:val="Code"/>
        <w:rPr>
          <w:highlight w:val="white"/>
        </w:rPr>
      </w:pPr>
      <w:r w:rsidRPr="00903DBA">
        <w:rPr>
          <w:highlight w:val="white"/>
        </w:rPr>
        <w:t xml:space="preserve">                                            Statement </w:t>
      </w:r>
      <w:r w:rsidR="008338DE" w:rsidRPr="00903DBA">
        <w:rPr>
          <w:highlight w:val="white"/>
        </w:rPr>
        <w:t>innerStatement</w:t>
      </w:r>
      <w:r w:rsidRPr="00903DBA">
        <w:rPr>
          <w:highlight w:val="white"/>
        </w:rPr>
        <w:t>) {</w:t>
      </w:r>
    </w:p>
    <w:p w14:paraId="3910D545" w14:textId="028DA2FB" w:rsidR="00AD0744" w:rsidRPr="00903DBA" w:rsidRDefault="005C1A3D" w:rsidP="00AD0744">
      <w:pPr>
        <w:rPr>
          <w:highlight w:val="white"/>
        </w:rPr>
      </w:pPr>
      <w:r w:rsidRPr="00903DBA">
        <w:rPr>
          <w:highlight w:val="white"/>
        </w:rPr>
        <w:t xml:space="preserve">Since the switch </w:t>
      </w:r>
      <w:r w:rsidR="008338DE" w:rsidRPr="00903DBA">
        <w:rPr>
          <w:highlight w:val="white"/>
        </w:rPr>
        <w:t>statement</w:t>
      </w:r>
      <w:r w:rsidRPr="00903DBA">
        <w:rPr>
          <w:highlight w:val="white"/>
        </w:rPr>
        <w:t xml:space="preserve"> need an integral value rather than a logical value we need to, c</w:t>
      </w:r>
      <w:r w:rsidR="00AD0744" w:rsidRPr="00903DBA">
        <w:rPr>
          <w:highlight w:val="white"/>
        </w:rPr>
        <w:t>ontrary to the if-</w:t>
      </w:r>
      <w:r w:rsidR="008338DE" w:rsidRPr="00903DBA">
        <w:rPr>
          <w:highlight w:val="white"/>
        </w:rPr>
        <w:t xml:space="preserve"> statement </w:t>
      </w:r>
      <w:r w:rsidR="00AD0744" w:rsidRPr="00903DBA">
        <w:rPr>
          <w:highlight w:val="white"/>
        </w:rPr>
        <w:t xml:space="preserve">above, </w:t>
      </w:r>
      <w:r w:rsidRPr="00903DBA">
        <w:rPr>
          <w:highlight w:val="white"/>
        </w:rPr>
        <w:t>type cast a potential logical value to an integral value.</w:t>
      </w:r>
    </w:p>
    <w:p w14:paraId="6B23A1AB" w14:textId="02F73C9E" w:rsidR="00CD348D" w:rsidRPr="00903DBA" w:rsidRDefault="00CD348D" w:rsidP="00CD348D">
      <w:pPr>
        <w:pStyle w:val="Code"/>
        <w:rPr>
          <w:highlight w:val="white"/>
        </w:rPr>
      </w:pPr>
      <w:r w:rsidRPr="00903DBA">
        <w:rPr>
          <w:highlight w:val="white"/>
        </w:rPr>
        <w:t xml:space="preserve">      switchExpression = TypeCast.LogicalToIntegral(switchExpression);</w:t>
      </w:r>
    </w:p>
    <w:p w14:paraId="4EFE708D" w14:textId="614FA745" w:rsidR="009733C3" w:rsidRPr="00903DBA" w:rsidRDefault="009733C3" w:rsidP="009733C3">
      <w:pPr>
        <w:rPr>
          <w:highlight w:val="white"/>
        </w:rPr>
      </w:pPr>
      <w:r w:rsidRPr="00903DBA">
        <w:rPr>
          <w:highlight w:val="white"/>
        </w:rPr>
        <w:t xml:space="preserve">Since we need the value of the switch </w:t>
      </w:r>
      <w:r w:rsidR="008338DE" w:rsidRPr="00903DBA">
        <w:rPr>
          <w:highlight w:val="white"/>
        </w:rPr>
        <w:t>statement</w:t>
      </w:r>
      <w:r w:rsidRPr="00903DBA">
        <w:rPr>
          <w:highlight w:val="white"/>
        </w:rPr>
        <w:t>, we are only interested of the long list of the switch expression.</w:t>
      </w:r>
    </w:p>
    <w:p w14:paraId="50FE1408" w14:textId="0D5D4A77" w:rsidR="00CD348D" w:rsidRPr="00903DBA" w:rsidRDefault="00CD348D" w:rsidP="00CD348D">
      <w:pPr>
        <w:pStyle w:val="Code"/>
        <w:rPr>
          <w:highlight w:val="white"/>
        </w:rPr>
      </w:pPr>
      <w:r w:rsidRPr="00903DBA">
        <w:rPr>
          <w:highlight w:val="white"/>
        </w:rPr>
        <w:t xml:space="preserve">      List&lt;MiddleCode&gt; codeList = switchExpression.LongList;</w:t>
      </w:r>
    </w:p>
    <w:p w14:paraId="3E535AF0" w14:textId="753D1DD7" w:rsidR="00CD348D" w:rsidRPr="00903DBA" w:rsidRDefault="000950FD" w:rsidP="000950FD">
      <w:pPr>
        <w:rPr>
          <w:highlight w:val="white"/>
        </w:rPr>
      </w:pPr>
      <w:r w:rsidRPr="00903DBA">
        <w:rPr>
          <w:highlight w:val="white"/>
        </w:rPr>
        <w:t xml:space="preserve">Each case value </w:t>
      </w:r>
      <w:r w:rsidR="00F246C5" w:rsidRPr="00903DBA">
        <w:rPr>
          <w:highlight w:val="white"/>
        </w:rPr>
        <w:t>is</w:t>
      </w:r>
      <w:r w:rsidRPr="00903DBA">
        <w:rPr>
          <w:highlight w:val="white"/>
        </w:rPr>
        <w:t xml:space="preserve"> type casted to the type of the switch expression.</w:t>
      </w:r>
    </w:p>
    <w:p w14:paraId="1ED46F79" w14:textId="07290B7C" w:rsidR="00CD348D" w:rsidRPr="00903DBA" w:rsidRDefault="00CD348D" w:rsidP="00CD348D">
      <w:pPr>
        <w:pStyle w:val="Code"/>
        <w:rPr>
          <w:highlight w:val="white"/>
        </w:rPr>
      </w:pPr>
      <w:r w:rsidRPr="00903DBA">
        <w:rPr>
          <w:highlight w:val="white"/>
        </w:rPr>
        <w:t xml:space="preserve">      Type switchType = switchExpression.Symbol.Type;</w:t>
      </w:r>
    </w:p>
    <w:p w14:paraId="2908376B" w14:textId="77777777" w:rsidR="002B7612" w:rsidRPr="00903DBA" w:rsidRDefault="00CD348D" w:rsidP="00CD348D">
      <w:pPr>
        <w:pStyle w:val="Code"/>
        <w:rPr>
          <w:highlight w:val="white"/>
        </w:rPr>
      </w:pPr>
      <w:r w:rsidRPr="00903DBA">
        <w:rPr>
          <w:highlight w:val="white"/>
        </w:rPr>
        <w:t xml:space="preserve">      foreach (KeyValuePair&lt;BigInteger,MiddleCode&gt; entr</w:t>
      </w:r>
      <w:r w:rsidR="002B7612" w:rsidRPr="00903DBA">
        <w:rPr>
          <w:highlight w:val="white"/>
        </w:rPr>
        <w:t>y</w:t>
      </w:r>
    </w:p>
    <w:p w14:paraId="56C536F8" w14:textId="0A25A8B0" w:rsidR="00CD348D" w:rsidRPr="00903DBA" w:rsidRDefault="002B7612" w:rsidP="00CD348D">
      <w:pPr>
        <w:pStyle w:val="Code"/>
        <w:rPr>
          <w:highlight w:val="white"/>
        </w:rPr>
      </w:pPr>
      <w:r w:rsidRPr="00903DBA">
        <w:rPr>
          <w:highlight w:val="white"/>
        </w:rPr>
        <w:t xml:space="preserve">              </w:t>
      </w:r>
      <w:r w:rsidR="005355E1" w:rsidRPr="00903DBA">
        <w:rPr>
          <w:highlight w:val="white"/>
        </w:rPr>
        <w:t xml:space="preserve"> </w:t>
      </w:r>
      <w:r w:rsidR="00CD348D" w:rsidRPr="00903DBA">
        <w:rPr>
          <w:highlight w:val="white"/>
        </w:rPr>
        <w:t xml:space="preserve">in </w:t>
      </w:r>
      <w:r w:rsidR="007C0FFA" w:rsidRPr="00903DBA">
        <w:rPr>
          <w:highlight w:val="white"/>
        </w:rPr>
        <w:t>m_caseMapStack</w:t>
      </w:r>
      <w:r w:rsidR="00CD348D" w:rsidRPr="00903DBA">
        <w:rPr>
          <w:highlight w:val="white"/>
        </w:rPr>
        <w:t>.Pop()) {</w:t>
      </w:r>
    </w:p>
    <w:p w14:paraId="66DAA2E8" w14:textId="77777777" w:rsidR="00CD348D" w:rsidRPr="00903DBA" w:rsidRDefault="00CD348D" w:rsidP="00CD348D">
      <w:pPr>
        <w:pStyle w:val="Code"/>
        <w:rPr>
          <w:highlight w:val="white"/>
        </w:rPr>
      </w:pPr>
      <w:r w:rsidRPr="00903DBA">
        <w:rPr>
          <w:highlight w:val="white"/>
        </w:rPr>
        <w:t xml:space="preserve">        BigInteger caseValue = entry.Key;</w:t>
      </w:r>
    </w:p>
    <w:p w14:paraId="6CA87DD0" w14:textId="77777777" w:rsidR="00CD348D" w:rsidRPr="00903DBA" w:rsidRDefault="00CD348D" w:rsidP="00CD348D">
      <w:pPr>
        <w:pStyle w:val="Code"/>
        <w:rPr>
          <w:highlight w:val="white"/>
        </w:rPr>
      </w:pPr>
      <w:r w:rsidRPr="00903DBA">
        <w:rPr>
          <w:highlight w:val="white"/>
        </w:rPr>
        <w:t xml:space="preserve">        MiddleCode caseTarget = entry.Value;</w:t>
      </w:r>
    </w:p>
    <w:p w14:paraId="16EF851C" w14:textId="18DAB752" w:rsidR="00CD348D" w:rsidRPr="00903DBA" w:rsidRDefault="00CD348D" w:rsidP="00CD348D">
      <w:pPr>
        <w:pStyle w:val="Code"/>
        <w:rPr>
          <w:highlight w:val="white"/>
        </w:rPr>
      </w:pPr>
      <w:r w:rsidRPr="00903DBA">
        <w:rPr>
          <w:highlight w:val="white"/>
        </w:rPr>
        <w:lastRenderedPageBreak/>
        <w:t xml:space="preserve">        Symbol caseSymbol = new Symbol(switchType, caseValue);</w:t>
      </w:r>
    </w:p>
    <w:p w14:paraId="19B78B13" w14:textId="16C9BE61" w:rsidR="0011476B" w:rsidRPr="00903DBA" w:rsidRDefault="0011476B" w:rsidP="00BF23DE">
      <w:pPr>
        <w:rPr>
          <w:highlight w:val="white"/>
        </w:rPr>
      </w:pPr>
      <w:r w:rsidRPr="00903DBA">
        <w:rPr>
          <w:highlight w:val="white"/>
        </w:rPr>
        <w:t xml:space="preserve">We add code where we </w:t>
      </w:r>
      <w:r w:rsidR="00BF23DE" w:rsidRPr="00903DBA">
        <w:rPr>
          <w:highlight w:val="white"/>
        </w:rPr>
        <w:t>compare the case value with the switch value and jump to the matching middle code instruction if the values are equal.</w:t>
      </w:r>
    </w:p>
    <w:p w14:paraId="7CA7B85F" w14:textId="77777777" w:rsidR="002B7612" w:rsidRPr="00903DBA" w:rsidRDefault="00CD348D" w:rsidP="00CD348D">
      <w:pPr>
        <w:pStyle w:val="Code"/>
        <w:rPr>
          <w:highlight w:val="white"/>
        </w:rPr>
      </w:pPr>
      <w:r w:rsidRPr="00903DBA">
        <w:rPr>
          <w:highlight w:val="white"/>
        </w:rPr>
        <w:t xml:space="preserve">        AddMiddleCode(codeList, MiddleOperator.Case, caseTarget,</w:t>
      </w:r>
    </w:p>
    <w:p w14:paraId="7DD2300D" w14:textId="21D38E83" w:rsidR="00CD348D" w:rsidRPr="00903DBA" w:rsidRDefault="002B7612" w:rsidP="00CD348D">
      <w:pPr>
        <w:pStyle w:val="Code"/>
        <w:rPr>
          <w:highlight w:val="white"/>
        </w:rPr>
      </w:pPr>
      <w:r w:rsidRPr="00903DBA">
        <w:rPr>
          <w:highlight w:val="white"/>
        </w:rPr>
        <w:t xml:space="preserve">                     </w:t>
      </w:r>
      <w:r w:rsidR="00CD348D" w:rsidRPr="00903DBA">
        <w:rPr>
          <w:highlight w:val="white"/>
        </w:rPr>
        <w:t xml:space="preserve"> switchExpression.Symbol, caseSymbol);</w:t>
      </w:r>
    </w:p>
    <w:p w14:paraId="038A5B5C" w14:textId="6D97A3FA" w:rsidR="00CD348D" w:rsidRPr="00903DBA" w:rsidRDefault="00CD348D" w:rsidP="00CD348D">
      <w:pPr>
        <w:pStyle w:val="Code"/>
        <w:rPr>
          <w:highlight w:val="white"/>
        </w:rPr>
      </w:pPr>
      <w:r w:rsidRPr="00903DBA">
        <w:rPr>
          <w:highlight w:val="white"/>
        </w:rPr>
        <w:t xml:space="preserve">      }</w:t>
      </w:r>
    </w:p>
    <w:p w14:paraId="6D7AA9C0" w14:textId="20344D3F" w:rsidR="005C497C" w:rsidRPr="00903DBA" w:rsidRDefault="005C497C" w:rsidP="005C497C">
      <w:pPr>
        <w:rPr>
          <w:highlight w:val="white"/>
        </w:rPr>
      </w:pPr>
      <w:r w:rsidRPr="00903DBA">
        <w:rPr>
          <w:highlight w:val="white"/>
        </w:rPr>
        <w:t>After the case values, we add a case end instruction.</w:t>
      </w:r>
      <w:r w:rsidR="00C40BF0" w:rsidRPr="00903DBA">
        <w:rPr>
          <w:highlight w:val="white"/>
        </w:rPr>
        <w:t xml:space="preserve"> The reason for this is that the register </w:t>
      </w:r>
      <w:r w:rsidR="008B4BAE" w:rsidRPr="00903DBA">
        <w:rPr>
          <w:highlight w:val="white"/>
        </w:rPr>
        <w:t xml:space="preserve">used for the case comparison </w:t>
      </w:r>
      <w:r w:rsidR="00C40BF0" w:rsidRPr="00903DBA">
        <w:rPr>
          <w:highlight w:val="white"/>
        </w:rPr>
        <w:t>in the generated assembly code shall be unallocated.</w:t>
      </w:r>
    </w:p>
    <w:p w14:paraId="788CC119" w14:textId="77777777" w:rsidR="002B7612" w:rsidRPr="00903DBA" w:rsidRDefault="00CD348D" w:rsidP="00CD348D">
      <w:pPr>
        <w:pStyle w:val="Code"/>
        <w:rPr>
          <w:highlight w:val="white"/>
        </w:rPr>
      </w:pPr>
      <w:r w:rsidRPr="00903DBA">
        <w:rPr>
          <w:highlight w:val="white"/>
        </w:rPr>
        <w:t xml:space="preserve">      AddMiddleCode(codeList, MiddleOperator.CaseEnd,</w:t>
      </w:r>
    </w:p>
    <w:p w14:paraId="6DDF9CFB" w14:textId="2BC06D4E" w:rsidR="00CD348D" w:rsidRPr="00903DBA" w:rsidRDefault="002B7612" w:rsidP="00CD348D">
      <w:pPr>
        <w:pStyle w:val="Code"/>
        <w:rPr>
          <w:highlight w:val="white"/>
        </w:rPr>
      </w:pPr>
      <w:r w:rsidRPr="00903DBA">
        <w:rPr>
          <w:highlight w:val="white"/>
        </w:rPr>
        <w:t xml:space="preserve">                   </w:t>
      </w:r>
      <w:r w:rsidR="00CD348D" w:rsidRPr="00903DBA">
        <w:rPr>
          <w:highlight w:val="white"/>
        </w:rPr>
        <w:t xml:space="preserve"> switchExpression.Symbol);</w:t>
      </w:r>
    </w:p>
    <w:p w14:paraId="51B9750B" w14:textId="3C7CBDF4" w:rsidR="00BF6AD0" w:rsidRPr="00903DBA" w:rsidRDefault="00E75AFC" w:rsidP="00E75AFC">
      <w:pPr>
        <w:rPr>
          <w:highlight w:val="white"/>
        </w:rPr>
      </w:pPr>
      <w:r w:rsidRPr="00903DBA">
        <w:rPr>
          <w:highlight w:val="white"/>
        </w:rPr>
        <w:t>Similar to the if-</w:t>
      </w:r>
      <w:r w:rsidR="008338DE" w:rsidRPr="00903DBA">
        <w:rPr>
          <w:highlight w:val="white"/>
        </w:rPr>
        <w:t xml:space="preserve"> statement</w:t>
      </w:r>
      <w:r w:rsidRPr="00903DBA">
        <w:rPr>
          <w:highlight w:val="white"/>
        </w:rPr>
        <w:t>, the switch-</w:t>
      </w:r>
      <w:r w:rsidR="008338DE" w:rsidRPr="00903DBA">
        <w:rPr>
          <w:highlight w:val="white"/>
        </w:rPr>
        <w:t xml:space="preserve"> statement </w:t>
      </w:r>
      <w:r w:rsidRPr="00903DBA">
        <w:rPr>
          <w:highlight w:val="white"/>
        </w:rPr>
        <w:t xml:space="preserve">has a next set; that is, </w:t>
      </w:r>
      <w:r w:rsidR="00BE0F45" w:rsidRPr="00903DBA">
        <w:rPr>
          <w:highlight w:val="white"/>
        </w:rPr>
        <w:t>a set of middle code instruction that shall jump to the instruction following the switch</w:t>
      </w:r>
      <w:r w:rsidR="006F1E43" w:rsidRPr="00903DBA">
        <w:rPr>
          <w:highlight w:val="white"/>
        </w:rPr>
        <w:t xml:space="preserve"> </w:t>
      </w:r>
      <w:r w:rsidR="008338DE" w:rsidRPr="00903DBA">
        <w:rPr>
          <w:highlight w:val="white"/>
        </w:rPr>
        <w:t>statement</w:t>
      </w:r>
      <w:r w:rsidR="006F1E43" w:rsidRPr="00903DBA">
        <w:rPr>
          <w:highlight w:val="white"/>
        </w:rPr>
        <w:t>.</w:t>
      </w:r>
    </w:p>
    <w:p w14:paraId="39F281AE" w14:textId="4B644FEF" w:rsidR="00CD348D" w:rsidRPr="00903DBA" w:rsidRDefault="00CD348D" w:rsidP="00CD348D">
      <w:pPr>
        <w:pStyle w:val="Code"/>
        <w:rPr>
          <w:highlight w:val="white"/>
        </w:rPr>
      </w:pPr>
      <w:r w:rsidRPr="00903DBA">
        <w:rPr>
          <w:highlight w:val="white"/>
        </w:rPr>
        <w:t xml:space="preserve">      ISet&lt;MiddleCode&gt; nextSet = new HashSet&lt;MiddleCode&gt;();</w:t>
      </w:r>
    </w:p>
    <w:p w14:paraId="5EADD087" w14:textId="76C01E41" w:rsidR="00E76A17" w:rsidRPr="00903DBA" w:rsidRDefault="00E76A17" w:rsidP="00E76A17">
      <w:r w:rsidRPr="00903DBA">
        <w:t xml:space="preserve">If there is a default </w:t>
      </w:r>
      <w:r w:rsidR="008338DE" w:rsidRPr="00903DBA">
        <w:rPr>
          <w:highlight w:val="white"/>
        </w:rPr>
        <w:t>statement</w:t>
      </w:r>
      <w:r w:rsidRPr="00903DBA">
        <w:t xml:space="preserve">, we jump to it if the switch </w:t>
      </w:r>
      <w:r w:rsidR="008338DE" w:rsidRPr="00903DBA">
        <w:rPr>
          <w:highlight w:val="white"/>
        </w:rPr>
        <w:t xml:space="preserve">statement </w:t>
      </w:r>
      <w:r w:rsidRPr="00903DBA">
        <w:t xml:space="preserve">does not match any of the case </w:t>
      </w:r>
      <w:r w:rsidR="008338DE" w:rsidRPr="00903DBA">
        <w:rPr>
          <w:highlight w:val="white"/>
        </w:rPr>
        <w:t>statement</w:t>
      </w:r>
      <w:r w:rsidRPr="00903DBA">
        <w:t>.</w:t>
      </w:r>
      <w:r w:rsidR="00611FFC" w:rsidRPr="00903DBA">
        <w:t xml:space="preserve"> In that case, the next set </w:t>
      </w:r>
      <w:r w:rsidR="00D9377B" w:rsidRPr="00903DBA">
        <w:t>becomes</w:t>
      </w:r>
      <w:r w:rsidR="00611FFC" w:rsidRPr="00903DBA">
        <w:t xml:space="preserve"> em</w:t>
      </w:r>
      <w:r w:rsidR="00D9377B" w:rsidRPr="00903DBA">
        <w:t>pty.</w:t>
      </w:r>
    </w:p>
    <w:p w14:paraId="2765D511" w14:textId="77777777" w:rsidR="00CD348D" w:rsidRPr="00903DBA" w:rsidRDefault="00CD348D" w:rsidP="00CD348D">
      <w:pPr>
        <w:pStyle w:val="Code"/>
        <w:rPr>
          <w:highlight w:val="white"/>
        </w:rPr>
      </w:pPr>
      <w:r w:rsidRPr="00903DBA">
        <w:rPr>
          <w:highlight w:val="white"/>
        </w:rPr>
        <w:t xml:space="preserve">      MiddleCode defaultCode = DefaultStack.Pop();</w:t>
      </w:r>
    </w:p>
    <w:p w14:paraId="08ABB363" w14:textId="77777777" w:rsidR="00CD348D" w:rsidRPr="00903DBA" w:rsidRDefault="00CD348D" w:rsidP="00CD348D">
      <w:pPr>
        <w:pStyle w:val="Code"/>
        <w:rPr>
          <w:highlight w:val="white"/>
        </w:rPr>
      </w:pPr>
    </w:p>
    <w:p w14:paraId="3E0D9802" w14:textId="77777777" w:rsidR="00CD348D" w:rsidRPr="00903DBA" w:rsidRDefault="00CD348D" w:rsidP="00CD348D">
      <w:pPr>
        <w:pStyle w:val="Code"/>
        <w:rPr>
          <w:highlight w:val="white"/>
        </w:rPr>
      </w:pPr>
      <w:r w:rsidRPr="00903DBA">
        <w:rPr>
          <w:highlight w:val="white"/>
        </w:rPr>
        <w:t xml:space="preserve">      if (defaultCode != null) {</w:t>
      </w:r>
    </w:p>
    <w:p w14:paraId="2A8D63AA" w14:textId="77777777" w:rsidR="00CD348D" w:rsidRPr="00903DBA" w:rsidRDefault="00CD348D" w:rsidP="00CD348D">
      <w:pPr>
        <w:pStyle w:val="Code"/>
        <w:rPr>
          <w:highlight w:val="white"/>
        </w:rPr>
      </w:pPr>
      <w:r w:rsidRPr="00903DBA">
        <w:rPr>
          <w:highlight w:val="white"/>
        </w:rPr>
        <w:t xml:space="preserve">        AddMiddleCode(codeList, MiddleOperator.Goto, defaultCode);</w:t>
      </w:r>
    </w:p>
    <w:p w14:paraId="0D35298F" w14:textId="7DC3613E" w:rsidR="00CD348D" w:rsidRPr="00903DBA" w:rsidRDefault="00CD348D" w:rsidP="00CD348D">
      <w:pPr>
        <w:pStyle w:val="Code"/>
        <w:rPr>
          <w:highlight w:val="white"/>
        </w:rPr>
      </w:pPr>
      <w:r w:rsidRPr="00903DBA">
        <w:rPr>
          <w:highlight w:val="white"/>
        </w:rPr>
        <w:t xml:space="preserve">      }</w:t>
      </w:r>
    </w:p>
    <w:p w14:paraId="4B7689AC" w14:textId="2EAC290D" w:rsidR="00611FFC" w:rsidRPr="00903DBA" w:rsidRDefault="00611FFC" w:rsidP="00C649A0">
      <w:pPr>
        <w:rPr>
          <w:highlight w:val="white"/>
        </w:rPr>
      </w:pPr>
      <w:r w:rsidRPr="00903DBA">
        <w:rPr>
          <w:highlight w:val="white"/>
        </w:rPr>
        <w:t>If there is no</w:t>
      </w:r>
      <w:r w:rsidR="00C649A0" w:rsidRPr="00903DBA">
        <w:rPr>
          <w:highlight w:val="white"/>
        </w:rPr>
        <w:t xml:space="preserve"> default </w:t>
      </w:r>
      <w:r w:rsidR="00F305A1" w:rsidRPr="00903DBA">
        <w:rPr>
          <w:highlight w:val="white"/>
        </w:rPr>
        <w:t>statement</w:t>
      </w:r>
      <w:r w:rsidR="00C649A0" w:rsidRPr="00903DBA">
        <w:rPr>
          <w:highlight w:val="white"/>
        </w:rPr>
        <w:t xml:space="preserve">, </w:t>
      </w:r>
      <w:r w:rsidR="00AD6A24" w:rsidRPr="00903DBA">
        <w:rPr>
          <w:highlight w:val="white"/>
        </w:rPr>
        <w:t>we instead add a jump instruction to the next set.</w:t>
      </w:r>
    </w:p>
    <w:p w14:paraId="4B87FA49" w14:textId="77777777" w:rsidR="00CD348D" w:rsidRPr="00903DBA" w:rsidRDefault="00CD348D" w:rsidP="00CD348D">
      <w:pPr>
        <w:pStyle w:val="Code"/>
        <w:rPr>
          <w:highlight w:val="white"/>
        </w:rPr>
      </w:pPr>
      <w:r w:rsidRPr="00903DBA">
        <w:rPr>
          <w:highlight w:val="white"/>
        </w:rPr>
        <w:t xml:space="preserve">      else {</w:t>
      </w:r>
    </w:p>
    <w:p w14:paraId="34240F2B" w14:textId="71E0A6AC" w:rsidR="00CD348D" w:rsidRPr="00903DBA" w:rsidRDefault="00CD348D" w:rsidP="00CD348D">
      <w:pPr>
        <w:pStyle w:val="Code"/>
        <w:rPr>
          <w:highlight w:val="white"/>
        </w:rPr>
      </w:pPr>
      <w:r w:rsidRPr="00903DBA">
        <w:rPr>
          <w:highlight w:val="white"/>
        </w:rPr>
        <w:t xml:space="preserve">        nextSet.Add(</w:t>
      </w:r>
      <w:r w:rsidR="005E351B" w:rsidRPr="00903DBA">
        <w:rPr>
          <w:highlight w:val="white"/>
        </w:rPr>
        <w:t>AddMiddleCode(codeList, MiddleOperator.Goto)</w:t>
      </w:r>
      <w:r w:rsidRPr="00903DBA">
        <w:rPr>
          <w:highlight w:val="white"/>
        </w:rPr>
        <w:t xml:space="preserve">);      </w:t>
      </w:r>
    </w:p>
    <w:p w14:paraId="6666C2E1" w14:textId="77777777" w:rsidR="00CD348D" w:rsidRPr="00903DBA" w:rsidRDefault="00CD348D" w:rsidP="00CD348D">
      <w:pPr>
        <w:pStyle w:val="Code"/>
        <w:rPr>
          <w:highlight w:val="white"/>
        </w:rPr>
      </w:pPr>
      <w:r w:rsidRPr="00903DBA">
        <w:rPr>
          <w:highlight w:val="white"/>
        </w:rPr>
        <w:t xml:space="preserve">      }</w:t>
      </w:r>
    </w:p>
    <w:p w14:paraId="0F4F1EE9" w14:textId="2084709A" w:rsidR="00CD348D" w:rsidRPr="00903DBA" w:rsidRDefault="00AD6A24" w:rsidP="00F305A1">
      <w:pPr>
        <w:rPr>
          <w:highlight w:val="white"/>
        </w:rPr>
      </w:pPr>
      <w:r w:rsidRPr="00903DBA">
        <w:rPr>
          <w:highlight w:val="white"/>
        </w:rPr>
        <w:t>We finally add the code list of the</w:t>
      </w:r>
      <w:r w:rsidR="00F305A1" w:rsidRPr="00903DBA">
        <w:rPr>
          <w:highlight w:val="white"/>
        </w:rPr>
        <w:t xml:space="preserve"> </w:t>
      </w:r>
      <w:r w:rsidR="000F45F6" w:rsidRPr="00903DBA">
        <w:rPr>
          <w:highlight w:val="white"/>
        </w:rPr>
        <w:t>inner statement to the resulting code list.</w:t>
      </w:r>
    </w:p>
    <w:p w14:paraId="69619D12" w14:textId="13E08237" w:rsidR="00CD348D" w:rsidRPr="00903DBA" w:rsidRDefault="00CD348D" w:rsidP="00CD348D">
      <w:pPr>
        <w:pStyle w:val="Code"/>
        <w:rPr>
          <w:highlight w:val="white"/>
        </w:rPr>
      </w:pPr>
      <w:r w:rsidRPr="00903DBA">
        <w:rPr>
          <w:highlight w:val="white"/>
        </w:rPr>
        <w:t xml:space="preserve">      codeList.AddRange(</w:t>
      </w:r>
      <w:r w:rsidR="008338DE" w:rsidRPr="00903DBA">
        <w:rPr>
          <w:highlight w:val="white"/>
        </w:rPr>
        <w:t>innerStatement</w:t>
      </w:r>
      <w:r w:rsidRPr="00903DBA">
        <w:rPr>
          <w:highlight w:val="white"/>
        </w:rPr>
        <w:t>.CodeList);</w:t>
      </w:r>
    </w:p>
    <w:p w14:paraId="26F02949" w14:textId="695670E3" w:rsidR="000F45F6" w:rsidRPr="00903DBA" w:rsidRDefault="000F45F6" w:rsidP="000F45F6">
      <w:pPr>
        <w:rPr>
          <w:highlight w:val="white"/>
        </w:rPr>
      </w:pPr>
      <w:r w:rsidRPr="00903DBA">
        <w:rPr>
          <w:highlight w:val="white"/>
        </w:rPr>
        <w:t xml:space="preserve">The next set is the union of the </w:t>
      </w:r>
      <w:r w:rsidR="00AE68FC" w:rsidRPr="00903DBA">
        <w:rPr>
          <w:highlight w:val="white"/>
        </w:rPr>
        <w:t xml:space="preserve">next set of the inner statement and the break statements of the </w:t>
      </w:r>
      <w:r w:rsidR="00505CF0" w:rsidRPr="00903DBA">
        <w:rPr>
          <w:highlight w:val="white"/>
        </w:rPr>
        <w:t>switch statement.</w:t>
      </w:r>
    </w:p>
    <w:p w14:paraId="60D39FDE" w14:textId="64944C2B" w:rsidR="00CD348D" w:rsidRPr="00903DBA" w:rsidRDefault="00CD348D" w:rsidP="00CD348D">
      <w:pPr>
        <w:pStyle w:val="Code"/>
        <w:rPr>
          <w:highlight w:val="white"/>
        </w:rPr>
      </w:pPr>
      <w:r w:rsidRPr="00903DBA">
        <w:rPr>
          <w:highlight w:val="white"/>
        </w:rPr>
        <w:t xml:space="preserve">      nextSet.UnionWith(</w:t>
      </w:r>
      <w:r w:rsidR="008338DE" w:rsidRPr="00903DBA">
        <w:rPr>
          <w:highlight w:val="white"/>
        </w:rPr>
        <w:t>innerStatement</w:t>
      </w:r>
      <w:r w:rsidRPr="00903DBA">
        <w:rPr>
          <w:highlight w:val="white"/>
        </w:rPr>
        <w:t>.NextSet);</w:t>
      </w:r>
    </w:p>
    <w:p w14:paraId="31A8E9CE" w14:textId="77777777" w:rsidR="00CD348D" w:rsidRPr="00903DBA" w:rsidRDefault="00CD348D" w:rsidP="00CD348D">
      <w:pPr>
        <w:pStyle w:val="Code"/>
        <w:rPr>
          <w:highlight w:val="white"/>
        </w:rPr>
      </w:pPr>
      <w:r w:rsidRPr="00903DBA">
        <w:rPr>
          <w:highlight w:val="white"/>
        </w:rPr>
        <w:t xml:space="preserve">      nextSet.UnionWith(BreakSetStack.Pop());</w:t>
      </w:r>
    </w:p>
    <w:p w14:paraId="381E5BBA" w14:textId="77777777" w:rsidR="00CD348D" w:rsidRPr="00903DBA" w:rsidRDefault="00CD348D" w:rsidP="00CD348D">
      <w:pPr>
        <w:pStyle w:val="Code"/>
        <w:rPr>
          <w:highlight w:val="white"/>
        </w:rPr>
      </w:pPr>
      <w:r w:rsidRPr="00903DBA">
        <w:rPr>
          <w:highlight w:val="white"/>
        </w:rPr>
        <w:t xml:space="preserve">      return (new Statement(codeList, nextSet));</w:t>
      </w:r>
    </w:p>
    <w:p w14:paraId="7FB1CAE1" w14:textId="240E9DA9" w:rsidR="00CD348D" w:rsidRPr="00903DBA" w:rsidRDefault="00CD348D" w:rsidP="00CD348D">
      <w:pPr>
        <w:pStyle w:val="Code"/>
        <w:rPr>
          <w:highlight w:val="white"/>
        </w:rPr>
      </w:pPr>
      <w:r w:rsidRPr="00903DBA">
        <w:rPr>
          <w:highlight w:val="white"/>
        </w:rPr>
        <w:t xml:space="preserve">    }</w:t>
      </w:r>
    </w:p>
    <w:p w14:paraId="5FC314AA" w14:textId="0F30922D" w:rsidR="006445C4" w:rsidRPr="00903DBA" w:rsidRDefault="006445C4" w:rsidP="006445C4">
      <w:pPr>
        <w:pStyle w:val="Rubrik3"/>
        <w:rPr>
          <w:highlight w:val="white"/>
        </w:rPr>
      </w:pPr>
      <w:bookmarkStart w:id="145" w:name="_Toc57655999"/>
      <w:r w:rsidRPr="00903DBA">
        <w:rPr>
          <w:highlight w:val="white"/>
        </w:rPr>
        <w:t>The Case Statement</w:t>
      </w:r>
      <w:bookmarkEnd w:id="145"/>
    </w:p>
    <w:p w14:paraId="01B0E396" w14:textId="77777777" w:rsidR="006445C4" w:rsidRPr="00903DBA" w:rsidRDefault="006445C4" w:rsidP="006445C4">
      <w:pPr>
        <w:pStyle w:val="CodeHeader"/>
      </w:pPr>
      <w:r w:rsidRPr="00903DBA">
        <w:t>MainParser.gppg</w:t>
      </w:r>
    </w:p>
    <w:p w14:paraId="60B86B1B" w14:textId="77777777" w:rsidR="00F14066" w:rsidRPr="00903DBA" w:rsidRDefault="00F14066" w:rsidP="00F14066">
      <w:pPr>
        <w:pStyle w:val="Code"/>
        <w:rPr>
          <w:highlight w:val="white"/>
        </w:rPr>
      </w:pPr>
      <w:r w:rsidRPr="00903DBA">
        <w:rPr>
          <w:highlight w:val="white"/>
        </w:rPr>
        <w:t xml:space="preserve">  | CASE constant_integral_expression COLON closed_statement {</w:t>
      </w:r>
    </w:p>
    <w:p w14:paraId="1DF1CAF2" w14:textId="77777777" w:rsidR="00F14066" w:rsidRPr="00903DBA" w:rsidRDefault="00F14066" w:rsidP="00F14066">
      <w:pPr>
        <w:pStyle w:val="Code"/>
        <w:rPr>
          <w:highlight w:val="white"/>
        </w:rPr>
      </w:pPr>
      <w:r w:rsidRPr="00903DBA">
        <w:rPr>
          <w:highlight w:val="white"/>
        </w:rPr>
        <w:t xml:space="preserve">      $$ = MiddleCodeGenerator.CaseStatement($2, $4);</w:t>
      </w:r>
    </w:p>
    <w:p w14:paraId="60035B1D" w14:textId="77777777" w:rsidR="00F14066" w:rsidRPr="00903DBA" w:rsidRDefault="00F14066" w:rsidP="00F14066">
      <w:pPr>
        <w:pStyle w:val="Code"/>
        <w:rPr>
          <w:highlight w:val="white"/>
        </w:rPr>
      </w:pPr>
      <w:r w:rsidRPr="00903DBA">
        <w:rPr>
          <w:highlight w:val="white"/>
        </w:rPr>
        <w:t xml:space="preserve">    }</w:t>
      </w:r>
    </w:p>
    <w:p w14:paraId="53430F37" w14:textId="77777777" w:rsidR="00C51D92" w:rsidRPr="00903DBA" w:rsidRDefault="00C51D92" w:rsidP="00C51D92">
      <w:r w:rsidRPr="00903DBA">
        <w:t>The case statement must comply with the following demands:</w:t>
      </w:r>
    </w:p>
    <w:p w14:paraId="4EAB94DD" w14:textId="77777777" w:rsidR="00C51D92" w:rsidRPr="00903DBA" w:rsidRDefault="00C51D92" w:rsidP="00C51D92">
      <w:pPr>
        <w:pStyle w:val="Liststycke"/>
        <w:numPr>
          <w:ilvl w:val="0"/>
          <w:numId w:val="96"/>
        </w:numPr>
      </w:pPr>
      <w:r w:rsidRPr="00903DBA">
        <w:rPr>
          <w:rStyle w:val="CodeInText"/>
        </w:rPr>
        <w:t>Main.CaseMapStack</w:t>
      </w:r>
      <w:r w:rsidRPr="00903DBA">
        <w:t xml:space="preserve"> must not be empty. If it is empty, the case statements misses a surrounding switch statements.</w:t>
      </w:r>
    </w:p>
    <w:p w14:paraId="277AB1A3" w14:textId="77777777" w:rsidR="00C51D92" w:rsidRPr="00903DBA" w:rsidRDefault="00C51D92" w:rsidP="00C51D92">
      <w:pPr>
        <w:pStyle w:val="Liststycke"/>
        <w:numPr>
          <w:ilvl w:val="0"/>
          <w:numId w:val="96"/>
        </w:numPr>
      </w:pPr>
      <w:r w:rsidRPr="00903DBA">
        <w:t>The case expression must be integral and constant and thereby possible to evaluate by the compiler.</w:t>
      </w:r>
    </w:p>
    <w:p w14:paraId="62C1118C" w14:textId="16D48F6F" w:rsidR="00CD348D" w:rsidRPr="00903DBA" w:rsidRDefault="00C51D92" w:rsidP="00CD348D">
      <w:pPr>
        <w:pStyle w:val="Liststycke"/>
        <w:numPr>
          <w:ilvl w:val="0"/>
          <w:numId w:val="96"/>
        </w:numPr>
      </w:pPr>
      <w:r w:rsidRPr="00903DBA">
        <w:t xml:space="preserve">Since </w:t>
      </w:r>
      <w:r w:rsidRPr="00903DBA">
        <w:rPr>
          <w:rStyle w:val="CodeInText"/>
        </w:rPr>
        <w:t>Main.CaseMapStack</w:t>
      </w:r>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w:t>
      </w:r>
      <w:r w:rsidRPr="00903DBA">
        <w:lastRenderedPageBreak/>
        <w:t>switch statement, add the case value with the line number of the case statement, and check that there is no earlier cases expression with the same value (put returns the old value if the key is already present in the map, null if is not).</w:t>
      </w:r>
      <w:r w:rsidR="00D5442A" w:rsidRPr="00903DBA">
        <w:t xml:space="preserve"> Technically, it is possible to store null values in the map, in which case </w:t>
      </w:r>
      <w:r w:rsidR="00D5442A" w:rsidRPr="00903DBA">
        <w:rPr>
          <w:rStyle w:val="CodeInText"/>
        </w:rPr>
        <w:t>put</w:t>
      </w:r>
      <w:r w:rsidR="00D5442A" w:rsidRPr="00903DBA">
        <w:t xml:space="preserve"> would return null even when the key is present in the map. However, in this book, we never store null values in any map.</w:t>
      </w:r>
    </w:p>
    <w:p w14:paraId="56D656AD" w14:textId="7ECD7B12" w:rsidR="00F0575F" w:rsidRPr="00903DBA" w:rsidRDefault="00F0575F" w:rsidP="00F0575F">
      <w:r w:rsidRPr="00903DBA">
        <w:t xml:space="preserve">If the case map stack is empty, we have a case </w:t>
      </w:r>
      <w:r w:rsidR="0038637A" w:rsidRPr="00903DBA">
        <w:t xml:space="preserve">statement </w:t>
      </w:r>
      <w:r w:rsidRPr="00903DBA">
        <w:t>without a enclosing switch statement and an error is reported.</w:t>
      </w:r>
    </w:p>
    <w:p w14:paraId="28F1E835" w14:textId="77777777" w:rsidR="002E7956" w:rsidRPr="00903DBA" w:rsidRDefault="00CD348D" w:rsidP="00CD348D">
      <w:pPr>
        <w:pStyle w:val="Code"/>
        <w:rPr>
          <w:highlight w:val="white"/>
        </w:rPr>
      </w:pPr>
      <w:r w:rsidRPr="00903DBA">
        <w:rPr>
          <w:highlight w:val="white"/>
        </w:rPr>
        <w:t xml:space="preserve">    public static Statement CaseStatement(</w:t>
      </w:r>
      <w:r w:rsidR="002E7956" w:rsidRPr="00903DBA">
        <w:rPr>
          <w:highlight w:val="white"/>
        </w:rPr>
        <w:t>Expression</w:t>
      </w:r>
      <w:r w:rsidRPr="00903DBA">
        <w:rPr>
          <w:highlight w:val="white"/>
        </w:rPr>
        <w:t xml:space="preserve"> expression,</w:t>
      </w:r>
    </w:p>
    <w:p w14:paraId="23CB12C9" w14:textId="4EC969B2"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Statement statement) {</w:t>
      </w:r>
    </w:p>
    <w:p w14:paraId="409C6437" w14:textId="6154E7B4" w:rsidR="00CD348D" w:rsidRPr="00903DBA" w:rsidRDefault="00CD348D" w:rsidP="00CD348D">
      <w:pPr>
        <w:pStyle w:val="Code"/>
        <w:rPr>
          <w:highlight w:val="white"/>
        </w:rPr>
      </w:pPr>
      <w:r w:rsidRPr="00903DBA">
        <w:rPr>
          <w:highlight w:val="white"/>
        </w:rPr>
        <w:t xml:space="preserve">      Assert.Error(</w:t>
      </w:r>
      <w:r w:rsidR="007C0FFA" w:rsidRPr="00903DBA">
        <w:rPr>
          <w:highlight w:val="white"/>
        </w:rPr>
        <w:t>m_caseMapStack</w:t>
      </w:r>
      <w:r w:rsidRPr="00903DBA">
        <w:rPr>
          <w:highlight w:val="white"/>
        </w:rPr>
        <w:t>.Count &gt; 0, Message.Case_without_switch);</w:t>
      </w:r>
    </w:p>
    <w:p w14:paraId="4ABD587D" w14:textId="45E2473C" w:rsidR="00CD348D" w:rsidRPr="00903DBA" w:rsidRDefault="00CD348D" w:rsidP="00CD348D">
      <w:pPr>
        <w:pStyle w:val="Code"/>
        <w:rPr>
          <w:highlight w:val="white"/>
        </w:rPr>
      </w:pPr>
      <w:r w:rsidRPr="00903DBA">
        <w:rPr>
          <w:highlight w:val="white"/>
        </w:rPr>
        <w:t xml:space="preserve">      expression = TypeCast.LogicalToIntegral(expression);</w:t>
      </w:r>
    </w:p>
    <w:p w14:paraId="41ABE9CA" w14:textId="23DAFE42" w:rsidR="00640170" w:rsidRPr="00903DBA" w:rsidRDefault="00640170" w:rsidP="00FA2D6E">
      <w:pPr>
        <w:rPr>
          <w:highlight w:val="white"/>
        </w:rPr>
      </w:pPr>
      <w:r w:rsidRPr="00903DBA">
        <w:rPr>
          <w:highlight w:val="white"/>
        </w:rPr>
        <w:t xml:space="preserve">If the value of the symbol is null, we have a non-constant case </w:t>
      </w:r>
      <w:r w:rsidR="00810D37" w:rsidRPr="00903DBA">
        <w:rPr>
          <w:highlight w:val="white"/>
        </w:rPr>
        <w:t>value,</w:t>
      </w:r>
      <w:r w:rsidRPr="00903DBA">
        <w:rPr>
          <w:highlight w:val="white"/>
        </w:rPr>
        <w:t xml:space="preserve"> and an error is reported.</w:t>
      </w:r>
    </w:p>
    <w:p w14:paraId="3E9D67CA" w14:textId="433775B8" w:rsidR="002E7956" w:rsidRPr="00903DBA" w:rsidRDefault="00CD348D" w:rsidP="00CD348D">
      <w:pPr>
        <w:pStyle w:val="Code"/>
        <w:rPr>
          <w:highlight w:val="white"/>
        </w:rPr>
      </w:pPr>
      <w:r w:rsidRPr="00903DBA">
        <w:rPr>
          <w:highlight w:val="white"/>
        </w:rPr>
        <w:t xml:space="preserve">      Assert.Error(expression.Symbol.Value != null, expression.Symbol.Name,</w:t>
      </w:r>
    </w:p>
    <w:p w14:paraId="5CF88A53" w14:textId="31E4D9B8"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Message.Non__constant_case_value);</w:t>
      </w:r>
    </w:p>
    <w:p w14:paraId="45DF86F7" w14:textId="7016B9CA" w:rsidR="00CD348D" w:rsidRPr="00903DBA" w:rsidRDefault="00CD348D" w:rsidP="00CD348D">
      <w:pPr>
        <w:pStyle w:val="Code"/>
        <w:rPr>
          <w:highlight w:val="white"/>
        </w:rPr>
      </w:pPr>
      <w:r w:rsidRPr="00903DBA">
        <w:rPr>
          <w:highlight w:val="white"/>
        </w:rPr>
        <w:t xml:space="preserve">      BigInteger caseValue = (BigInteger) expression.Symbol.Value;</w:t>
      </w:r>
    </w:p>
    <w:p w14:paraId="2BFCA2B2" w14:textId="226D72A8" w:rsidR="006C29C6" w:rsidRPr="00903DBA" w:rsidRDefault="006C29C6" w:rsidP="006C29C6">
      <w:pPr>
        <w:rPr>
          <w:highlight w:val="white"/>
        </w:rPr>
      </w:pPr>
      <w:r w:rsidRPr="00903DBA">
        <w:rPr>
          <w:highlight w:val="white"/>
        </w:rPr>
        <w:t xml:space="preserve">We </w:t>
      </w:r>
      <w:r w:rsidR="002B152F" w:rsidRPr="00903DBA">
        <w:rPr>
          <w:highlight w:val="white"/>
        </w:rPr>
        <w:t>extract</w:t>
      </w:r>
      <w:r w:rsidRPr="00903DBA">
        <w:rPr>
          <w:highlight w:val="white"/>
        </w:rPr>
        <w:t xml:space="preserve"> the current case map from the top of the case map stack</w:t>
      </w:r>
      <w:r w:rsidR="001939FF" w:rsidRPr="00903DBA">
        <w:rPr>
          <w:highlight w:val="white"/>
        </w:rPr>
        <w:t xml:space="preserve"> and adds the current case value to the map.</w:t>
      </w:r>
    </w:p>
    <w:p w14:paraId="2B499264" w14:textId="518665CF" w:rsidR="00CD348D" w:rsidRPr="00903DBA" w:rsidRDefault="00CD348D" w:rsidP="00CD348D">
      <w:pPr>
        <w:pStyle w:val="Code"/>
        <w:rPr>
          <w:highlight w:val="white"/>
        </w:rPr>
      </w:pPr>
      <w:r w:rsidRPr="00903DBA">
        <w:rPr>
          <w:highlight w:val="white"/>
        </w:rPr>
        <w:t xml:space="preserve">      IDictionary&lt;BigInteger, MiddleCode&gt; caseMap = </w:t>
      </w:r>
      <w:r w:rsidR="007C0FFA" w:rsidRPr="00903DBA">
        <w:rPr>
          <w:highlight w:val="white"/>
        </w:rPr>
        <w:t>m_caseMapStack</w:t>
      </w:r>
      <w:r w:rsidRPr="00903DBA">
        <w:rPr>
          <w:highlight w:val="white"/>
        </w:rPr>
        <w:t>.Peek();</w:t>
      </w:r>
    </w:p>
    <w:p w14:paraId="37E21014" w14:textId="77777777" w:rsidR="00EF1E13" w:rsidRPr="00903DBA" w:rsidRDefault="00EF1E13" w:rsidP="00EF1E13">
      <w:pPr>
        <w:rPr>
          <w:highlight w:val="white"/>
        </w:rPr>
      </w:pPr>
      <w:r w:rsidRPr="00903DBA">
        <w:rPr>
          <w:highlight w:val="white"/>
        </w:rPr>
        <w:t>I the map already contains the value we have two case values with the same value and an error is reported.</w:t>
      </w:r>
    </w:p>
    <w:p w14:paraId="7D5D8F4D" w14:textId="60D0733F" w:rsidR="002E7956" w:rsidRPr="00903DBA" w:rsidRDefault="00CD348D" w:rsidP="00CD348D">
      <w:pPr>
        <w:pStyle w:val="Code"/>
        <w:rPr>
          <w:highlight w:val="white"/>
        </w:rPr>
      </w:pPr>
      <w:r w:rsidRPr="00903DBA">
        <w:rPr>
          <w:highlight w:val="white"/>
        </w:rPr>
        <w:t xml:space="preserve">      Assert.Error(!caseMap.ContainsKey(caseValue), caseValue,</w:t>
      </w:r>
    </w:p>
    <w:p w14:paraId="4081C5F1" w14:textId="504B589F"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Message.Repeated_case_value);</w:t>
      </w:r>
    </w:p>
    <w:p w14:paraId="7593AA05" w14:textId="54F5BF11" w:rsidR="0097418F" w:rsidRPr="00903DBA" w:rsidRDefault="0097418F" w:rsidP="00B50A48">
      <w:pPr>
        <w:rPr>
          <w:highlight w:val="white"/>
        </w:rPr>
      </w:pPr>
      <w:r w:rsidRPr="00903DBA">
        <w:rPr>
          <w:highlight w:val="white"/>
        </w:rPr>
        <w:t xml:space="preserve">Finally, we add the case value and the first </w:t>
      </w:r>
      <w:r w:rsidR="00B50A48" w:rsidRPr="00903DBA">
        <w:rPr>
          <w:highlight w:val="white"/>
        </w:rPr>
        <w:t>instruction of the statement’s code</w:t>
      </w:r>
    </w:p>
    <w:p w14:paraId="4D93908E" w14:textId="77777777" w:rsidR="00CD348D" w:rsidRPr="00903DBA" w:rsidRDefault="00CD348D" w:rsidP="00CD348D">
      <w:pPr>
        <w:pStyle w:val="Code"/>
        <w:rPr>
          <w:highlight w:val="white"/>
        </w:rPr>
      </w:pPr>
      <w:r w:rsidRPr="00903DBA">
        <w:rPr>
          <w:highlight w:val="white"/>
        </w:rPr>
        <w:t xml:space="preserve">      caseMap.Add(caseValue, GetFirst(statement.CodeList));</w:t>
      </w:r>
    </w:p>
    <w:p w14:paraId="311D87E8" w14:textId="77777777" w:rsidR="00CD348D" w:rsidRPr="00903DBA" w:rsidRDefault="00CD348D" w:rsidP="00CD348D">
      <w:pPr>
        <w:pStyle w:val="Code"/>
        <w:rPr>
          <w:highlight w:val="white"/>
        </w:rPr>
      </w:pPr>
      <w:r w:rsidRPr="00903DBA">
        <w:rPr>
          <w:highlight w:val="white"/>
        </w:rPr>
        <w:t xml:space="preserve">      return statement;</w:t>
      </w:r>
    </w:p>
    <w:p w14:paraId="54F38D79" w14:textId="77777777" w:rsidR="00CD348D" w:rsidRPr="00903DBA" w:rsidRDefault="00CD348D" w:rsidP="00CD348D">
      <w:pPr>
        <w:pStyle w:val="Code"/>
        <w:rPr>
          <w:highlight w:val="white"/>
        </w:rPr>
      </w:pPr>
      <w:r w:rsidRPr="00903DBA">
        <w:rPr>
          <w:highlight w:val="white"/>
        </w:rPr>
        <w:t xml:space="preserve">    }</w:t>
      </w:r>
    </w:p>
    <w:p w14:paraId="1E872BA8" w14:textId="1B283D01" w:rsidR="00CD348D" w:rsidRPr="00903DBA" w:rsidRDefault="00812B00" w:rsidP="00812B00">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w:t>
      </w:r>
      <w:r w:rsidR="00981FAC" w:rsidRPr="00903DBA">
        <w:rPr>
          <w:highlight w:val="white"/>
        </w:rPr>
        <w:t xml:space="preserve"> This is done for the backpatching to always have an instruction to set as the target.</w:t>
      </w:r>
    </w:p>
    <w:p w14:paraId="42A2978F" w14:textId="77777777" w:rsidR="00CD348D" w:rsidRPr="00903DBA" w:rsidRDefault="00CD348D" w:rsidP="00CD348D">
      <w:pPr>
        <w:pStyle w:val="Code"/>
        <w:rPr>
          <w:highlight w:val="white"/>
        </w:rPr>
      </w:pPr>
      <w:r w:rsidRPr="00903DBA">
        <w:rPr>
          <w:highlight w:val="white"/>
        </w:rPr>
        <w:t xml:space="preserve">    private static MiddleCode GetFirst(List&lt;MiddleCode&gt; list) {</w:t>
      </w:r>
    </w:p>
    <w:p w14:paraId="729D2662" w14:textId="77777777" w:rsidR="00CD348D" w:rsidRPr="00903DBA" w:rsidRDefault="00CD348D" w:rsidP="00CD348D">
      <w:pPr>
        <w:pStyle w:val="Code"/>
        <w:rPr>
          <w:highlight w:val="white"/>
        </w:rPr>
      </w:pPr>
      <w:r w:rsidRPr="00903DBA">
        <w:rPr>
          <w:highlight w:val="white"/>
        </w:rPr>
        <w:t xml:space="preserve">      if (list.Count == 0) {</w:t>
      </w:r>
    </w:p>
    <w:p w14:paraId="11D66ADA" w14:textId="77777777" w:rsidR="00CD348D" w:rsidRPr="00903DBA" w:rsidRDefault="00CD348D" w:rsidP="00CD348D">
      <w:pPr>
        <w:pStyle w:val="Code"/>
        <w:rPr>
          <w:highlight w:val="white"/>
        </w:rPr>
      </w:pPr>
      <w:r w:rsidRPr="00903DBA">
        <w:rPr>
          <w:highlight w:val="white"/>
        </w:rPr>
        <w:t xml:space="preserve">        AddMiddleCode(list, MiddleOperator.Empty);</w:t>
      </w:r>
    </w:p>
    <w:p w14:paraId="69CDDA60" w14:textId="77777777" w:rsidR="00CD348D" w:rsidRPr="00903DBA" w:rsidRDefault="00CD348D" w:rsidP="00CD348D">
      <w:pPr>
        <w:pStyle w:val="Code"/>
        <w:rPr>
          <w:highlight w:val="white"/>
        </w:rPr>
      </w:pPr>
      <w:r w:rsidRPr="00903DBA">
        <w:rPr>
          <w:highlight w:val="white"/>
        </w:rPr>
        <w:t xml:space="preserve">      }</w:t>
      </w:r>
    </w:p>
    <w:p w14:paraId="193F8306" w14:textId="77777777" w:rsidR="00CD348D" w:rsidRPr="00903DBA" w:rsidRDefault="00CD348D" w:rsidP="00CD348D">
      <w:pPr>
        <w:pStyle w:val="Code"/>
        <w:rPr>
          <w:highlight w:val="white"/>
        </w:rPr>
      </w:pPr>
      <w:r w:rsidRPr="00903DBA">
        <w:rPr>
          <w:highlight w:val="white"/>
        </w:rPr>
        <w:t xml:space="preserve">    </w:t>
      </w:r>
    </w:p>
    <w:p w14:paraId="3492311B" w14:textId="77777777" w:rsidR="00CD348D" w:rsidRPr="00903DBA" w:rsidRDefault="00CD348D" w:rsidP="00CD348D">
      <w:pPr>
        <w:pStyle w:val="Code"/>
        <w:rPr>
          <w:highlight w:val="white"/>
        </w:rPr>
      </w:pPr>
      <w:r w:rsidRPr="00903DBA">
        <w:rPr>
          <w:highlight w:val="white"/>
        </w:rPr>
        <w:t xml:space="preserve">      return list[0];</w:t>
      </w:r>
    </w:p>
    <w:p w14:paraId="6772ADED" w14:textId="2052E780" w:rsidR="00CD348D" w:rsidRPr="00903DBA" w:rsidRDefault="00CD348D" w:rsidP="00CD348D">
      <w:pPr>
        <w:pStyle w:val="Code"/>
        <w:rPr>
          <w:highlight w:val="white"/>
        </w:rPr>
      </w:pPr>
      <w:r w:rsidRPr="00903DBA">
        <w:rPr>
          <w:highlight w:val="white"/>
        </w:rPr>
        <w:t xml:space="preserve">    }</w:t>
      </w:r>
    </w:p>
    <w:p w14:paraId="079611F8" w14:textId="77777777" w:rsidR="0097551C" w:rsidRPr="00903DBA" w:rsidRDefault="0097551C" w:rsidP="0097551C">
      <w:pPr>
        <w:pStyle w:val="Rubrik3"/>
        <w:numPr>
          <w:ilvl w:val="2"/>
          <w:numId w:val="120"/>
        </w:numPr>
      </w:pPr>
      <w:bookmarkStart w:id="146" w:name="_Toc57656000"/>
      <w:r w:rsidRPr="00903DBA">
        <w:t>The Default Statement</w:t>
      </w:r>
      <w:bookmarkEnd w:id="146"/>
    </w:p>
    <w:p w14:paraId="233BFF8F" w14:textId="77777777" w:rsidR="0097551C" w:rsidRPr="00903DBA" w:rsidRDefault="0097551C" w:rsidP="0097551C">
      <w:r w:rsidRPr="00903DBA">
        <w:t>The default statement have to comply with the following demands:</w:t>
      </w:r>
    </w:p>
    <w:p w14:paraId="4FC7C7B9" w14:textId="77777777" w:rsidR="0097551C" w:rsidRPr="00903DBA" w:rsidRDefault="0097551C" w:rsidP="0097551C">
      <w:pPr>
        <w:pStyle w:val="Liststycke"/>
        <w:numPr>
          <w:ilvl w:val="0"/>
          <w:numId w:val="146"/>
        </w:numPr>
        <w:spacing w:line="256" w:lineRule="auto"/>
      </w:pPr>
      <w:r w:rsidRPr="00903DBA">
        <w:rPr>
          <w:rStyle w:val="CodeInText"/>
        </w:rPr>
        <w:t xml:space="preserve">Main.m_defaultStack </w:t>
      </w:r>
      <w:r w:rsidRPr="00903DBA">
        <w:t>must not be empty. If it is empty, the default statements misses a surrounding switch statements.</w:t>
      </w:r>
    </w:p>
    <w:p w14:paraId="3E45D594" w14:textId="77777777" w:rsidR="0097551C" w:rsidRPr="00903DBA" w:rsidRDefault="0097551C" w:rsidP="0097551C">
      <w:pPr>
        <w:pStyle w:val="Liststycke"/>
        <w:numPr>
          <w:ilvl w:val="0"/>
          <w:numId w:val="146"/>
        </w:numPr>
        <w:spacing w:line="256" w:lineRule="auto"/>
      </w:pPr>
      <w:r w:rsidRPr="00903DBA">
        <w:t xml:space="preserve">Since </w:t>
      </w:r>
      <w:r w:rsidRPr="00903DBA">
        <w:rPr>
          <w:rStyle w:val="CodeInText"/>
        </w:rPr>
        <w:t xml:space="preserve">Main.m_defaultStack </w:t>
      </w:r>
      <w:r w:rsidRPr="00903DBA">
        <w:t xml:space="preserve">is not empty, there is at least one surrounding switch statement. We call </w:t>
      </w:r>
      <w:r w:rsidRPr="00903DBA">
        <w:rPr>
          <w:rStyle w:val="CodeInText"/>
        </w:rPr>
        <w:t>pop</w:t>
      </w:r>
      <w:r w:rsidRPr="00903DBA">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903DBA" w:rsidRDefault="0097551C" w:rsidP="0097551C">
      <w:pPr>
        <w:pStyle w:val="CodeHeader"/>
      </w:pPr>
      <w:r w:rsidRPr="00903DBA">
        <w:lastRenderedPageBreak/>
        <w:t>MainParser.gppg</w:t>
      </w:r>
    </w:p>
    <w:p w14:paraId="097E02A8" w14:textId="77777777" w:rsidR="0097551C" w:rsidRPr="00903DBA" w:rsidRDefault="0097551C" w:rsidP="0097551C">
      <w:pPr>
        <w:pStyle w:val="Code"/>
        <w:rPr>
          <w:highlight w:val="white"/>
        </w:rPr>
      </w:pPr>
      <w:r w:rsidRPr="00903DBA">
        <w:rPr>
          <w:highlight w:val="white"/>
        </w:rPr>
        <w:t xml:space="preserve">  | DEFAULT COLON closed_statement {</w:t>
      </w:r>
    </w:p>
    <w:p w14:paraId="42388AEC" w14:textId="77777777" w:rsidR="0097551C" w:rsidRPr="00903DBA" w:rsidRDefault="0097551C" w:rsidP="0097551C">
      <w:pPr>
        <w:pStyle w:val="Code"/>
        <w:rPr>
          <w:highlight w:val="white"/>
        </w:rPr>
      </w:pPr>
      <w:r w:rsidRPr="00903DBA">
        <w:rPr>
          <w:highlight w:val="white"/>
        </w:rPr>
        <w:t xml:space="preserve">      $$ = MiddleCodeGenerator.DefaultStatement($3);</w:t>
      </w:r>
    </w:p>
    <w:p w14:paraId="2787DD89" w14:textId="2129CE2C" w:rsidR="0097551C" w:rsidRPr="00903DBA" w:rsidRDefault="0097551C" w:rsidP="00CD348D">
      <w:pPr>
        <w:pStyle w:val="Code"/>
        <w:rPr>
          <w:highlight w:val="white"/>
        </w:rPr>
      </w:pPr>
      <w:r w:rsidRPr="00903DBA">
        <w:rPr>
          <w:highlight w:val="white"/>
        </w:rPr>
        <w:t xml:space="preserve">    }</w:t>
      </w:r>
    </w:p>
    <w:p w14:paraId="34B2F980" w14:textId="447B8F97" w:rsidR="00611FFC" w:rsidRPr="00903DBA" w:rsidRDefault="00414F6D" w:rsidP="00611FFC">
      <w:r w:rsidRPr="00903DBA">
        <w:t xml:space="preserve">Technically, </w:t>
      </w:r>
      <w:r w:rsidR="00611FFC" w:rsidRPr="00903DBA">
        <w:t xml:space="preserve">the default statement does not have to be placed after the </w:t>
      </w:r>
      <w:r w:rsidRPr="00903DBA">
        <w:t xml:space="preserve">last </w:t>
      </w:r>
      <w:r w:rsidR="00611FFC" w:rsidRPr="00903DBA">
        <w:t>case statements</w:t>
      </w:r>
      <w:r w:rsidR="003717E1" w:rsidRPr="00903DBA">
        <w:t>. However, we cannot have more than one default statement in a switch statement.</w:t>
      </w:r>
    </w:p>
    <w:p w14:paraId="214D501A" w14:textId="408C6F6B" w:rsidR="00CD348D" w:rsidRPr="00903DBA" w:rsidRDefault="00CD348D" w:rsidP="00CD348D">
      <w:pPr>
        <w:pStyle w:val="Code"/>
        <w:rPr>
          <w:highlight w:val="white"/>
        </w:rPr>
      </w:pPr>
      <w:r w:rsidRPr="00903DBA">
        <w:rPr>
          <w:highlight w:val="white"/>
        </w:rPr>
        <w:t xml:space="preserve">    public static Statement DefaultStatement(Statement statement) {</w:t>
      </w:r>
    </w:p>
    <w:p w14:paraId="669B3722" w14:textId="72EF1C9B" w:rsidR="005F0F47" w:rsidRPr="00903DBA" w:rsidRDefault="005F0F47" w:rsidP="005F0F47">
      <w:pPr>
        <w:rPr>
          <w:highlight w:val="white"/>
        </w:rPr>
      </w:pPr>
      <w:r w:rsidRPr="00903DBA">
        <w:rPr>
          <w:highlight w:val="white"/>
        </w:rPr>
        <w:t>If the default stack is empty, we have a default statement without an e</w:t>
      </w:r>
      <w:r w:rsidR="005277FD" w:rsidRPr="00903DBA">
        <w:rPr>
          <w:highlight w:val="white"/>
        </w:rPr>
        <w:t>n</w:t>
      </w:r>
      <w:r w:rsidRPr="00903DBA">
        <w:rPr>
          <w:highlight w:val="white"/>
        </w:rPr>
        <w:t>closing switch statement and an error is reported.</w:t>
      </w:r>
    </w:p>
    <w:p w14:paraId="2E06AC12" w14:textId="3650B29B" w:rsidR="00CD348D" w:rsidRPr="00903DBA" w:rsidRDefault="00CD348D" w:rsidP="00CD348D">
      <w:pPr>
        <w:pStyle w:val="Code"/>
        <w:rPr>
          <w:highlight w:val="white"/>
        </w:rPr>
      </w:pPr>
      <w:r w:rsidRPr="00903DBA">
        <w:rPr>
          <w:highlight w:val="white"/>
        </w:rPr>
        <w:t xml:space="preserve">      Assert.Error(DefaultStack.Count &gt; 0, Message.Default_without_switch);</w:t>
      </w:r>
    </w:p>
    <w:p w14:paraId="50E0AEC9" w14:textId="5642498A" w:rsidR="00010A99" w:rsidRPr="00903DBA" w:rsidRDefault="00010A99" w:rsidP="00010A99">
      <w:pPr>
        <w:rPr>
          <w:highlight w:val="white"/>
        </w:rPr>
      </w:pPr>
      <w:r w:rsidRPr="00903DBA">
        <w:rPr>
          <w:highlight w:val="white"/>
        </w:rPr>
        <w:t>If the value on the top of the stack is not null, we have a switch statement with two default statement and an error is reported.</w:t>
      </w:r>
    </w:p>
    <w:p w14:paraId="5103F1F9" w14:textId="16DAE300" w:rsidR="00CD348D" w:rsidRPr="00903DBA" w:rsidRDefault="00CD348D" w:rsidP="00CD348D">
      <w:pPr>
        <w:pStyle w:val="Code"/>
        <w:rPr>
          <w:highlight w:val="white"/>
        </w:rPr>
      </w:pPr>
      <w:r w:rsidRPr="00903DBA">
        <w:rPr>
          <w:highlight w:val="white"/>
        </w:rPr>
        <w:t xml:space="preserve">      Assert.Error(DefaultStack.Pop() == null, Message.Repeted_default);</w:t>
      </w:r>
    </w:p>
    <w:p w14:paraId="66432514" w14:textId="26553CA5" w:rsidR="00CF734D" w:rsidRPr="00903DBA" w:rsidRDefault="00CF734D" w:rsidP="00CF734D">
      <w:pPr>
        <w:rPr>
          <w:highlight w:val="white"/>
        </w:rPr>
      </w:pPr>
      <w:r w:rsidRPr="00903DBA">
        <w:rPr>
          <w:highlight w:val="white"/>
        </w:rPr>
        <w:t xml:space="preserve">Finally, we </w:t>
      </w:r>
      <w:r w:rsidR="009E1225" w:rsidRPr="00903DBA">
        <w:rPr>
          <w:highlight w:val="white"/>
        </w:rPr>
        <w:t>add</w:t>
      </w:r>
      <w:r w:rsidR="00E336D3" w:rsidRPr="00903DBA">
        <w:rPr>
          <w:highlight w:val="white"/>
        </w:rPr>
        <w:t xml:space="preserve"> the default middle code instruction at the </w:t>
      </w:r>
      <w:r w:rsidR="009E1225" w:rsidRPr="00903DBA">
        <w:rPr>
          <w:highlight w:val="white"/>
        </w:rPr>
        <w:t xml:space="preserve">top of the </w:t>
      </w:r>
      <w:r w:rsidR="00E336D3" w:rsidRPr="00903DBA">
        <w:rPr>
          <w:highlight w:val="white"/>
        </w:rPr>
        <w:t>stack.</w:t>
      </w:r>
    </w:p>
    <w:p w14:paraId="1F66C995" w14:textId="77777777" w:rsidR="00CD348D" w:rsidRPr="00903DBA" w:rsidRDefault="00CD348D" w:rsidP="00CD348D">
      <w:pPr>
        <w:pStyle w:val="Code"/>
        <w:rPr>
          <w:highlight w:val="white"/>
        </w:rPr>
      </w:pPr>
      <w:r w:rsidRPr="00903DBA">
        <w:rPr>
          <w:highlight w:val="white"/>
        </w:rPr>
        <w:t xml:space="preserve">      DefaultStack.Push(GetFirst(statement.CodeList));</w:t>
      </w:r>
    </w:p>
    <w:p w14:paraId="455010BA" w14:textId="77777777" w:rsidR="00CD348D" w:rsidRPr="00903DBA" w:rsidRDefault="00CD348D" w:rsidP="00CD348D">
      <w:pPr>
        <w:pStyle w:val="Code"/>
        <w:rPr>
          <w:highlight w:val="white"/>
        </w:rPr>
      </w:pPr>
      <w:r w:rsidRPr="00903DBA">
        <w:rPr>
          <w:highlight w:val="white"/>
        </w:rPr>
        <w:t xml:space="preserve">      return statement;</w:t>
      </w:r>
    </w:p>
    <w:p w14:paraId="4CC3D808" w14:textId="50AC9327" w:rsidR="0097551C" w:rsidRPr="00903DBA" w:rsidRDefault="00CD348D" w:rsidP="0097551C">
      <w:pPr>
        <w:pStyle w:val="Code"/>
        <w:rPr>
          <w:highlight w:val="white"/>
        </w:rPr>
      </w:pPr>
      <w:r w:rsidRPr="00903DBA">
        <w:rPr>
          <w:highlight w:val="white"/>
        </w:rPr>
        <w:t xml:space="preserve">    }</w:t>
      </w:r>
    </w:p>
    <w:p w14:paraId="3694DC85" w14:textId="0DE5A9F4" w:rsidR="000D017D" w:rsidRPr="00903DBA" w:rsidRDefault="000D017D" w:rsidP="000D017D">
      <w:pPr>
        <w:pStyle w:val="Rubrik3"/>
        <w:numPr>
          <w:ilvl w:val="2"/>
          <w:numId w:val="120"/>
        </w:numPr>
      </w:pPr>
      <w:bookmarkStart w:id="147" w:name="_Toc57656001"/>
      <w:r w:rsidRPr="00903DBA">
        <w:t>The While Statement</w:t>
      </w:r>
      <w:bookmarkEnd w:id="147"/>
    </w:p>
    <w:p w14:paraId="0983C288" w14:textId="77777777" w:rsidR="00F3516E" w:rsidRPr="00903DBA" w:rsidRDefault="00F3516E" w:rsidP="00F3516E">
      <w:r w:rsidRPr="00903DBA">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903DBA" w:rsidRDefault="00F3516E" w:rsidP="00F3516E">
      <w:r w:rsidRPr="00903DBA">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03DBA">
        <w:rPr>
          <w:rStyle w:val="CodeInText"/>
        </w:rPr>
        <w:t>jump_marker</w:t>
      </w:r>
      <w:r w:rsidRPr="00903DBA">
        <w:t xml:space="preserve"> rule adds a jump statement at the end of the statement surrounded by the while statement, which is backpatched to the beginning of the while expression, similar to the continue set.</w:t>
      </w:r>
    </w:p>
    <w:p w14:paraId="35993B60" w14:textId="5A78DDE5" w:rsidR="00697FEF" w:rsidRPr="00903DBA" w:rsidRDefault="00AA5558" w:rsidP="00AA5558">
      <w:pPr>
        <w:pStyle w:val="CodeHeader"/>
      </w:pPr>
      <w:r w:rsidRPr="00903DBA">
        <w:t>MainParser.gppg</w:t>
      </w:r>
    </w:p>
    <w:p w14:paraId="6B8EDEA2" w14:textId="77777777" w:rsidR="005935AB" w:rsidRPr="00903DBA" w:rsidRDefault="005935AB" w:rsidP="005935AB">
      <w:pPr>
        <w:pStyle w:val="Code"/>
        <w:rPr>
          <w:highlight w:val="white"/>
        </w:rPr>
      </w:pPr>
      <w:r w:rsidRPr="00903DBA">
        <w:rPr>
          <w:highlight w:val="white"/>
        </w:rPr>
        <w:t>loop_header:</w:t>
      </w:r>
    </w:p>
    <w:p w14:paraId="62FFD048" w14:textId="77777777" w:rsidR="005935AB" w:rsidRPr="00903DBA" w:rsidRDefault="005935AB" w:rsidP="005935AB">
      <w:pPr>
        <w:pStyle w:val="Code"/>
        <w:rPr>
          <w:highlight w:val="white"/>
        </w:rPr>
      </w:pPr>
      <w:r w:rsidRPr="00903DBA">
        <w:rPr>
          <w:highlight w:val="white"/>
        </w:rPr>
        <w:t xml:space="preserve">    /* Empty. */ { MiddleCodeGenerator.LoopHeader(); };</w:t>
      </w:r>
    </w:p>
    <w:p w14:paraId="0AE6357F" w14:textId="77777777" w:rsidR="005935AB" w:rsidRPr="00903DBA" w:rsidRDefault="005935AB" w:rsidP="005935AB">
      <w:pPr>
        <w:pStyle w:val="Code"/>
        <w:rPr>
          <w:highlight w:val="white"/>
        </w:rPr>
      </w:pPr>
    </w:p>
    <w:p w14:paraId="4261ADBD" w14:textId="71EE7F95" w:rsidR="00BC7714" w:rsidRPr="00903DBA" w:rsidRDefault="00BC7714" w:rsidP="008576CD">
      <w:pPr>
        <w:pStyle w:val="Code"/>
        <w:rPr>
          <w:highlight w:val="white"/>
        </w:rPr>
      </w:pPr>
      <w:r w:rsidRPr="00903DBA">
        <w:rPr>
          <w:highlight w:val="white"/>
        </w:rPr>
        <w:t>opened_statement:</w:t>
      </w:r>
    </w:p>
    <w:p w14:paraId="65A15C35" w14:textId="26934988" w:rsidR="00BC7714" w:rsidRPr="00903DBA" w:rsidRDefault="00BC7714" w:rsidP="008576CD">
      <w:pPr>
        <w:pStyle w:val="Code"/>
        <w:rPr>
          <w:highlight w:val="white"/>
        </w:rPr>
      </w:pPr>
      <w:r w:rsidRPr="00903DBA">
        <w:rPr>
          <w:highlight w:val="white"/>
        </w:rPr>
        <w:t xml:space="preserve">    // ...</w:t>
      </w:r>
    </w:p>
    <w:p w14:paraId="432E0B46" w14:textId="77777777" w:rsidR="00BC7714" w:rsidRPr="00903DBA" w:rsidRDefault="00BC7714" w:rsidP="008576CD">
      <w:pPr>
        <w:pStyle w:val="Code"/>
        <w:rPr>
          <w:highlight w:val="white"/>
        </w:rPr>
      </w:pPr>
      <w:r w:rsidRPr="00903DBA">
        <w:rPr>
          <w:highlight w:val="white"/>
        </w:rPr>
        <w:t xml:space="preserve">  | WHILE loop_header LEFT_PARENTHESIS expression RIGHT_PARENTHESIS</w:t>
      </w:r>
    </w:p>
    <w:p w14:paraId="5873427D" w14:textId="77777777" w:rsidR="00BC7714" w:rsidRPr="00903DBA" w:rsidRDefault="00BC7714" w:rsidP="008576CD">
      <w:pPr>
        <w:pStyle w:val="Code"/>
        <w:rPr>
          <w:highlight w:val="white"/>
        </w:rPr>
      </w:pPr>
      <w:r w:rsidRPr="00903DBA">
        <w:rPr>
          <w:highlight w:val="white"/>
        </w:rPr>
        <w:t xml:space="preserve">    opened_statement {</w:t>
      </w:r>
    </w:p>
    <w:p w14:paraId="58CA88E1" w14:textId="77777777" w:rsidR="00BC7714" w:rsidRPr="00903DBA" w:rsidRDefault="00BC7714" w:rsidP="008576CD">
      <w:pPr>
        <w:pStyle w:val="Code"/>
        <w:rPr>
          <w:highlight w:val="white"/>
        </w:rPr>
      </w:pPr>
      <w:r w:rsidRPr="00903DBA">
        <w:rPr>
          <w:highlight w:val="white"/>
        </w:rPr>
        <w:t xml:space="preserve">      $$ = MiddleCodeGenerator.WhileStatement($4, $6);</w:t>
      </w:r>
    </w:p>
    <w:p w14:paraId="6CF206EA" w14:textId="77777777" w:rsidR="00BC7714" w:rsidRPr="00903DBA" w:rsidRDefault="00BC7714" w:rsidP="008576CD">
      <w:pPr>
        <w:pStyle w:val="Code"/>
        <w:rPr>
          <w:highlight w:val="white"/>
        </w:rPr>
      </w:pPr>
      <w:r w:rsidRPr="00903DBA">
        <w:rPr>
          <w:highlight w:val="white"/>
        </w:rPr>
        <w:t xml:space="preserve">    }</w:t>
      </w:r>
    </w:p>
    <w:p w14:paraId="0EEB227B" w14:textId="77777777" w:rsidR="00BC7714" w:rsidRPr="00903DBA" w:rsidRDefault="00BC7714" w:rsidP="008576CD">
      <w:pPr>
        <w:pStyle w:val="Code"/>
        <w:rPr>
          <w:highlight w:val="white"/>
        </w:rPr>
      </w:pPr>
      <w:r w:rsidRPr="00903DBA">
        <w:rPr>
          <w:highlight w:val="white"/>
        </w:rPr>
        <w:t xml:space="preserve">    // ...</w:t>
      </w:r>
    </w:p>
    <w:p w14:paraId="69E58D34" w14:textId="552D7A3C" w:rsidR="00AA5558" w:rsidRPr="00903DBA" w:rsidRDefault="00AA5558" w:rsidP="008576CD">
      <w:pPr>
        <w:pStyle w:val="Code"/>
      </w:pPr>
    </w:p>
    <w:p w14:paraId="7E7E95F8" w14:textId="77777777" w:rsidR="008576CD" w:rsidRPr="00903DBA" w:rsidRDefault="008576CD" w:rsidP="008576CD">
      <w:pPr>
        <w:pStyle w:val="Code"/>
        <w:rPr>
          <w:highlight w:val="white"/>
        </w:rPr>
      </w:pPr>
      <w:r w:rsidRPr="00903DBA">
        <w:rPr>
          <w:highlight w:val="white"/>
        </w:rPr>
        <w:t>closed_statement:</w:t>
      </w:r>
    </w:p>
    <w:p w14:paraId="3243E725" w14:textId="77777777" w:rsidR="008576CD" w:rsidRPr="00903DBA" w:rsidRDefault="008576CD" w:rsidP="008576CD">
      <w:pPr>
        <w:pStyle w:val="Code"/>
        <w:rPr>
          <w:highlight w:val="white"/>
        </w:rPr>
      </w:pPr>
      <w:r w:rsidRPr="00903DBA">
        <w:rPr>
          <w:highlight w:val="white"/>
        </w:rPr>
        <w:t xml:space="preserve">    // ...</w:t>
      </w:r>
    </w:p>
    <w:p w14:paraId="5D6DC112" w14:textId="77777777" w:rsidR="008576CD" w:rsidRPr="00903DBA" w:rsidRDefault="008576CD" w:rsidP="008576CD">
      <w:pPr>
        <w:pStyle w:val="Code"/>
        <w:rPr>
          <w:highlight w:val="white"/>
        </w:rPr>
      </w:pPr>
      <w:r w:rsidRPr="00903DBA">
        <w:rPr>
          <w:highlight w:val="white"/>
        </w:rPr>
        <w:t xml:space="preserve">  | WHILE loop_header LEFT_PARENTHESIS expression RIGHT_PARENTHESIS</w:t>
      </w:r>
    </w:p>
    <w:p w14:paraId="5694CA92" w14:textId="77777777" w:rsidR="008576CD" w:rsidRPr="00903DBA" w:rsidRDefault="008576CD" w:rsidP="008576CD">
      <w:pPr>
        <w:pStyle w:val="Code"/>
        <w:rPr>
          <w:highlight w:val="white"/>
        </w:rPr>
      </w:pPr>
      <w:r w:rsidRPr="00903DBA">
        <w:rPr>
          <w:highlight w:val="white"/>
        </w:rPr>
        <w:t xml:space="preserve">    closed_statement {</w:t>
      </w:r>
    </w:p>
    <w:p w14:paraId="252C269F" w14:textId="77777777" w:rsidR="008576CD" w:rsidRPr="00903DBA" w:rsidRDefault="008576CD" w:rsidP="008576CD">
      <w:pPr>
        <w:pStyle w:val="Code"/>
        <w:rPr>
          <w:highlight w:val="white"/>
        </w:rPr>
      </w:pPr>
      <w:r w:rsidRPr="00903DBA">
        <w:rPr>
          <w:highlight w:val="white"/>
        </w:rPr>
        <w:t xml:space="preserve">      $$ = MiddleCodeGenerator.WhileStatement($4, $6);</w:t>
      </w:r>
    </w:p>
    <w:p w14:paraId="29D26499" w14:textId="77777777" w:rsidR="008576CD" w:rsidRPr="00903DBA" w:rsidRDefault="008576CD" w:rsidP="008576CD">
      <w:pPr>
        <w:pStyle w:val="Code"/>
        <w:rPr>
          <w:highlight w:val="white"/>
        </w:rPr>
      </w:pPr>
      <w:r w:rsidRPr="00903DBA">
        <w:rPr>
          <w:highlight w:val="white"/>
        </w:rPr>
        <w:t xml:space="preserve">    }</w:t>
      </w:r>
    </w:p>
    <w:p w14:paraId="72073E4B" w14:textId="0A1FF402" w:rsidR="008576CD" w:rsidRPr="00903DBA" w:rsidRDefault="008576CD" w:rsidP="008576CD">
      <w:pPr>
        <w:pStyle w:val="Code"/>
        <w:rPr>
          <w:highlight w:val="white"/>
        </w:rPr>
      </w:pPr>
      <w:r w:rsidRPr="00903DBA">
        <w:rPr>
          <w:highlight w:val="white"/>
        </w:rPr>
        <w:t xml:space="preserve">    // ...</w:t>
      </w:r>
    </w:p>
    <w:p w14:paraId="26A31037" w14:textId="573E9E3B" w:rsidR="00B13BF7" w:rsidRPr="00903DBA" w:rsidRDefault="00B13BF7" w:rsidP="005A7281">
      <w:pPr>
        <w:rPr>
          <w:highlight w:val="white"/>
        </w:rPr>
      </w:pPr>
      <w:r w:rsidRPr="00903DBA">
        <w:rPr>
          <w:highlight w:val="white"/>
        </w:rPr>
        <w:t xml:space="preserve">Similar to the break set stack above, we also need a continue set </w:t>
      </w:r>
      <w:r w:rsidR="00A94734" w:rsidRPr="00903DBA">
        <w:rPr>
          <w:highlight w:val="white"/>
        </w:rPr>
        <w:t>stack</w:t>
      </w:r>
      <w:r w:rsidRPr="00903DBA">
        <w:rPr>
          <w:highlight w:val="white"/>
        </w:rPr>
        <w:t>.</w:t>
      </w:r>
    </w:p>
    <w:p w14:paraId="4CB7213E" w14:textId="19707767" w:rsidR="008576CD" w:rsidRPr="00903DBA" w:rsidRDefault="008576CD" w:rsidP="00AA5558">
      <w:pPr>
        <w:pStyle w:val="CodeHeader"/>
      </w:pPr>
      <w:r w:rsidRPr="00903DBA">
        <w:lastRenderedPageBreak/>
        <w:t>MiddleCodeGenerator.cs</w:t>
      </w:r>
    </w:p>
    <w:p w14:paraId="002BB3B6" w14:textId="77777777" w:rsidR="000021D1" w:rsidRPr="00903DBA" w:rsidRDefault="000021D1" w:rsidP="000021D1">
      <w:pPr>
        <w:pStyle w:val="Code"/>
        <w:rPr>
          <w:highlight w:val="white"/>
        </w:rPr>
      </w:pPr>
      <w:r w:rsidRPr="00903DBA">
        <w:rPr>
          <w:highlight w:val="white"/>
        </w:rPr>
        <w:t xml:space="preserve">    private static Stack&lt;ISet&lt;MiddleCode&gt;&gt; m_continueSetStack =</w:t>
      </w:r>
    </w:p>
    <w:p w14:paraId="279A029E" w14:textId="77777777" w:rsidR="000021D1" w:rsidRPr="00903DBA" w:rsidRDefault="000021D1" w:rsidP="000021D1">
      <w:pPr>
        <w:pStyle w:val="Code"/>
        <w:rPr>
          <w:highlight w:val="white"/>
        </w:rPr>
      </w:pPr>
      <w:r w:rsidRPr="00903DBA">
        <w:rPr>
          <w:highlight w:val="white"/>
        </w:rPr>
        <w:t xml:space="preserve">      new Stack&lt;ISet&lt;MiddleCode&gt;&gt;();</w:t>
      </w:r>
    </w:p>
    <w:p w14:paraId="59C134F3" w14:textId="3B14F2AF" w:rsidR="00B13BF7" w:rsidRPr="00903DBA" w:rsidRDefault="00B13BF7" w:rsidP="00B13BF7">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w:t>
      </w:r>
      <w:r w:rsidR="00427303" w:rsidRPr="00903DBA">
        <w:rPr>
          <w:highlight w:val="white"/>
        </w:rPr>
        <w:t>empty sets at</w:t>
      </w:r>
      <w:r w:rsidR="00176C94" w:rsidRPr="00903DBA">
        <w:rPr>
          <w:highlight w:val="white"/>
        </w:rPr>
        <w:t xml:space="preserve"> the</w:t>
      </w:r>
      <w:r w:rsidRPr="00903DBA">
        <w:rPr>
          <w:highlight w:val="white"/>
        </w:rPr>
        <w:t xml:space="preserve"> top of the </w:t>
      </w:r>
      <w:r w:rsidR="009D2366" w:rsidRPr="00903DBA">
        <w:rPr>
          <w:highlight w:val="white"/>
        </w:rPr>
        <w:t>break set stack and continue set stack.</w:t>
      </w:r>
    </w:p>
    <w:p w14:paraId="1216912E" w14:textId="77777777" w:rsidR="007C1BD6" w:rsidRPr="00903DBA" w:rsidRDefault="007C1BD6" w:rsidP="007C1BD6">
      <w:pPr>
        <w:pStyle w:val="Code"/>
        <w:rPr>
          <w:highlight w:val="white"/>
        </w:rPr>
      </w:pPr>
      <w:r w:rsidRPr="00903DBA">
        <w:rPr>
          <w:highlight w:val="white"/>
        </w:rPr>
        <w:t xml:space="preserve">    public static void LoopHeader() {</w:t>
      </w:r>
    </w:p>
    <w:p w14:paraId="06CC40FF" w14:textId="77777777" w:rsidR="007C1BD6" w:rsidRPr="00903DBA" w:rsidRDefault="007C1BD6" w:rsidP="007C1BD6">
      <w:pPr>
        <w:pStyle w:val="Code"/>
        <w:rPr>
          <w:highlight w:val="white"/>
        </w:rPr>
      </w:pPr>
      <w:r w:rsidRPr="00903DBA">
        <w:rPr>
          <w:highlight w:val="white"/>
        </w:rPr>
        <w:t xml:space="preserve">      m_breakSetStack.Push(new HashSet&lt;MiddleCode&gt;());</w:t>
      </w:r>
    </w:p>
    <w:p w14:paraId="64E61B5A" w14:textId="402120F0" w:rsidR="007C1BD6" w:rsidRPr="00903DBA" w:rsidRDefault="007C1BD6" w:rsidP="007C1BD6">
      <w:pPr>
        <w:pStyle w:val="Code"/>
        <w:rPr>
          <w:highlight w:val="white"/>
        </w:rPr>
      </w:pPr>
      <w:r w:rsidRPr="00903DBA">
        <w:rPr>
          <w:highlight w:val="white"/>
        </w:rPr>
        <w:t xml:space="preserve">      </w:t>
      </w:r>
      <w:r w:rsidR="00B13BF7" w:rsidRPr="00903DBA">
        <w:rPr>
          <w:highlight w:val="white"/>
        </w:rPr>
        <w:t>m_continueSetStack</w:t>
      </w:r>
      <w:r w:rsidRPr="00903DBA">
        <w:rPr>
          <w:highlight w:val="white"/>
        </w:rPr>
        <w:t xml:space="preserve">.Push(new HashSet&lt;MiddleCode&gt;());    </w:t>
      </w:r>
    </w:p>
    <w:p w14:paraId="6AB425AF" w14:textId="77777777" w:rsidR="007C1BD6" w:rsidRPr="00903DBA" w:rsidRDefault="007C1BD6" w:rsidP="007C1BD6">
      <w:pPr>
        <w:pStyle w:val="Code"/>
        <w:rPr>
          <w:highlight w:val="white"/>
        </w:rPr>
      </w:pPr>
      <w:r w:rsidRPr="00903DBA">
        <w:rPr>
          <w:highlight w:val="white"/>
        </w:rPr>
        <w:t xml:space="preserve">    }</w:t>
      </w:r>
    </w:p>
    <w:p w14:paraId="1C168A2F" w14:textId="25266786" w:rsidR="007C1BD6" w:rsidRPr="00903DBA" w:rsidRDefault="007C1E3C" w:rsidP="007C1E3C">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w:t>
      </w:r>
      <w:r w:rsidR="00A979E5" w:rsidRPr="00903DBA">
        <w:rPr>
          <w:highlight w:val="white"/>
        </w:rPr>
        <w:t>ment above, it start</w:t>
      </w:r>
      <w:r w:rsidR="002B7B22" w:rsidRPr="00903DBA">
        <w:rPr>
          <w:highlight w:val="white"/>
        </w:rPr>
        <w:t>s</w:t>
      </w:r>
      <w:r w:rsidR="00A979E5" w:rsidRPr="00903DBA">
        <w:rPr>
          <w:highlight w:val="white"/>
        </w:rPr>
        <w:t xml:space="preserve"> by </w:t>
      </w:r>
      <w:r w:rsidR="00E71084" w:rsidRPr="00903DBA">
        <w:rPr>
          <w:highlight w:val="white"/>
        </w:rPr>
        <w:t>type casting the expression into logical type.</w:t>
      </w:r>
    </w:p>
    <w:p w14:paraId="723E0C08" w14:textId="77777777" w:rsidR="007C1BD6" w:rsidRPr="00903DBA" w:rsidRDefault="007C1BD6" w:rsidP="007C1BD6">
      <w:pPr>
        <w:pStyle w:val="Code"/>
        <w:rPr>
          <w:highlight w:val="white"/>
        </w:rPr>
      </w:pPr>
      <w:r w:rsidRPr="00903DBA">
        <w:rPr>
          <w:highlight w:val="white"/>
        </w:rPr>
        <w:t xml:space="preserve">    public static Statement WhileStatement(Expression expression,</w:t>
      </w:r>
    </w:p>
    <w:p w14:paraId="27BFFE39" w14:textId="338384F9" w:rsidR="007C1BD6" w:rsidRPr="00903DBA" w:rsidRDefault="007C1BD6" w:rsidP="007C1BD6">
      <w:pPr>
        <w:pStyle w:val="Code"/>
        <w:rPr>
          <w:highlight w:val="white"/>
        </w:rPr>
      </w:pPr>
      <w:r w:rsidRPr="00903DBA">
        <w:rPr>
          <w:highlight w:val="white"/>
        </w:rPr>
        <w:t xml:space="preserve">                                           Statement </w:t>
      </w:r>
      <w:r w:rsidR="002B7B22" w:rsidRPr="00903DBA">
        <w:rPr>
          <w:highlight w:val="white"/>
        </w:rPr>
        <w:t>innerStatement</w:t>
      </w:r>
      <w:r w:rsidRPr="00903DBA">
        <w:rPr>
          <w:highlight w:val="white"/>
        </w:rPr>
        <w:t>) {</w:t>
      </w:r>
    </w:p>
    <w:p w14:paraId="0B889FAF" w14:textId="77777777" w:rsidR="007C1BD6" w:rsidRPr="00903DBA" w:rsidRDefault="007C1BD6" w:rsidP="007C1BD6">
      <w:pPr>
        <w:pStyle w:val="Code"/>
        <w:rPr>
          <w:highlight w:val="white"/>
        </w:rPr>
      </w:pPr>
      <w:r w:rsidRPr="00903DBA">
        <w:rPr>
          <w:highlight w:val="white"/>
        </w:rPr>
        <w:t xml:space="preserve">      expression = TypeCast.ToLogical(expression);</w:t>
      </w:r>
    </w:p>
    <w:p w14:paraId="1362C149" w14:textId="77777777" w:rsidR="007C1BD6" w:rsidRPr="00903DBA" w:rsidRDefault="007C1BD6" w:rsidP="007C1BD6">
      <w:pPr>
        <w:pStyle w:val="Code"/>
        <w:rPr>
          <w:highlight w:val="white"/>
        </w:rPr>
      </w:pPr>
      <w:r w:rsidRPr="00903DBA">
        <w:rPr>
          <w:highlight w:val="white"/>
        </w:rPr>
        <w:t xml:space="preserve">      List&lt;MiddleCode&gt; codeList = expression.LongList;</w:t>
      </w:r>
    </w:p>
    <w:p w14:paraId="4E9DD6A6" w14:textId="77777777" w:rsidR="007C1BD6" w:rsidRPr="00903DBA" w:rsidRDefault="007C1BD6" w:rsidP="007C1BD6">
      <w:pPr>
        <w:pStyle w:val="Code"/>
        <w:rPr>
          <w:highlight w:val="white"/>
        </w:rPr>
      </w:pPr>
      <w:r w:rsidRPr="00903DBA">
        <w:rPr>
          <w:highlight w:val="white"/>
        </w:rPr>
        <w:t xml:space="preserve">      AddMiddleCode(codeList, MiddleOperator.CheckTrackMapFloatStack);</w:t>
      </w:r>
    </w:p>
    <w:p w14:paraId="184082F0" w14:textId="4C783BEC" w:rsidR="007C1BD6" w:rsidRPr="00903DBA" w:rsidRDefault="002B7B22" w:rsidP="002B7B22">
      <w:pPr>
        <w:rPr>
          <w:highlight w:val="white"/>
        </w:rPr>
      </w:pPr>
      <w:r w:rsidRPr="00903DBA">
        <w:rPr>
          <w:highlight w:val="white"/>
        </w:rPr>
        <w:t xml:space="preserve">We backpatchar the true set of the expression to the </w:t>
      </w:r>
      <w:r w:rsidR="006D1104" w:rsidRPr="00903DBA">
        <w:rPr>
          <w:highlight w:val="white"/>
        </w:rPr>
        <w:t xml:space="preserve">code list of the inner statement; that is, </w:t>
      </w:r>
      <w:r w:rsidR="006971CE" w:rsidRPr="00903DBA">
        <w:rPr>
          <w:highlight w:val="white"/>
        </w:rPr>
        <w:t>if the expression is true the program shall jump to the beginning of the inner statement.</w:t>
      </w:r>
    </w:p>
    <w:p w14:paraId="7DEBE27D" w14:textId="727B3B5A" w:rsidR="007C1BD6" w:rsidRPr="00903DBA" w:rsidRDefault="007C1BD6" w:rsidP="007C1BD6">
      <w:pPr>
        <w:pStyle w:val="Code"/>
        <w:rPr>
          <w:highlight w:val="white"/>
        </w:rPr>
      </w:pPr>
      <w:r w:rsidRPr="00903DBA">
        <w:rPr>
          <w:highlight w:val="white"/>
        </w:rPr>
        <w:t xml:space="preserve">      Backpatch(expression.Symbol.TrueSet, </w:t>
      </w:r>
      <w:r w:rsidR="002B7B22" w:rsidRPr="00903DBA">
        <w:rPr>
          <w:highlight w:val="white"/>
        </w:rPr>
        <w:t>innerStatement</w:t>
      </w:r>
      <w:r w:rsidRPr="00903DBA">
        <w:rPr>
          <w:highlight w:val="white"/>
        </w:rPr>
        <w:t>.CodeList);</w:t>
      </w:r>
    </w:p>
    <w:p w14:paraId="5D5CC32E" w14:textId="426480E0" w:rsidR="007C1BD6" w:rsidRPr="00903DBA" w:rsidRDefault="007C1BD6" w:rsidP="007C1BD6">
      <w:pPr>
        <w:pStyle w:val="Code"/>
        <w:rPr>
          <w:highlight w:val="white"/>
        </w:rPr>
      </w:pPr>
      <w:r w:rsidRPr="00903DBA">
        <w:rPr>
          <w:highlight w:val="white"/>
        </w:rPr>
        <w:t xml:space="preserve">      codeList.AddRange(</w:t>
      </w:r>
      <w:r w:rsidR="002B7B22" w:rsidRPr="00903DBA">
        <w:rPr>
          <w:highlight w:val="white"/>
        </w:rPr>
        <w:t>innerStatement</w:t>
      </w:r>
      <w:r w:rsidRPr="00903DBA">
        <w:rPr>
          <w:highlight w:val="white"/>
        </w:rPr>
        <w:t>.CodeList);</w:t>
      </w:r>
    </w:p>
    <w:p w14:paraId="4AB89999" w14:textId="6C0258B8" w:rsidR="007C1BD6" w:rsidRPr="00903DBA" w:rsidRDefault="00941288" w:rsidP="00941288">
      <w:pPr>
        <w:rPr>
          <w:highlight w:val="white"/>
        </w:rPr>
      </w:pPr>
      <w:r w:rsidRPr="00903DBA">
        <w:rPr>
          <w:highlight w:val="white"/>
        </w:rPr>
        <w:t>We define the next set of the while statement, and a jump instruction.</w:t>
      </w:r>
    </w:p>
    <w:p w14:paraId="4AD0127A" w14:textId="77777777" w:rsidR="00033D59" w:rsidRPr="00903DBA" w:rsidRDefault="00033D59" w:rsidP="00033D59">
      <w:pPr>
        <w:pStyle w:val="Code"/>
        <w:rPr>
          <w:highlight w:val="white"/>
        </w:rPr>
      </w:pPr>
      <w:r w:rsidRPr="00903DBA">
        <w:rPr>
          <w:highlight w:val="white"/>
        </w:rPr>
        <w:t xml:space="preserve">      ISet&lt;MiddleCode&gt; nextSet = new HashSet&lt;MiddleCode&gt;();</w:t>
      </w:r>
    </w:p>
    <w:p w14:paraId="48ECC9EA" w14:textId="18055832" w:rsidR="00BA2BF6" w:rsidRPr="00903DBA" w:rsidRDefault="007C1BD6" w:rsidP="007C1BD6">
      <w:pPr>
        <w:pStyle w:val="Code"/>
        <w:rPr>
          <w:highlight w:val="white"/>
        </w:rPr>
      </w:pPr>
      <w:r w:rsidRPr="00903DBA">
        <w:rPr>
          <w:highlight w:val="white"/>
        </w:rPr>
        <w:t xml:space="preserve">      </w:t>
      </w:r>
      <w:r w:rsidR="00033D59" w:rsidRPr="00903DBA">
        <w:rPr>
          <w:highlight w:val="white"/>
        </w:rPr>
        <w:t>nextSet.Add(</w:t>
      </w:r>
      <w:r w:rsidRPr="00903DBA">
        <w:rPr>
          <w:highlight w:val="white"/>
        </w:rPr>
        <w:t>AddMiddleCode(codeList, MiddleOperator.Goto,</w:t>
      </w:r>
    </w:p>
    <w:p w14:paraId="26E94CEA" w14:textId="77E6393E" w:rsidR="007C1BD6" w:rsidRPr="00903DBA" w:rsidRDefault="00BA2BF6" w:rsidP="007C1BD6">
      <w:pPr>
        <w:pStyle w:val="Code"/>
        <w:rPr>
          <w:highlight w:val="white"/>
        </w:rPr>
      </w:pPr>
      <w:r w:rsidRPr="00903DBA">
        <w:rPr>
          <w:highlight w:val="white"/>
        </w:rPr>
        <w:t xml:space="preserve">                               </w:t>
      </w:r>
      <w:r w:rsidR="007C1BD6" w:rsidRPr="00903DBA">
        <w:rPr>
          <w:highlight w:val="white"/>
        </w:rPr>
        <w:t xml:space="preserve"> GetFirst(codeList))</w:t>
      </w:r>
      <w:r w:rsidR="00033D59" w:rsidRPr="00903DBA">
        <w:rPr>
          <w:highlight w:val="white"/>
        </w:rPr>
        <w:t>)</w:t>
      </w:r>
      <w:r w:rsidR="007C1BD6" w:rsidRPr="00903DBA">
        <w:rPr>
          <w:highlight w:val="white"/>
        </w:rPr>
        <w:t>;</w:t>
      </w:r>
    </w:p>
    <w:p w14:paraId="5F3867AD" w14:textId="5DDCBA6C" w:rsidR="007C1BD6" w:rsidRPr="00903DBA" w:rsidRDefault="004040D6" w:rsidP="00772A69">
      <w:pPr>
        <w:rPr>
          <w:highlight w:val="white"/>
        </w:rPr>
      </w:pPr>
      <w:r w:rsidRPr="00903DBA">
        <w:rPr>
          <w:highlight w:val="white"/>
        </w:rPr>
        <w:t xml:space="preserve">We also add </w:t>
      </w:r>
      <w:r w:rsidR="00033D59" w:rsidRPr="00903DBA">
        <w:rPr>
          <w:highlight w:val="white"/>
        </w:rPr>
        <w:t>the false set of the expression</w:t>
      </w:r>
      <w:r w:rsidR="00941288" w:rsidRPr="00903DBA">
        <w:rPr>
          <w:highlight w:val="white"/>
        </w:rPr>
        <w:t xml:space="preserve"> and</w:t>
      </w:r>
      <w:r w:rsidR="00033D59" w:rsidRPr="00903DBA">
        <w:rPr>
          <w:highlight w:val="white"/>
        </w:rPr>
        <w:t xml:space="preserve"> the break set of the inner statement</w:t>
      </w:r>
      <w:r w:rsidR="00941288" w:rsidRPr="00903DBA">
        <w:rPr>
          <w:highlight w:val="white"/>
        </w:rPr>
        <w:t xml:space="preserve"> to the next set.</w:t>
      </w:r>
    </w:p>
    <w:p w14:paraId="7B3F8FBC" w14:textId="77777777" w:rsidR="007C1BD6" w:rsidRPr="00903DBA" w:rsidRDefault="007C1BD6" w:rsidP="007C1BD6">
      <w:pPr>
        <w:pStyle w:val="Code"/>
        <w:rPr>
          <w:highlight w:val="white"/>
        </w:rPr>
      </w:pPr>
      <w:r w:rsidRPr="00903DBA">
        <w:rPr>
          <w:highlight w:val="white"/>
        </w:rPr>
        <w:t xml:space="preserve">      nextSet.UnionWith(expression.Symbol.FalseSet);</w:t>
      </w:r>
    </w:p>
    <w:p w14:paraId="507A117D" w14:textId="143EA5CF" w:rsidR="007C1BD6" w:rsidRPr="00903DBA" w:rsidRDefault="007C1BD6" w:rsidP="007C1BD6">
      <w:pPr>
        <w:pStyle w:val="Code"/>
        <w:rPr>
          <w:highlight w:val="white"/>
        </w:rPr>
      </w:pPr>
      <w:r w:rsidRPr="00903DBA">
        <w:rPr>
          <w:highlight w:val="white"/>
        </w:rPr>
        <w:t xml:space="preserve">      nextSet.UnionWith(m_breakSetStack.Pop());</w:t>
      </w:r>
    </w:p>
    <w:p w14:paraId="426BB18B" w14:textId="44D65E16" w:rsidR="009279AD" w:rsidRPr="00903DBA" w:rsidRDefault="00077EE5" w:rsidP="00077EE5">
      <w:pPr>
        <w:rPr>
          <w:highlight w:val="white"/>
        </w:rPr>
      </w:pPr>
      <w:r w:rsidRPr="00903DBA">
        <w:rPr>
          <w:highlight w:val="white"/>
        </w:rPr>
        <w:t xml:space="preserve">We backpatch the next set of the inner statement and its continue set to the code list; that is, </w:t>
      </w:r>
      <w:r w:rsidR="00002E90" w:rsidRPr="00903DBA">
        <w:rPr>
          <w:highlight w:val="white"/>
        </w:rPr>
        <w:t xml:space="preserve">the jump instruction of the sets shall jump back to the beginning of the </w:t>
      </w:r>
      <w:r w:rsidR="000F0260" w:rsidRPr="00903DBA">
        <w:rPr>
          <w:highlight w:val="white"/>
        </w:rPr>
        <w:t>while statement.</w:t>
      </w:r>
    </w:p>
    <w:p w14:paraId="75FDBB5A" w14:textId="2FD54A54" w:rsidR="007C1BD6" w:rsidRPr="00903DBA" w:rsidRDefault="007C1BD6" w:rsidP="007C1BD6">
      <w:pPr>
        <w:pStyle w:val="Code"/>
        <w:rPr>
          <w:highlight w:val="white"/>
        </w:rPr>
      </w:pPr>
      <w:r w:rsidRPr="00903DBA">
        <w:rPr>
          <w:highlight w:val="white"/>
        </w:rPr>
        <w:t xml:space="preserve">      Backpatch(</w:t>
      </w:r>
      <w:r w:rsidR="002B7B22" w:rsidRPr="00903DBA">
        <w:rPr>
          <w:highlight w:val="white"/>
        </w:rPr>
        <w:t>innerStatement</w:t>
      </w:r>
      <w:r w:rsidRPr="00903DBA">
        <w:rPr>
          <w:highlight w:val="white"/>
        </w:rPr>
        <w:t>.NextSet, codeList);</w:t>
      </w:r>
    </w:p>
    <w:p w14:paraId="22096ED2" w14:textId="6B0A18D9" w:rsidR="007C1BD6" w:rsidRPr="00903DBA" w:rsidRDefault="007C1BD6" w:rsidP="007C1BD6">
      <w:pPr>
        <w:pStyle w:val="Code"/>
        <w:rPr>
          <w:highlight w:val="white"/>
        </w:rPr>
      </w:pPr>
      <w:r w:rsidRPr="00903DBA">
        <w:rPr>
          <w:highlight w:val="white"/>
        </w:rPr>
        <w:t xml:space="preserve">      Backpatch(</w:t>
      </w:r>
      <w:r w:rsidR="00B13BF7" w:rsidRPr="00903DBA">
        <w:rPr>
          <w:highlight w:val="white"/>
        </w:rPr>
        <w:t>m_continueSetStack</w:t>
      </w:r>
      <w:r w:rsidRPr="00903DBA">
        <w:rPr>
          <w:highlight w:val="white"/>
        </w:rPr>
        <w:t>.Pop(), codeList);</w:t>
      </w:r>
    </w:p>
    <w:p w14:paraId="5EED4355" w14:textId="77777777" w:rsidR="007C1BD6" w:rsidRPr="00903DBA" w:rsidRDefault="007C1BD6" w:rsidP="007C1BD6">
      <w:pPr>
        <w:pStyle w:val="Code"/>
        <w:rPr>
          <w:highlight w:val="white"/>
        </w:rPr>
      </w:pPr>
      <w:r w:rsidRPr="00903DBA">
        <w:rPr>
          <w:highlight w:val="white"/>
        </w:rPr>
        <w:t xml:space="preserve">      return (new Statement(codeList, nextSet));</w:t>
      </w:r>
    </w:p>
    <w:p w14:paraId="4F3CF3F0" w14:textId="77777777" w:rsidR="007C1BD6" w:rsidRPr="00903DBA" w:rsidRDefault="007C1BD6" w:rsidP="007C1BD6">
      <w:pPr>
        <w:pStyle w:val="Code"/>
        <w:rPr>
          <w:highlight w:val="white"/>
        </w:rPr>
      </w:pPr>
      <w:r w:rsidRPr="00903DBA">
        <w:rPr>
          <w:highlight w:val="white"/>
        </w:rPr>
        <w:t xml:space="preserve">    }</w:t>
      </w:r>
    </w:p>
    <w:p w14:paraId="4A660925" w14:textId="65DB68F5" w:rsidR="00070806" w:rsidRPr="00903DBA" w:rsidRDefault="000D017D" w:rsidP="007175D9">
      <w:pPr>
        <w:pStyle w:val="Rubrik3"/>
        <w:numPr>
          <w:ilvl w:val="2"/>
          <w:numId w:val="120"/>
        </w:numPr>
      </w:pPr>
      <w:bookmarkStart w:id="148" w:name="_Toc57656002"/>
      <w:r w:rsidRPr="00903DBA">
        <w:t>The Do Statement</w:t>
      </w:r>
      <w:bookmarkEnd w:id="148"/>
    </w:p>
    <w:p w14:paraId="0C66EB6A" w14:textId="77777777" w:rsidR="00AB1522" w:rsidRPr="00903DBA" w:rsidRDefault="00AB1522" w:rsidP="00AB1522">
      <w:r w:rsidRPr="00903DBA">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903DBA" w:rsidRDefault="00AB1522" w:rsidP="00AB1522">
      <w:r w:rsidRPr="00903DBA">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903DBA" w:rsidRDefault="0083355E" w:rsidP="0083355E">
      <w:pPr>
        <w:pStyle w:val="CodeHeader"/>
      </w:pPr>
      <w:r w:rsidRPr="00903DBA">
        <w:t>MainParser.cs</w:t>
      </w:r>
    </w:p>
    <w:p w14:paraId="120B4B47" w14:textId="135A8726" w:rsidR="0083355E" w:rsidRPr="00903DBA" w:rsidRDefault="0083355E" w:rsidP="0083355E">
      <w:pPr>
        <w:pStyle w:val="Code"/>
        <w:rPr>
          <w:highlight w:val="white"/>
        </w:rPr>
      </w:pPr>
      <w:r w:rsidRPr="00903DBA">
        <w:rPr>
          <w:highlight w:val="white"/>
        </w:rPr>
        <w:t>closed_statement:</w:t>
      </w:r>
    </w:p>
    <w:p w14:paraId="12FF8663" w14:textId="05559E5E" w:rsidR="0083355E" w:rsidRPr="00903DBA" w:rsidRDefault="0083355E" w:rsidP="0083355E">
      <w:pPr>
        <w:pStyle w:val="Code"/>
        <w:rPr>
          <w:highlight w:val="white"/>
        </w:rPr>
      </w:pPr>
      <w:r w:rsidRPr="00903DBA">
        <w:rPr>
          <w:highlight w:val="white"/>
        </w:rPr>
        <w:lastRenderedPageBreak/>
        <w:t xml:space="preserve">    // ...</w:t>
      </w:r>
    </w:p>
    <w:p w14:paraId="7300CB2B" w14:textId="77777777" w:rsidR="00674972" w:rsidRPr="00903DBA" w:rsidRDefault="0083355E" w:rsidP="0083355E">
      <w:pPr>
        <w:pStyle w:val="Code"/>
        <w:rPr>
          <w:highlight w:val="white"/>
        </w:rPr>
      </w:pPr>
      <w:r w:rsidRPr="00903DBA">
        <w:rPr>
          <w:highlight w:val="white"/>
        </w:rPr>
        <w:t xml:space="preserve">  | DO loop_header statement WHILE</w:t>
      </w:r>
    </w:p>
    <w:p w14:paraId="6728190D" w14:textId="232DDF05" w:rsidR="0083355E" w:rsidRPr="00903DBA" w:rsidRDefault="00674972" w:rsidP="0083355E">
      <w:pPr>
        <w:pStyle w:val="Code"/>
        <w:rPr>
          <w:highlight w:val="white"/>
        </w:rPr>
      </w:pPr>
      <w:r w:rsidRPr="00903DBA">
        <w:rPr>
          <w:highlight w:val="white"/>
        </w:rPr>
        <w:t xml:space="preserve">   </w:t>
      </w:r>
      <w:r w:rsidR="0083355E" w:rsidRPr="00903DBA">
        <w:rPr>
          <w:highlight w:val="white"/>
        </w:rPr>
        <w:t xml:space="preserve"> LEFT_PARENTHESIS expression RIGHT_PARENTHESIS</w:t>
      </w:r>
      <w:r w:rsidRPr="00903DBA">
        <w:rPr>
          <w:highlight w:val="white"/>
        </w:rPr>
        <w:t xml:space="preserve"> </w:t>
      </w:r>
      <w:r w:rsidR="0083355E" w:rsidRPr="00903DBA">
        <w:rPr>
          <w:highlight w:val="white"/>
        </w:rPr>
        <w:t>SEMICOLON {</w:t>
      </w:r>
    </w:p>
    <w:p w14:paraId="0855FBF1" w14:textId="77777777" w:rsidR="0083355E" w:rsidRPr="00903DBA" w:rsidRDefault="0083355E" w:rsidP="0083355E">
      <w:pPr>
        <w:pStyle w:val="Code"/>
        <w:rPr>
          <w:highlight w:val="white"/>
        </w:rPr>
      </w:pPr>
      <w:r w:rsidRPr="00903DBA">
        <w:rPr>
          <w:highlight w:val="white"/>
        </w:rPr>
        <w:t xml:space="preserve">      $$ = MiddleCodeGenerator.DoStatement($3, $6);</w:t>
      </w:r>
    </w:p>
    <w:p w14:paraId="65AEF576" w14:textId="004E95DA" w:rsidR="0083355E" w:rsidRPr="00903DBA" w:rsidRDefault="0083355E" w:rsidP="0083355E">
      <w:pPr>
        <w:pStyle w:val="Code"/>
        <w:rPr>
          <w:highlight w:val="white"/>
        </w:rPr>
      </w:pPr>
      <w:r w:rsidRPr="00903DBA">
        <w:rPr>
          <w:highlight w:val="white"/>
        </w:rPr>
        <w:t xml:space="preserve">    }</w:t>
      </w:r>
    </w:p>
    <w:p w14:paraId="61D77B79" w14:textId="011D1E82" w:rsidR="0083355E" w:rsidRPr="00903DBA" w:rsidRDefault="0083355E" w:rsidP="0083355E">
      <w:pPr>
        <w:pStyle w:val="Code"/>
        <w:rPr>
          <w:highlight w:val="white"/>
        </w:rPr>
      </w:pPr>
      <w:r w:rsidRPr="00903DBA">
        <w:rPr>
          <w:highlight w:val="white"/>
        </w:rPr>
        <w:t xml:space="preserve">    // ...</w:t>
      </w:r>
    </w:p>
    <w:p w14:paraId="24895449" w14:textId="2ACE1992" w:rsidR="0083355E" w:rsidRPr="00903DBA" w:rsidRDefault="00AD0B49" w:rsidP="0083355E">
      <w:pPr>
        <w:pStyle w:val="CodeHeader"/>
      </w:pPr>
      <w:r w:rsidRPr="00903DBA">
        <w:t>MiddleCodeGenerator.cs</w:t>
      </w:r>
    </w:p>
    <w:p w14:paraId="29A95479" w14:textId="77777777" w:rsidR="002E2E5D" w:rsidRPr="00903DBA" w:rsidRDefault="002E2E5D" w:rsidP="002E2E5D">
      <w:pPr>
        <w:pStyle w:val="Code"/>
        <w:rPr>
          <w:highlight w:val="white"/>
        </w:rPr>
      </w:pPr>
      <w:r w:rsidRPr="00903DBA">
        <w:rPr>
          <w:highlight w:val="white"/>
        </w:rPr>
        <w:t xml:space="preserve">    public static Statement DoStatement(Statement innerStatement,</w:t>
      </w:r>
    </w:p>
    <w:p w14:paraId="0C310972" w14:textId="0B3310F0" w:rsidR="002E2E5D" w:rsidRPr="00903DBA" w:rsidRDefault="002E2E5D" w:rsidP="002E2E5D">
      <w:pPr>
        <w:pStyle w:val="Code"/>
        <w:rPr>
          <w:highlight w:val="white"/>
        </w:rPr>
      </w:pPr>
      <w:r w:rsidRPr="00903DBA">
        <w:rPr>
          <w:highlight w:val="white"/>
        </w:rPr>
        <w:t xml:space="preserve">                                        Expression expression) {</w:t>
      </w:r>
    </w:p>
    <w:p w14:paraId="504400B4" w14:textId="77777777" w:rsidR="002E2E5D" w:rsidRPr="00903DBA" w:rsidRDefault="002E2E5D" w:rsidP="002E2E5D">
      <w:pPr>
        <w:pStyle w:val="Code"/>
        <w:rPr>
          <w:highlight w:val="white"/>
        </w:rPr>
      </w:pPr>
      <w:r w:rsidRPr="00903DBA">
        <w:rPr>
          <w:highlight w:val="white"/>
        </w:rPr>
        <w:t xml:space="preserve">      List&lt;MiddleCode&gt; codeList = innerStatement.CodeList;</w:t>
      </w:r>
    </w:p>
    <w:p w14:paraId="5BDBCC43" w14:textId="77777777" w:rsidR="002E2E5D" w:rsidRPr="00903DBA" w:rsidRDefault="002E2E5D" w:rsidP="002E2E5D">
      <w:pPr>
        <w:pStyle w:val="Code"/>
        <w:rPr>
          <w:highlight w:val="white"/>
        </w:rPr>
      </w:pPr>
      <w:r w:rsidRPr="00903DBA">
        <w:rPr>
          <w:highlight w:val="white"/>
        </w:rPr>
        <w:t xml:space="preserve">      Backpatch(innerStatement.NextSet, codeList);</w:t>
      </w:r>
    </w:p>
    <w:p w14:paraId="1A37FC23" w14:textId="77777777" w:rsidR="002E2E5D" w:rsidRPr="00903DBA" w:rsidRDefault="002E2E5D" w:rsidP="002E2E5D">
      <w:pPr>
        <w:pStyle w:val="Code"/>
        <w:rPr>
          <w:highlight w:val="white"/>
        </w:rPr>
      </w:pPr>
      <w:r w:rsidRPr="00903DBA">
        <w:rPr>
          <w:highlight w:val="white"/>
        </w:rPr>
        <w:t xml:space="preserve">      AddMiddleCode(codeList, MiddleOperator.CheckTrackMapFloatStack);</w:t>
      </w:r>
    </w:p>
    <w:p w14:paraId="70D07D5D" w14:textId="77777777" w:rsidR="002E2E5D" w:rsidRPr="00903DBA" w:rsidRDefault="002E2E5D" w:rsidP="002E2E5D">
      <w:pPr>
        <w:pStyle w:val="Code"/>
        <w:rPr>
          <w:highlight w:val="white"/>
        </w:rPr>
      </w:pPr>
      <w:r w:rsidRPr="00903DBA">
        <w:rPr>
          <w:highlight w:val="white"/>
        </w:rPr>
        <w:t xml:space="preserve">      codeList.AddRange(expression.LongList);</w:t>
      </w:r>
    </w:p>
    <w:p w14:paraId="096650E6" w14:textId="77777777" w:rsidR="002E2E5D" w:rsidRPr="00903DBA" w:rsidRDefault="002E2E5D" w:rsidP="002E2E5D">
      <w:pPr>
        <w:pStyle w:val="Code"/>
        <w:rPr>
          <w:highlight w:val="white"/>
        </w:rPr>
      </w:pPr>
    </w:p>
    <w:p w14:paraId="353A41A0" w14:textId="77777777" w:rsidR="002E2E5D" w:rsidRPr="00903DBA" w:rsidRDefault="002E2E5D" w:rsidP="002E2E5D">
      <w:pPr>
        <w:pStyle w:val="Code"/>
        <w:rPr>
          <w:highlight w:val="white"/>
        </w:rPr>
      </w:pPr>
      <w:r w:rsidRPr="00903DBA">
        <w:rPr>
          <w:highlight w:val="white"/>
        </w:rPr>
        <w:t xml:space="preserve">      Backpatch(expression.Symbol.TrueSet, codeList);</w:t>
      </w:r>
    </w:p>
    <w:p w14:paraId="16F46833" w14:textId="77777777" w:rsidR="002E2E5D" w:rsidRPr="00903DBA" w:rsidRDefault="002E2E5D" w:rsidP="002E2E5D">
      <w:pPr>
        <w:pStyle w:val="Code"/>
        <w:rPr>
          <w:highlight w:val="white"/>
        </w:rPr>
      </w:pPr>
      <w:r w:rsidRPr="00903DBA">
        <w:rPr>
          <w:highlight w:val="white"/>
        </w:rPr>
        <w:t xml:space="preserve">      Backpatch(m_continueSetStack.Pop(), codeList);    </w:t>
      </w:r>
    </w:p>
    <w:p w14:paraId="394E3489" w14:textId="77777777" w:rsidR="002E2E5D" w:rsidRPr="00903DBA" w:rsidRDefault="002E2E5D" w:rsidP="002E2E5D">
      <w:pPr>
        <w:pStyle w:val="Code"/>
        <w:rPr>
          <w:highlight w:val="white"/>
        </w:rPr>
      </w:pPr>
      <w:r w:rsidRPr="00903DBA">
        <w:rPr>
          <w:highlight w:val="white"/>
        </w:rPr>
        <w:t xml:space="preserve">      ISet&lt;MiddleCode&gt; nextSet = new HashSet&lt;MiddleCode&gt;();</w:t>
      </w:r>
    </w:p>
    <w:p w14:paraId="0842349B" w14:textId="77777777" w:rsidR="002E2E5D" w:rsidRPr="00903DBA" w:rsidRDefault="002E2E5D" w:rsidP="002E2E5D">
      <w:pPr>
        <w:pStyle w:val="Code"/>
        <w:rPr>
          <w:highlight w:val="white"/>
        </w:rPr>
      </w:pPr>
      <w:r w:rsidRPr="00903DBA">
        <w:rPr>
          <w:highlight w:val="white"/>
        </w:rPr>
        <w:t xml:space="preserve">      nextSet.UnionWith(expression.Symbol.FalseSet);</w:t>
      </w:r>
    </w:p>
    <w:p w14:paraId="6EE8C0B3" w14:textId="77777777" w:rsidR="002E2E5D" w:rsidRPr="00903DBA" w:rsidRDefault="002E2E5D" w:rsidP="002E2E5D">
      <w:pPr>
        <w:pStyle w:val="Code"/>
        <w:rPr>
          <w:highlight w:val="white"/>
        </w:rPr>
      </w:pPr>
      <w:r w:rsidRPr="00903DBA">
        <w:rPr>
          <w:highlight w:val="white"/>
        </w:rPr>
        <w:t xml:space="preserve">      nextSet.UnionWith(m_breakSetStack.Pop());</w:t>
      </w:r>
    </w:p>
    <w:p w14:paraId="72357B2D" w14:textId="77777777" w:rsidR="002E2E5D" w:rsidRPr="00903DBA" w:rsidRDefault="002E2E5D" w:rsidP="002E2E5D">
      <w:pPr>
        <w:pStyle w:val="Code"/>
        <w:rPr>
          <w:highlight w:val="white"/>
        </w:rPr>
      </w:pPr>
    </w:p>
    <w:p w14:paraId="08C359C6" w14:textId="77777777" w:rsidR="002E2E5D" w:rsidRPr="00903DBA" w:rsidRDefault="002E2E5D" w:rsidP="002E2E5D">
      <w:pPr>
        <w:pStyle w:val="Code"/>
        <w:rPr>
          <w:highlight w:val="white"/>
        </w:rPr>
      </w:pPr>
      <w:r w:rsidRPr="00903DBA">
        <w:rPr>
          <w:highlight w:val="white"/>
        </w:rPr>
        <w:t xml:space="preserve">      AddMiddleCode(codeList, MiddleOperator.Goto, GetFirst(codeList));</w:t>
      </w:r>
    </w:p>
    <w:p w14:paraId="4957AE1C" w14:textId="77777777" w:rsidR="002E2E5D" w:rsidRPr="00903DBA" w:rsidRDefault="002E2E5D" w:rsidP="002E2E5D">
      <w:pPr>
        <w:pStyle w:val="Code"/>
        <w:rPr>
          <w:highlight w:val="white"/>
        </w:rPr>
      </w:pPr>
      <w:r w:rsidRPr="00903DBA">
        <w:rPr>
          <w:highlight w:val="white"/>
        </w:rPr>
        <w:t xml:space="preserve">      return (new Statement(codeList, nextSet));</w:t>
      </w:r>
    </w:p>
    <w:p w14:paraId="43BF5651" w14:textId="77777777" w:rsidR="002E2E5D" w:rsidRPr="00903DBA" w:rsidRDefault="002E2E5D" w:rsidP="002E2E5D">
      <w:pPr>
        <w:pStyle w:val="Code"/>
        <w:rPr>
          <w:highlight w:val="white"/>
        </w:rPr>
      </w:pPr>
      <w:r w:rsidRPr="00903DBA">
        <w:rPr>
          <w:highlight w:val="white"/>
        </w:rPr>
        <w:t xml:space="preserve">    }</w:t>
      </w:r>
    </w:p>
    <w:p w14:paraId="1D8AEC82" w14:textId="77777777" w:rsidR="002C7CC3" w:rsidRPr="00903DBA" w:rsidRDefault="002C7CC3" w:rsidP="002C7CC3">
      <w:pPr>
        <w:pStyle w:val="Code"/>
        <w:rPr>
          <w:highlight w:val="white"/>
        </w:rPr>
      </w:pPr>
      <w:r w:rsidRPr="00903DBA">
        <w:rPr>
          <w:highlight w:val="white"/>
        </w:rPr>
        <w:t xml:space="preserve">  </w:t>
      </w:r>
    </w:p>
    <w:p w14:paraId="5F6856F3" w14:textId="2327D6BE" w:rsidR="007175D9" w:rsidRPr="00903DBA" w:rsidRDefault="00AB1C70" w:rsidP="007175D9">
      <w:pPr>
        <w:pStyle w:val="Rubrik3"/>
        <w:numPr>
          <w:ilvl w:val="2"/>
          <w:numId w:val="120"/>
        </w:numPr>
      </w:pPr>
      <w:bookmarkStart w:id="149" w:name="_Toc57656003"/>
      <w:r w:rsidRPr="00903DBA">
        <w:t>The For Statement</w:t>
      </w:r>
      <w:bookmarkEnd w:id="149"/>
    </w:p>
    <w:p w14:paraId="58DDE9F3" w14:textId="77777777" w:rsidR="002E4EB4" w:rsidRPr="00903DBA" w:rsidRDefault="002E4EB4" w:rsidP="002E4EB4">
      <w:r w:rsidRPr="00903DBA">
        <w:t xml:space="preserve">The </w:t>
      </w:r>
      <w:r w:rsidRPr="00903DBA">
        <w:rPr>
          <w:rStyle w:val="KeyWord0"/>
        </w:rPr>
        <w:t>for</w:t>
      </w:r>
      <w:r w:rsidRPr="00903DBA">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903DBA">
        <w:rPr>
          <w:rStyle w:val="CodeInText"/>
        </w:rPr>
        <w:t>jump_marker</w:t>
      </w:r>
      <w:r w:rsidRPr="00903DBA">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903DBA" w:rsidRDefault="002E4EB4" w:rsidP="002E4EB4">
      <w:r w:rsidRPr="00903DBA">
        <w:t>Finally, like the while case, the continue set is backpatched to the beginning of the test expression and the break set is backpatched to the beginning of the statement following the while statement.</w:t>
      </w:r>
    </w:p>
    <w:p w14:paraId="6A965189" w14:textId="002A27C3" w:rsidR="00564E09" w:rsidRPr="00903DBA" w:rsidRDefault="00564E09" w:rsidP="00564E09">
      <w:r w:rsidRPr="00903DBA">
        <w:t>The for statement is more complicated than the</w:t>
      </w:r>
      <w:r w:rsidR="008132ED" w:rsidRPr="00903DBA">
        <w:t xml:space="preserve"> do and </w:t>
      </w:r>
      <w:r w:rsidRPr="00903DBA">
        <w:t>while statement</w:t>
      </w:r>
      <w:r w:rsidR="008132ED" w:rsidRPr="00903DBA">
        <w:t>s</w:t>
      </w:r>
      <w:r w:rsidRPr="00903DBA">
        <w:t>.</w:t>
      </w:r>
      <w:r w:rsidR="003D514D" w:rsidRPr="00903DBA">
        <w:t xml:space="preserve"> It </w:t>
      </w:r>
      <w:r w:rsidRPr="00903DBA">
        <w:t xml:space="preserve">holds three optional expression: the </w:t>
      </w:r>
      <w:r w:rsidR="00F4217C" w:rsidRPr="00903DBA">
        <w:t>initialization</w:t>
      </w:r>
      <w:r w:rsidRPr="00903DBA">
        <w:t xml:space="preserve"> expression, the test expression, and the increment expression. The true and false sets of the </w:t>
      </w:r>
      <w:r w:rsidR="00F4217C" w:rsidRPr="00903DBA">
        <w:t>initialization</w:t>
      </w:r>
      <w:r w:rsidRPr="00903DBA">
        <w:t xml:space="preserve"> and increment expressions are all backpatched to beginning of the test expression. An omitted test expression is equivalent to an inf</w:t>
      </w:r>
      <w:r w:rsidR="002F35C1" w:rsidRPr="00903DBA">
        <w:t>initializer</w:t>
      </w:r>
      <w:r w:rsidRPr="00903DBA">
        <w:t>e loop.</w:t>
      </w:r>
    </w:p>
    <w:p w14:paraId="3383085F" w14:textId="77777777" w:rsidR="005223AC" w:rsidRPr="00903DBA" w:rsidRDefault="005223AC" w:rsidP="005223AC">
      <w:pPr>
        <w:pStyle w:val="Code"/>
        <w:rPr>
          <w:highlight w:val="white"/>
        </w:rPr>
      </w:pPr>
      <w:r w:rsidRPr="00903DBA">
        <w:rPr>
          <w:highlight w:val="white"/>
        </w:rPr>
        <w:t>opened_statement:</w:t>
      </w:r>
    </w:p>
    <w:p w14:paraId="77E933C6" w14:textId="77777777" w:rsidR="005223AC" w:rsidRPr="00903DBA" w:rsidRDefault="005223AC" w:rsidP="005223AC">
      <w:pPr>
        <w:pStyle w:val="Code"/>
        <w:rPr>
          <w:highlight w:val="white"/>
        </w:rPr>
      </w:pPr>
      <w:r w:rsidRPr="00903DBA">
        <w:rPr>
          <w:highlight w:val="white"/>
        </w:rPr>
        <w:t xml:space="preserve">    // ...</w:t>
      </w:r>
    </w:p>
    <w:p w14:paraId="71CBFB06" w14:textId="77777777" w:rsidR="005223AC" w:rsidRPr="00903DBA" w:rsidRDefault="005223AC" w:rsidP="005223AC">
      <w:pPr>
        <w:pStyle w:val="Code"/>
        <w:rPr>
          <w:highlight w:val="white"/>
        </w:rPr>
      </w:pPr>
      <w:r w:rsidRPr="00903DBA">
        <w:rPr>
          <w:highlight w:val="white"/>
        </w:rPr>
        <w:t xml:space="preserve">  | FOR loop_header LEFT_PARENTHESIS optional_expression SEMICOLON</w:t>
      </w:r>
    </w:p>
    <w:p w14:paraId="3969FEAE" w14:textId="77777777" w:rsidR="005223AC" w:rsidRPr="00903DBA" w:rsidRDefault="005223AC" w:rsidP="005223AC">
      <w:pPr>
        <w:pStyle w:val="Code"/>
        <w:rPr>
          <w:highlight w:val="white"/>
        </w:rPr>
      </w:pPr>
      <w:r w:rsidRPr="00903DBA">
        <w:rPr>
          <w:highlight w:val="white"/>
        </w:rPr>
        <w:t xml:space="preserve">    optional_expression SEMICOLON optional_expression RIGHT_PARENTHESIS</w:t>
      </w:r>
    </w:p>
    <w:p w14:paraId="325C2976" w14:textId="77777777" w:rsidR="005223AC" w:rsidRPr="00903DBA" w:rsidRDefault="005223AC" w:rsidP="005223AC">
      <w:pPr>
        <w:pStyle w:val="Code"/>
        <w:rPr>
          <w:highlight w:val="white"/>
        </w:rPr>
      </w:pPr>
      <w:r w:rsidRPr="00903DBA">
        <w:rPr>
          <w:highlight w:val="white"/>
        </w:rPr>
        <w:t xml:space="preserve">    opened_statement {</w:t>
      </w:r>
    </w:p>
    <w:p w14:paraId="26674914" w14:textId="2C365263" w:rsidR="005223AC" w:rsidRPr="00903DBA" w:rsidRDefault="005223AC" w:rsidP="005223AC">
      <w:pPr>
        <w:pStyle w:val="Code"/>
        <w:rPr>
          <w:highlight w:val="white"/>
        </w:rPr>
      </w:pPr>
      <w:r w:rsidRPr="00903DBA">
        <w:rPr>
          <w:highlight w:val="white"/>
        </w:rPr>
        <w:t xml:space="preserve">      $$ = MiddleCodeGenerator.ForStatement($4, $6, $8, $10);</w:t>
      </w:r>
    </w:p>
    <w:p w14:paraId="2ECEAE39" w14:textId="02EAEA65" w:rsidR="005223AC" w:rsidRPr="00903DBA" w:rsidRDefault="005223AC" w:rsidP="005223AC">
      <w:pPr>
        <w:pStyle w:val="Code"/>
        <w:rPr>
          <w:highlight w:val="white"/>
        </w:rPr>
      </w:pPr>
      <w:r w:rsidRPr="00903DBA">
        <w:rPr>
          <w:highlight w:val="white"/>
        </w:rPr>
        <w:t xml:space="preserve">    }</w:t>
      </w:r>
    </w:p>
    <w:p w14:paraId="092ED15A" w14:textId="1212A0E1" w:rsidR="005223AC" w:rsidRPr="00903DBA" w:rsidRDefault="005223AC" w:rsidP="005223AC">
      <w:pPr>
        <w:pStyle w:val="Code"/>
        <w:rPr>
          <w:highlight w:val="white"/>
        </w:rPr>
      </w:pPr>
      <w:r w:rsidRPr="00903DBA">
        <w:rPr>
          <w:highlight w:val="white"/>
        </w:rPr>
        <w:t xml:space="preserve">    // ...</w:t>
      </w:r>
    </w:p>
    <w:p w14:paraId="6AFE6D70" w14:textId="77777777" w:rsidR="004E11C1" w:rsidRPr="00903DBA" w:rsidRDefault="004E11C1" w:rsidP="004E11C1">
      <w:pPr>
        <w:pStyle w:val="Code"/>
        <w:rPr>
          <w:highlight w:val="white"/>
        </w:rPr>
      </w:pPr>
    </w:p>
    <w:p w14:paraId="47BCB787" w14:textId="7627AC00" w:rsidR="004E11C1" w:rsidRPr="00903DBA" w:rsidRDefault="004E11C1" w:rsidP="004E11C1">
      <w:pPr>
        <w:pStyle w:val="Code"/>
        <w:rPr>
          <w:highlight w:val="white"/>
        </w:rPr>
      </w:pPr>
      <w:r w:rsidRPr="00903DBA">
        <w:rPr>
          <w:highlight w:val="white"/>
        </w:rPr>
        <w:t>closed_statement:</w:t>
      </w:r>
    </w:p>
    <w:p w14:paraId="1698920D" w14:textId="77777777" w:rsidR="004E11C1" w:rsidRPr="00903DBA" w:rsidRDefault="004E11C1" w:rsidP="004E11C1">
      <w:pPr>
        <w:pStyle w:val="Code"/>
        <w:rPr>
          <w:highlight w:val="white"/>
        </w:rPr>
      </w:pPr>
      <w:r w:rsidRPr="00903DBA">
        <w:rPr>
          <w:highlight w:val="white"/>
        </w:rPr>
        <w:t xml:space="preserve">    // ...</w:t>
      </w:r>
    </w:p>
    <w:p w14:paraId="07B7E19B" w14:textId="77777777" w:rsidR="004E11C1" w:rsidRPr="00903DBA" w:rsidRDefault="004E11C1" w:rsidP="004E11C1">
      <w:pPr>
        <w:pStyle w:val="Code"/>
        <w:rPr>
          <w:highlight w:val="white"/>
        </w:rPr>
      </w:pPr>
      <w:r w:rsidRPr="00903DBA">
        <w:rPr>
          <w:highlight w:val="white"/>
        </w:rPr>
        <w:lastRenderedPageBreak/>
        <w:t xml:space="preserve">  | FOR loop_header LEFT_PARENTHESIS optional_expression SEMICOLON</w:t>
      </w:r>
    </w:p>
    <w:p w14:paraId="3456BF3E" w14:textId="77777777" w:rsidR="004E11C1" w:rsidRPr="00903DBA" w:rsidRDefault="004E11C1" w:rsidP="004E11C1">
      <w:pPr>
        <w:pStyle w:val="Code"/>
        <w:rPr>
          <w:highlight w:val="white"/>
        </w:rPr>
      </w:pPr>
      <w:r w:rsidRPr="00903DBA">
        <w:rPr>
          <w:highlight w:val="white"/>
        </w:rPr>
        <w:t xml:space="preserve">    optional_expression SEMICOLON optional_expression RIGHT_PARENTHESIS</w:t>
      </w:r>
    </w:p>
    <w:p w14:paraId="7EF36F62" w14:textId="77777777" w:rsidR="004E11C1" w:rsidRPr="00903DBA" w:rsidRDefault="004E11C1" w:rsidP="004E11C1">
      <w:pPr>
        <w:pStyle w:val="Code"/>
        <w:rPr>
          <w:highlight w:val="white"/>
        </w:rPr>
      </w:pPr>
      <w:r w:rsidRPr="00903DBA">
        <w:rPr>
          <w:highlight w:val="white"/>
        </w:rPr>
        <w:t xml:space="preserve">    closed_statement {</w:t>
      </w:r>
    </w:p>
    <w:p w14:paraId="45582108" w14:textId="4969A15D" w:rsidR="004E11C1" w:rsidRPr="00903DBA" w:rsidRDefault="004E11C1" w:rsidP="004E11C1">
      <w:pPr>
        <w:pStyle w:val="Code"/>
        <w:rPr>
          <w:highlight w:val="white"/>
        </w:rPr>
      </w:pPr>
      <w:r w:rsidRPr="00903DBA">
        <w:rPr>
          <w:highlight w:val="white"/>
        </w:rPr>
        <w:t xml:space="preserve">      $$ = MiddleCodeGenerator.ForStatement($4, $6, $8, $10);</w:t>
      </w:r>
    </w:p>
    <w:p w14:paraId="60F80745" w14:textId="77777777" w:rsidR="004E11C1" w:rsidRPr="00903DBA" w:rsidRDefault="004E11C1" w:rsidP="004E11C1">
      <w:pPr>
        <w:pStyle w:val="Code"/>
        <w:rPr>
          <w:highlight w:val="white"/>
        </w:rPr>
      </w:pPr>
      <w:r w:rsidRPr="00903DBA">
        <w:rPr>
          <w:highlight w:val="white"/>
        </w:rPr>
        <w:t xml:space="preserve">    }</w:t>
      </w:r>
    </w:p>
    <w:p w14:paraId="6FB293AE" w14:textId="39BB9593" w:rsidR="005223AC" w:rsidRPr="00903DBA" w:rsidRDefault="004E11C1" w:rsidP="004E11C1">
      <w:pPr>
        <w:pStyle w:val="Code"/>
        <w:rPr>
          <w:highlight w:val="white"/>
        </w:rPr>
      </w:pPr>
      <w:r w:rsidRPr="00903DBA">
        <w:rPr>
          <w:highlight w:val="white"/>
        </w:rPr>
        <w:t xml:space="preserve">    // ...</w:t>
      </w:r>
    </w:p>
    <w:p w14:paraId="49234D31" w14:textId="00FF1DD4" w:rsidR="003D12F1" w:rsidRPr="00903DBA" w:rsidRDefault="001D46CF" w:rsidP="001D46CF">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w:t>
      </w:r>
      <w:r w:rsidR="001F0552" w:rsidRPr="00903DBA">
        <w:rPr>
          <w:highlight w:val="white"/>
        </w:rPr>
        <w:t xml:space="preserve"> </w:t>
      </w:r>
      <w:r w:rsidR="003D12F1" w:rsidRPr="00903DBA">
        <w:rPr>
          <w:highlight w:val="white"/>
        </w:rPr>
        <w:t xml:space="preserve">If the test expression is present, we want its value, and therefore we re interested in its long list. On the other hand, if the </w:t>
      </w:r>
      <w:r w:rsidR="002F35C1" w:rsidRPr="00903DBA">
        <w:rPr>
          <w:highlight w:val="white"/>
        </w:rPr>
        <w:t>initializer</w:t>
      </w:r>
      <w:r w:rsidR="003D12F1" w:rsidRPr="00903DBA">
        <w:rPr>
          <w:highlight w:val="white"/>
        </w:rPr>
        <w:t xml:space="preserve"> or next expressions are present we are only interested in their potential side effekts.</w:t>
      </w:r>
    </w:p>
    <w:p w14:paraId="7BD65007" w14:textId="6CAA7A1E" w:rsidR="006737CD" w:rsidRPr="00903DBA" w:rsidRDefault="006737CD" w:rsidP="006737CD">
      <w:pPr>
        <w:pStyle w:val="CodeHeader"/>
        <w:rPr>
          <w:highlight w:val="white"/>
        </w:rPr>
      </w:pPr>
      <w:r w:rsidRPr="00903DBA">
        <w:rPr>
          <w:highlight w:val="white"/>
        </w:rPr>
        <w:t>MiddleCodeGenerator.cs</w:t>
      </w:r>
    </w:p>
    <w:p w14:paraId="7EE0BFB3" w14:textId="5A3534C5" w:rsidR="00855D78" w:rsidRPr="00903DBA" w:rsidRDefault="00855D78" w:rsidP="00855D78">
      <w:pPr>
        <w:pStyle w:val="Code"/>
        <w:rPr>
          <w:highlight w:val="white"/>
        </w:rPr>
      </w:pPr>
      <w:r w:rsidRPr="00903DBA">
        <w:rPr>
          <w:highlight w:val="white"/>
        </w:rPr>
        <w:t xml:space="preserve">    public static Statement ForStatement(Expression </w:t>
      </w:r>
      <w:r w:rsidR="002F35C1" w:rsidRPr="00903DBA">
        <w:rPr>
          <w:highlight w:val="white"/>
        </w:rPr>
        <w:t>initializer</w:t>
      </w:r>
      <w:r w:rsidRPr="00903DBA">
        <w:rPr>
          <w:highlight w:val="white"/>
        </w:rPr>
        <w:t>Expression,</w:t>
      </w:r>
    </w:p>
    <w:p w14:paraId="6767481C" w14:textId="6B56C1BF" w:rsidR="00855D78" w:rsidRPr="00903DBA" w:rsidRDefault="00855D78" w:rsidP="00855D78">
      <w:pPr>
        <w:pStyle w:val="Code"/>
        <w:rPr>
          <w:highlight w:val="white"/>
        </w:rPr>
      </w:pPr>
      <w:r w:rsidRPr="00903DBA">
        <w:rPr>
          <w:highlight w:val="white"/>
        </w:rPr>
        <w:t xml:space="preserve">                         Expression testExpression, Expression nextExpression,</w:t>
      </w:r>
    </w:p>
    <w:p w14:paraId="61C8FDEB" w14:textId="750471D0" w:rsidR="00855D78" w:rsidRPr="00903DBA" w:rsidRDefault="00855D78" w:rsidP="00855D78">
      <w:pPr>
        <w:pStyle w:val="Code"/>
        <w:rPr>
          <w:highlight w:val="white"/>
        </w:rPr>
      </w:pPr>
      <w:r w:rsidRPr="00903DBA">
        <w:rPr>
          <w:highlight w:val="white"/>
        </w:rPr>
        <w:t xml:space="preserve">                         Statement innerStatement) {</w:t>
      </w:r>
    </w:p>
    <w:p w14:paraId="76C1FAA8" w14:textId="77777777" w:rsidR="00855D78" w:rsidRPr="00903DBA" w:rsidRDefault="00855D78" w:rsidP="00855D78">
      <w:pPr>
        <w:pStyle w:val="Code"/>
        <w:rPr>
          <w:highlight w:val="white"/>
        </w:rPr>
      </w:pPr>
      <w:r w:rsidRPr="00903DBA">
        <w:rPr>
          <w:highlight w:val="white"/>
        </w:rPr>
        <w:t xml:space="preserve">      List&lt;MiddleCode&gt; codeList = new List&lt;MiddleCode&gt;();</w:t>
      </w:r>
    </w:p>
    <w:p w14:paraId="0AB9FA84" w14:textId="77777777" w:rsidR="00855D78" w:rsidRPr="00903DBA" w:rsidRDefault="00855D78" w:rsidP="00855D78">
      <w:pPr>
        <w:pStyle w:val="Code"/>
        <w:rPr>
          <w:highlight w:val="white"/>
        </w:rPr>
      </w:pPr>
      <w:r w:rsidRPr="00903DBA">
        <w:rPr>
          <w:highlight w:val="white"/>
        </w:rPr>
        <w:t xml:space="preserve">      ISet&lt;MiddleCode&gt; nextSet = new HashSet&lt;MiddleCode&gt;();</w:t>
      </w:r>
    </w:p>
    <w:p w14:paraId="2F855E84" w14:textId="345B0406" w:rsidR="00005E54" w:rsidRPr="00903DBA" w:rsidRDefault="00005E54" w:rsidP="00005E54">
      <w:pPr>
        <w:rPr>
          <w:highlight w:val="white"/>
        </w:rPr>
      </w:pPr>
      <w:r w:rsidRPr="00903DBA">
        <w:rPr>
          <w:highlight w:val="white"/>
        </w:rPr>
        <w:t xml:space="preserve">We add an empty instruction as the target of the </w:t>
      </w:r>
      <w:r w:rsidR="005E1C00" w:rsidRPr="00903DBA">
        <w:rPr>
          <w:highlight w:val="white"/>
        </w:rPr>
        <w:t>test expression, since we do not know if the test expression is not null.</w:t>
      </w:r>
    </w:p>
    <w:p w14:paraId="34AC7AE7" w14:textId="4BD51977" w:rsidR="00144906" w:rsidRPr="00903DBA" w:rsidRDefault="00144906" w:rsidP="00144906">
      <w:pPr>
        <w:pStyle w:val="Code"/>
        <w:rPr>
          <w:highlight w:val="white"/>
        </w:rPr>
      </w:pPr>
      <w:r w:rsidRPr="00903DBA">
        <w:rPr>
          <w:highlight w:val="white"/>
        </w:rPr>
        <w:t xml:space="preserve">      MiddleCode testTarget = AddMiddleCode(codeList, MiddleOperator.Empty);    </w:t>
      </w:r>
    </w:p>
    <w:p w14:paraId="326AF210" w14:textId="2C7C8AAB" w:rsidR="00005E54" w:rsidRPr="00903DBA" w:rsidRDefault="00005E54" w:rsidP="00005E54">
      <w:pPr>
        <w:rPr>
          <w:highlight w:val="white"/>
        </w:rPr>
      </w:pPr>
      <w:r w:rsidRPr="00903DBA">
        <w:rPr>
          <w:highlight w:val="white"/>
        </w:rPr>
        <w:t xml:space="preserve">If the </w:t>
      </w:r>
      <w:r w:rsidR="002F35C1" w:rsidRPr="00903DBA">
        <w:rPr>
          <w:highlight w:val="white"/>
        </w:rPr>
        <w:t>initializer</w:t>
      </w:r>
      <w:r w:rsidRPr="00903DBA">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903DBA" w:rsidRDefault="00855D78" w:rsidP="00855D78">
      <w:pPr>
        <w:pStyle w:val="Code"/>
        <w:rPr>
          <w:highlight w:val="white"/>
        </w:rPr>
      </w:pPr>
      <w:r w:rsidRPr="00903DBA">
        <w:rPr>
          <w:highlight w:val="white"/>
        </w:rPr>
        <w:t xml:space="preserve">      if (</w:t>
      </w:r>
      <w:r w:rsidR="002F35C1" w:rsidRPr="00903DBA">
        <w:rPr>
          <w:highlight w:val="white"/>
        </w:rPr>
        <w:t>initializer</w:t>
      </w:r>
      <w:r w:rsidRPr="00903DBA">
        <w:rPr>
          <w:highlight w:val="white"/>
        </w:rPr>
        <w:t>Expression != null) {</w:t>
      </w:r>
    </w:p>
    <w:p w14:paraId="39E25B00" w14:textId="34E6B8F9" w:rsidR="00855D78" w:rsidRPr="00903DBA" w:rsidRDefault="00855D78" w:rsidP="00855D78">
      <w:pPr>
        <w:pStyle w:val="Code"/>
        <w:rPr>
          <w:highlight w:val="white"/>
        </w:rPr>
      </w:pPr>
      <w:r w:rsidRPr="00903DBA">
        <w:rPr>
          <w:highlight w:val="white"/>
        </w:rPr>
        <w:t xml:space="preserve">        codeList.AddRange(</w:t>
      </w:r>
      <w:r w:rsidR="002F35C1" w:rsidRPr="00903DBA">
        <w:rPr>
          <w:highlight w:val="white"/>
        </w:rPr>
        <w:t>initializer</w:t>
      </w:r>
      <w:r w:rsidRPr="00903DBA">
        <w:rPr>
          <w:highlight w:val="white"/>
        </w:rPr>
        <w:t>Expression.ShortList);</w:t>
      </w:r>
    </w:p>
    <w:p w14:paraId="06E67BC8" w14:textId="15486253" w:rsidR="00756DFC" w:rsidRPr="00903DBA" w:rsidRDefault="00756DFC" w:rsidP="00756DFC">
      <w:pPr>
        <w:pStyle w:val="Code"/>
        <w:rPr>
          <w:highlight w:val="white"/>
        </w:rPr>
      </w:pPr>
      <w:r w:rsidRPr="00903DBA">
        <w:rPr>
          <w:highlight w:val="white"/>
        </w:rPr>
        <w:t xml:space="preserve">        Backpatch(</w:t>
      </w:r>
      <w:r w:rsidR="002F35C1" w:rsidRPr="00903DBA">
        <w:rPr>
          <w:highlight w:val="white"/>
        </w:rPr>
        <w:t>initializer</w:t>
      </w:r>
      <w:r w:rsidRPr="00903DBA">
        <w:rPr>
          <w:highlight w:val="white"/>
        </w:rPr>
        <w:t>Expression.Symbol.TrueSet, testTarget);</w:t>
      </w:r>
    </w:p>
    <w:p w14:paraId="53274A46" w14:textId="72BA4A51" w:rsidR="00756DFC" w:rsidRPr="00903DBA" w:rsidRDefault="00756DFC" w:rsidP="00756DFC">
      <w:pPr>
        <w:pStyle w:val="Code"/>
        <w:rPr>
          <w:highlight w:val="white"/>
        </w:rPr>
      </w:pPr>
      <w:r w:rsidRPr="00903DBA">
        <w:rPr>
          <w:highlight w:val="white"/>
        </w:rPr>
        <w:t xml:space="preserve">        Backpatch(</w:t>
      </w:r>
      <w:r w:rsidR="002F35C1" w:rsidRPr="00903DBA">
        <w:rPr>
          <w:highlight w:val="white"/>
        </w:rPr>
        <w:t>initializer</w:t>
      </w:r>
      <w:r w:rsidRPr="00903DBA">
        <w:rPr>
          <w:highlight w:val="white"/>
        </w:rPr>
        <w:t>Expression.Symbol.FalseSet, testTarget);</w:t>
      </w:r>
    </w:p>
    <w:p w14:paraId="3BC9D270" w14:textId="70B76C0A" w:rsidR="00855D78" w:rsidRPr="00903DBA" w:rsidRDefault="00855D78" w:rsidP="00855D78">
      <w:pPr>
        <w:pStyle w:val="Code"/>
        <w:rPr>
          <w:highlight w:val="white"/>
        </w:rPr>
      </w:pPr>
      <w:r w:rsidRPr="00903DBA">
        <w:rPr>
          <w:highlight w:val="white"/>
        </w:rPr>
        <w:t xml:space="preserve">      }</w:t>
      </w:r>
    </w:p>
    <w:p w14:paraId="47B8A488" w14:textId="618FA897" w:rsidR="00805910" w:rsidRPr="00903DBA" w:rsidRDefault="00E13316" w:rsidP="00E13316">
      <w:pPr>
        <w:rPr>
          <w:highlight w:val="white"/>
        </w:rPr>
      </w:pPr>
      <w:r w:rsidRPr="00903DBA">
        <w:rPr>
          <w:highlight w:val="white"/>
        </w:rPr>
        <w:t xml:space="preserve">If the test expression is not null, </w:t>
      </w:r>
      <w:r w:rsidR="008D78C6" w:rsidRPr="00903DBA">
        <w:rPr>
          <w:highlight w:val="white"/>
        </w:rPr>
        <w:t>we start by type ca</w:t>
      </w:r>
      <w:r w:rsidR="001D7010" w:rsidRPr="00903DBA">
        <w:rPr>
          <w:highlight w:val="white"/>
        </w:rPr>
        <w:t>st</w:t>
      </w:r>
      <w:r w:rsidR="008D78C6" w:rsidRPr="00903DBA">
        <w:rPr>
          <w:highlight w:val="white"/>
        </w:rPr>
        <w:t>ing it into a logical value</w:t>
      </w:r>
      <w:r w:rsidR="00886E35" w:rsidRPr="00903DBA">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903DBA" w:rsidRDefault="003866BF" w:rsidP="00EA454B">
      <w:pPr>
        <w:pStyle w:val="Code"/>
        <w:rPr>
          <w:highlight w:val="white"/>
        </w:rPr>
      </w:pPr>
      <w:r w:rsidRPr="00903DBA">
        <w:rPr>
          <w:highlight w:val="white"/>
        </w:rPr>
        <w:t xml:space="preserve">      if (testExpression != null) {</w:t>
      </w:r>
    </w:p>
    <w:p w14:paraId="2BA13793" w14:textId="77777777" w:rsidR="003866BF" w:rsidRPr="00903DBA" w:rsidRDefault="003866BF" w:rsidP="00EA454B">
      <w:pPr>
        <w:pStyle w:val="Code"/>
        <w:rPr>
          <w:highlight w:val="white"/>
        </w:rPr>
      </w:pPr>
      <w:r w:rsidRPr="00903DBA">
        <w:rPr>
          <w:highlight w:val="white"/>
        </w:rPr>
        <w:t xml:space="preserve">        testExpression = TypeCast.ToLogical(testExpression);</w:t>
      </w:r>
    </w:p>
    <w:p w14:paraId="62DDC34A" w14:textId="77777777" w:rsidR="003866BF" w:rsidRPr="00903DBA" w:rsidRDefault="003866BF" w:rsidP="00EA454B">
      <w:pPr>
        <w:pStyle w:val="Code"/>
        <w:rPr>
          <w:highlight w:val="white"/>
        </w:rPr>
      </w:pPr>
      <w:r w:rsidRPr="00903DBA">
        <w:rPr>
          <w:highlight w:val="white"/>
        </w:rPr>
        <w:t xml:space="preserve">        codeList.AddRange(testExpression.LongList);</w:t>
      </w:r>
    </w:p>
    <w:p w14:paraId="7099D342" w14:textId="77777777" w:rsidR="003866BF" w:rsidRPr="00903DBA" w:rsidRDefault="003866BF" w:rsidP="00EA454B">
      <w:pPr>
        <w:pStyle w:val="Code"/>
        <w:rPr>
          <w:highlight w:val="white"/>
        </w:rPr>
      </w:pPr>
      <w:r w:rsidRPr="00903DBA">
        <w:rPr>
          <w:highlight w:val="white"/>
        </w:rPr>
        <w:t xml:space="preserve">        AddMiddleCode(codeList, MiddleOperator.CheckTrackMapFloatStack);</w:t>
      </w:r>
    </w:p>
    <w:p w14:paraId="1E6416A2" w14:textId="6230A08D" w:rsidR="003866BF" w:rsidRPr="00903DBA" w:rsidRDefault="003866BF" w:rsidP="003866BF">
      <w:pPr>
        <w:rPr>
          <w:highlight w:val="white"/>
        </w:rPr>
      </w:pPr>
      <w:r w:rsidRPr="00903DBA">
        <w:rPr>
          <w:highlight w:val="white"/>
        </w:rPr>
        <w:t>We backpatch the true set of the</w:t>
      </w:r>
      <w:r w:rsidR="0069537E" w:rsidRPr="00903DBA">
        <w:rPr>
          <w:highlight w:val="white"/>
        </w:rPr>
        <w:t xml:space="preserve"> test</w:t>
      </w:r>
      <w:r w:rsidRPr="00903DBA">
        <w:rPr>
          <w:highlight w:val="white"/>
        </w:rPr>
        <w:t xml:space="preserve"> expression to the </w:t>
      </w:r>
      <w:r w:rsidR="0069537E" w:rsidRPr="00903DBA">
        <w:rPr>
          <w:highlight w:val="white"/>
        </w:rPr>
        <w:t>beginning or the code list of the inner statement.</w:t>
      </w:r>
    </w:p>
    <w:p w14:paraId="584A81F6" w14:textId="77777777" w:rsidR="003866BF" w:rsidRPr="00903DBA" w:rsidRDefault="003866BF" w:rsidP="00EA454B">
      <w:pPr>
        <w:pStyle w:val="Code"/>
        <w:rPr>
          <w:highlight w:val="white"/>
        </w:rPr>
      </w:pPr>
      <w:r w:rsidRPr="00903DBA">
        <w:rPr>
          <w:highlight w:val="white"/>
        </w:rPr>
        <w:t xml:space="preserve">        Backpatch(testExpression.Symbol.TrueSet, innerStatement.CodeList);</w:t>
      </w:r>
    </w:p>
    <w:p w14:paraId="3D68A54A" w14:textId="77777777" w:rsidR="003866BF" w:rsidRPr="00903DBA" w:rsidRDefault="003866BF" w:rsidP="00EA454B">
      <w:pPr>
        <w:pStyle w:val="Code"/>
        <w:rPr>
          <w:highlight w:val="white"/>
        </w:rPr>
      </w:pPr>
      <w:r w:rsidRPr="00903DBA">
        <w:rPr>
          <w:highlight w:val="white"/>
        </w:rPr>
        <w:t xml:space="preserve">        nextSet.UnionWith(testExpression.Symbol.FalseSet);</w:t>
      </w:r>
    </w:p>
    <w:p w14:paraId="7299E970" w14:textId="77777777" w:rsidR="003866BF" w:rsidRPr="00903DBA" w:rsidRDefault="003866BF" w:rsidP="00EA454B">
      <w:pPr>
        <w:pStyle w:val="Code"/>
        <w:rPr>
          <w:highlight w:val="white"/>
        </w:rPr>
      </w:pPr>
      <w:r w:rsidRPr="00903DBA">
        <w:rPr>
          <w:highlight w:val="white"/>
        </w:rPr>
        <w:t xml:space="preserve">      }</w:t>
      </w:r>
    </w:p>
    <w:p w14:paraId="6EEB5CA1" w14:textId="018A1812" w:rsidR="00855D78" w:rsidRPr="00903DBA" w:rsidRDefault="003C063E" w:rsidP="003C063E">
      <w:pPr>
        <w:rPr>
          <w:highlight w:val="white"/>
        </w:rPr>
      </w:pPr>
      <w:r w:rsidRPr="00903DBA">
        <w:rPr>
          <w:highlight w:val="white"/>
        </w:rPr>
        <w:t>We add the code list of the inner statement.</w:t>
      </w:r>
      <w:r w:rsidR="009A15D4" w:rsidRPr="00903DBA">
        <w:rPr>
          <w:highlight w:val="white"/>
        </w:rPr>
        <w:t xml:space="preserve"> We then add </w:t>
      </w:r>
      <w:r w:rsidR="00C851D8" w:rsidRPr="00903DBA">
        <w:rPr>
          <w:highlight w:val="white"/>
        </w:rPr>
        <w:t>the next target instruction and backpatch the next set of the code of the inner statement since we</w:t>
      </w:r>
      <w:r w:rsidR="009C11D6" w:rsidRPr="00903DBA">
        <w:rPr>
          <w:highlight w:val="white"/>
        </w:rPr>
        <w:t xml:space="preserve"> do not know if the next expression is not null.</w:t>
      </w:r>
    </w:p>
    <w:p w14:paraId="564D87AB" w14:textId="77777777" w:rsidR="00855D78" w:rsidRPr="00903DBA" w:rsidRDefault="00855D78" w:rsidP="00855D78">
      <w:pPr>
        <w:pStyle w:val="Code"/>
        <w:rPr>
          <w:highlight w:val="white"/>
        </w:rPr>
      </w:pPr>
      <w:r w:rsidRPr="00903DBA">
        <w:rPr>
          <w:highlight w:val="white"/>
        </w:rPr>
        <w:t xml:space="preserve">      codeList.AddRange(innerStatement.CodeList);</w:t>
      </w:r>
    </w:p>
    <w:p w14:paraId="775A9CA2" w14:textId="77777777" w:rsidR="00855D78" w:rsidRPr="00903DBA" w:rsidRDefault="00855D78" w:rsidP="00855D78">
      <w:pPr>
        <w:pStyle w:val="Code"/>
        <w:rPr>
          <w:highlight w:val="white"/>
        </w:rPr>
      </w:pPr>
      <w:r w:rsidRPr="00903DBA">
        <w:rPr>
          <w:highlight w:val="white"/>
        </w:rPr>
        <w:t xml:space="preserve">      MiddleCode nextTarget = AddMiddleCode(codeList, MiddleOperator.Empty);</w:t>
      </w:r>
    </w:p>
    <w:p w14:paraId="6A37FA2B" w14:textId="77777777" w:rsidR="00855D78" w:rsidRPr="00903DBA" w:rsidRDefault="00855D78" w:rsidP="00855D78">
      <w:pPr>
        <w:pStyle w:val="Code"/>
        <w:rPr>
          <w:highlight w:val="white"/>
        </w:rPr>
      </w:pPr>
      <w:r w:rsidRPr="00903DBA">
        <w:rPr>
          <w:highlight w:val="white"/>
        </w:rPr>
        <w:t xml:space="preserve">      Backpatch(innerStatement.NextSet, nextTarget);</w:t>
      </w:r>
    </w:p>
    <w:p w14:paraId="008545A0" w14:textId="1668C44E" w:rsidR="00855D78" w:rsidRPr="00903DBA" w:rsidRDefault="00ED7EF2" w:rsidP="00ED7EF2">
      <w:pPr>
        <w:rPr>
          <w:highlight w:val="white"/>
        </w:rPr>
      </w:pPr>
      <w:r w:rsidRPr="00903DBA">
        <w:rPr>
          <w:highlight w:val="white"/>
        </w:rPr>
        <w:t>If the next expression is not null</w:t>
      </w:r>
      <w:r w:rsidR="009E1FD9" w:rsidRPr="00903DBA">
        <w:rPr>
          <w:highlight w:val="white"/>
        </w:rPr>
        <w:t xml:space="preserve">, </w:t>
      </w:r>
      <w:r w:rsidR="005E1C00" w:rsidRPr="00903DBA">
        <w:rPr>
          <w:highlight w:val="white"/>
        </w:rPr>
        <w:t xml:space="preserve">we add its short list and backpatch its true set and false set to the </w:t>
      </w:r>
    </w:p>
    <w:p w14:paraId="13CCC439" w14:textId="77777777" w:rsidR="00855D78" w:rsidRPr="00903DBA" w:rsidRDefault="00855D78" w:rsidP="00855D78">
      <w:pPr>
        <w:pStyle w:val="Code"/>
        <w:rPr>
          <w:highlight w:val="white"/>
        </w:rPr>
      </w:pPr>
      <w:r w:rsidRPr="00903DBA">
        <w:rPr>
          <w:highlight w:val="white"/>
        </w:rPr>
        <w:t xml:space="preserve">      if (nextExpression != null) {</w:t>
      </w:r>
    </w:p>
    <w:p w14:paraId="319081EC" w14:textId="77777777" w:rsidR="00855D78" w:rsidRPr="00903DBA" w:rsidRDefault="00855D78" w:rsidP="00855D78">
      <w:pPr>
        <w:pStyle w:val="Code"/>
        <w:rPr>
          <w:highlight w:val="white"/>
        </w:rPr>
      </w:pPr>
      <w:r w:rsidRPr="00903DBA">
        <w:rPr>
          <w:highlight w:val="white"/>
        </w:rPr>
        <w:t xml:space="preserve">        codeList.AddRange(nextExpression.ShortList);</w:t>
      </w:r>
    </w:p>
    <w:p w14:paraId="78394D4F" w14:textId="6A4CFD73" w:rsidR="00756DFC" w:rsidRPr="00903DBA" w:rsidRDefault="00756DFC" w:rsidP="00756DFC">
      <w:pPr>
        <w:pStyle w:val="Code"/>
        <w:rPr>
          <w:highlight w:val="white"/>
        </w:rPr>
      </w:pPr>
      <w:r w:rsidRPr="00903DBA">
        <w:rPr>
          <w:highlight w:val="white"/>
        </w:rPr>
        <w:t xml:space="preserve">        Backpatch(nextExpression.Symbol.TrueSet, testTarget);</w:t>
      </w:r>
    </w:p>
    <w:p w14:paraId="4957B766" w14:textId="35F74634" w:rsidR="00756DFC" w:rsidRPr="00903DBA" w:rsidRDefault="00756DFC" w:rsidP="00756DFC">
      <w:pPr>
        <w:pStyle w:val="Code"/>
        <w:rPr>
          <w:highlight w:val="white"/>
        </w:rPr>
      </w:pPr>
      <w:r w:rsidRPr="00903DBA">
        <w:rPr>
          <w:highlight w:val="white"/>
        </w:rPr>
        <w:lastRenderedPageBreak/>
        <w:t xml:space="preserve">        Backpatch(nextExpression.Symbol.FalseSet, testTarget);</w:t>
      </w:r>
    </w:p>
    <w:p w14:paraId="7817FFF6" w14:textId="6273942C" w:rsidR="00855D78" w:rsidRPr="00903DBA" w:rsidRDefault="00855D78" w:rsidP="00855D78">
      <w:pPr>
        <w:pStyle w:val="Code"/>
        <w:rPr>
          <w:highlight w:val="white"/>
        </w:rPr>
      </w:pPr>
      <w:r w:rsidRPr="00903DBA">
        <w:rPr>
          <w:highlight w:val="white"/>
        </w:rPr>
        <w:t xml:space="preserve">      }</w:t>
      </w:r>
    </w:p>
    <w:p w14:paraId="61EC2F32" w14:textId="7AF3AEA2" w:rsidR="00185176" w:rsidRPr="00903DBA" w:rsidRDefault="00185176" w:rsidP="00185176">
      <w:r w:rsidRPr="00903DBA">
        <w:t>Finally, like the while case, the continue set is backpatched to the beginning of the test expression and the break set is backpatched to the beginning of the statement following the while statement</w:t>
      </w:r>
      <w:r w:rsidR="003A173F" w:rsidRPr="00903DBA">
        <w:t xml:space="preserve">. </w:t>
      </w:r>
      <w:r w:rsidRPr="00903DBA">
        <w:rPr>
          <w:highlight w:val="white"/>
        </w:rPr>
        <w:t xml:space="preserve">  </w:t>
      </w:r>
    </w:p>
    <w:p w14:paraId="4BC37751" w14:textId="77777777" w:rsidR="00855D78" w:rsidRPr="00903DBA" w:rsidRDefault="00855D78" w:rsidP="00855D78">
      <w:pPr>
        <w:pStyle w:val="Code"/>
        <w:rPr>
          <w:highlight w:val="white"/>
        </w:rPr>
      </w:pPr>
      <w:r w:rsidRPr="00903DBA">
        <w:rPr>
          <w:highlight w:val="white"/>
        </w:rPr>
        <w:t xml:space="preserve">      AddMiddleCode(codeList, MiddleOperator.Goto, testTarget);</w:t>
      </w:r>
    </w:p>
    <w:p w14:paraId="24C532B9" w14:textId="77777777" w:rsidR="00855D78" w:rsidRPr="00903DBA" w:rsidRDefault="00855D78" w:rsidP="00855D78">
      <w:pPr>
        <w:pStyle w:val="Code"/>
        <w:rPr>
          <w:highlight w:val="white"/>
        </w:rPr>
      </w:pPr>
      <w:r w:rsidRPr="00903DBA">
        <w:rPr>
          <w:highlight w:val="white"/>
        </w:rPr>
        <w:t xml:space="preserve">      Backpatch(m_continueSetStack.Pop(), nextTarget);</w:t>
      </w:r>
    </w:p>
    <w:p w14:paraId="3C37A3F2" w14:textId="77777777" w:rsidR="00855D78" w:rsidRPr="00903DBA" w:rsidRDefault="00855D78" w:rsidP="00855D78">
      <w:pPr>
        <w:pStyle w:val="Code"/>
        <w:rPr>
          <w:highlight w:val="white"/>
        </w:rPr>
      </w:pPr>
      <w:r w:rsidRPr="00903DBA">
        <w:rPr>
          <w:highlight w:val="white"/>
        </w:rPr>
        <w:t xml:space="preserve">      nextSet.UnionWith(m_breakSetStack.Pop());</w:t>
      </w:r>
    </w:p>
    <w:p w14:paraId="04ABE893" w14:textId="77777777" w:rsidR="009A353B" w:rsidRPr="00903DBA" w:rsidRDefault="009A353B" w:rsidP="00855D78">
      <w:pPr>
        <w:pStyle w:val="Code"/>
        <w:rPr>
          <w:highlight w:val="white"/>
        </w:rPr>
      </w:pPr>
    </w:p>
    <w:p w14:paraId="3DF945ED" w14:textId="5978A702" w:rsidR="00855D78" w:rsidRPr="00903DBA" w:rsidRDefault="00855D78" w:rsidP="00855D78">
      <w:pPr>
        <w:pStyle w:val="Code"/>
        <w:rPr>
          <w:highlight w:val="white"/>
        </w:rPr>
      </w:pPr>
      <w:r w:rsidRPr="00903DBA">
        <w:rPr>
          <w:highlight w:val="white"/>
        </w:rPr>
        <w:t xml:space="preserve">      return (new Statement(codeList, nextSet));</w:t>
      </w:r>
    </w:p>
    <w:p w14:paraId="631BCBDB" w14:textId="0DF2CAAD" w:rsidR="006737CD" w:rsidRPr="00903DBA" w:rsidRDefault="00855D78" w:rsidP="00855D78">
      <w:pPr>
        <w:pStyle w:val="Code"/>
        <w:rPr>
          <w:highlight w:val="white"/>
        </w:rPr>
      </w:pPr>
      <w:r w:rsidRPr="00903DBA">
        <w:rPr>
          <w:highlight w:val="white"/>
        </w:rPr>
        <w:t xml:space="preserve">    }</w:t>
      </w:r>
    </w:p>
    <w:p w14:paraId="278EEE5A" w14:textId="5EC2A14F" w:rsidR="006C67B8" w:rsidRPr="00903DBA" w:rsidRDefault="00AB1C70" w:rsidP="006C67B8">
      <w:pPr>
        <w:pStyle w:val="Rubrik3"/>
      </w:pPr>
      <w:bookmarkStart w:id="150" w:name="_Toc57656004"/>
      <w:r w:rsidRPr="00903DBA">
        <w:t>Label and Goto Statement</w:t>
      </w:r>
      <w:bookmarkEnd w:id="150"/>
    </w:p>
    <w:p w14:paraId="3D4A6642" w14:textId="57E8E556" w:rsidR="009845B3" w:rsidRPr="00903DBA" w:rsidRDefault="009845B3" w:rsidP="009845B3">
      <w:r w:rsidRPr="00903DBA">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903DBA">
        <w:t xml:space="preserve"> the</w:t>
      </w:r>
      <w:r w:rsidRPr="00903DBA">
        <w:t xml:space="preserve"> </w:t>
      </w:r>
      <w:r w:rsidRPr="00903DBA">
        <w:rPr>
          <w:rStyle w:val="KeyWord0"/>
        </w:rPr>
        <w:t>goto</w:t>
      </w:r>
      <w:r w:rsidRPr="00903DBA">
        <w:t xml:space="preserve"> statements.</w:t>
      </w:r>
      <w:r w:rsidR="00257A64" w:rsidRPr="00903DBA">
        <w:t xml:space="preserve"> But, as we all know, goto has no place in well-structured programs. Labels and goto are included in C of historical reasons only. More recent languages have omitted goto.</w:t>
      </w:r>
    </w:p>
    <w:p w14:paraId="786481CA" w14:textId="537F5369" w:rsidR="00932FB0" w:rsidRPr="00903DBA" w:rsidRDefault="00932FB0" w:rsidP="00932FB0">
      <w:pPr>
        <w:pStyle w:val="CodeHeader"/>
      </w:pPr>
      <w:r w:rsidRPr="00903DBA">
        <w:t>MainParser.cs</w:t>
      </w:r>
    </w:p>
    <w:p w14:paraId="70F21322" w14:textId="76DA3BCD" w:rsidR="00681C0F" w:rsidRPr="00903DBA" w:rsidRDefault="00681C0F" w:rsidP="00681C0F">
      <w:pPr>
        <w:pStyle w:val="Code"/>
        <w:rPr>
          <w:highlight w:val="white"/>
        </w:rPr>
      </w:pPr>
      <w:r w:rsidRPr="00903DBA">
        <w:rPr>
          <w:highlight w:val="white"/>
        </w:rPr>
        <w:t>opened_statement:</w:t>
      </w:r>
    </w:p>
    <w:p w14:paraId="6DF29960" w14:textId="688B28D6" w:rsidR="00681C0F" w:rsidRPr="00903DBA" w:rsidRDefault="00681C0F" w:rsidP="00681C0F">
      <w:pPr>
        <w:pStyle w:val="Code"/>
        <w:rPr>
          <w:highlight w:val="white"/>
        </w:rPr>
      </w:pPr>
      <w:r w:rsidRPr="00903DBA">
        <w:rPr>
          <w:highlight w:val="white"/>
        </w:rPr>
        <w:t xml:space="preserve">    NAME COLON opened_statement {</w:t>
      </w:r>
    </w:p>
    <w:p w14:paraId="0EF2DADC" w14:textId="77777777" w:rsidR="00681C0F" w:rsidRPr="00903DBA" w:rsidRDefault="00681C0F" w:rsidP="00681C0F">
      <w:pPr>
        <w:pStyle w:val="Code"/>
        <w:rPr>
          <w:highlight w:val="white"/>
        </w:rPr>
      </w:pPr>
      <w:r w:rsidRPr="00903DBA">
        <w:rPr>
          <w:highlight w:val="white"/>
        </w:rPr>
        <w:t xml:space="preserve">      $$ = MiddleCodeGenerator.LabelStatement($1, $3);</w:t>
      </w:r>
    </w:p>
    <w:p w14:paraId="15C2DB74" w14:textId="77777777" w:rsidR="00681C0F" w:rsidRPr="00903DBA" w:rsidRDefault="00681C0F" w:rsidP="00681C0F">
      <w:pPr>
        <w:pStyle w:val="Code"/>
        <w:rPr>
          <w:highlight w:val="white"/>
        </w:rPr>
      </w:pPr>
      <w:r w:rsidRPr="00903DBA">
        <w:rPr>
          <w:highlight w:val="white"/>
        </w:rPr>
        <w:t xml:space="preserve">    };</w:t>
      </w:r>
    </w:p>
    <w:p w14:paraId="0EEC1940" w14:textId="77777777" w:rsidR="00681C0F" w:rsidRPr="00903DBA" w:rsidRDefault="00681C0F" w:rsidP="00681C0F">
      <w:pPr>
        <w:pStyle w:val="Code"/>
        <w:rPr>
          <w:highlight w:val="white"/>
        </w:rPr>
      </w:pPr>
    </w:p>
    <w:p w14:paraId="49AD1FD9" w14:textId="6D451965" w:rsidR="00BB3E2F" w:rsidRPr="00903DBA" w:rsidRDefault="00BB3E2F" w:rsidP="00C87195">
      <w:pPr>
        <w:pStyle w:val="Code"/>
        <w:rPr>
          <w:highlight w:val="white"/>
        </w:rPr>
      </w:pPr>
      <w:r w:rsidRPr="00903DBA">
        <w:rPr>
          <w:highlight w:val="white"/>
        </w:rPr>
        <w:t>closed_statement:</w:t>
      </w:r>
    </w:p>
    <w:p w14:paraId="6361F76F" w14:textId="00643A45" w:rsidR="00BB3E2F" w:rsidRPr="00903DBA" w:rsidRDefault="00BB3E2F" w:rsidP="00C87195">
      <w:pPr>
        <w:pStyle w:val="Code"/>
        <w:rPr>
          <w:highlight w:val="white"/>
        </w:rPr>
      </w:pPr>
      <w:r w:rsidRPr="00903DBA">
        <w:rPr>
          <w:highlight w:val="white"/>
        </w:rPr>
        <w:t xml:space="preserve">    GOTO NAME SEMICOLON {</w:t>
      </w:r>
    </w:p>
    <w:p w14:paraId="405E4C5E" w14:textId="77777777" w:rsidR="00BB3E2F" w:rsidRPr="00903DBA" w:rsidRDefault="00BB3E2F" w:rsidP="00C87195">
      <w:pPr>
        <w:pStyle w:val="Code"/>
        <w:rPr>
          <w:highlight w:val="white"/>
        </w:rPr>
      </w:pPr>
      <w:r w:rsidRPr="00903DBA">
        <w:rPr>
          <w:highlight w:val="white"/>
        </w:rPr>
        <w:t xml:space="preserve">      $$ = MiddleCodeGenerator.GotoStatement($2);</w:t>
      </w:r>
    </w:p>
    <w:p w14:paraId="7CA49354" w14:textId="12D06577" w:rsidR="00BB3E2F" w:rsidRPr="00903DBA" w:rsidRDefault="00BB3E2F" w:rsidP="00C87195">
      <w:pPr>
        <w:pStyle w:val="Code"/>
        <w:rPr>
          <w:highlight w:val="white"/>
        </w:rPr>
      </w:pPr>
      <w:r w:rsidRPr="00903DBA">
        <w:rPr>
          <w:highlight w:val="white"/>
        </w:rPr>
        <w:t xml:space="preserve">    }</w:t>
      </w:r>
    </w:p>
    <w:p w14:paraId="5FD13330" w14:textId="77777777" w:rsidR="009B368A" w:rsidRPr="00903DBA" w:rsidRDefault="009B368A" w:rsidP="00C87195">
      <w:pPr>
        <w:pStyle w:val="Code"/>
        <w:rPr>
          <w:highlight w:val="white"/>
        </w:rPr>
      </w:pP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642048DA" w14:textId="583C9AC5" w:rsidR="00932FB0" w:rsidRPr="00903DBA" w:rsidRDefault="00D509E6" w:rsidP="00932FB0">
      <w:pPr>
        <w:pStyle w:val="CodeHeader"/>
      </w:pPr>
      <w:r w:rsidRPr="00903DBA">
        <w:t>MiddleCodeGenerator.cs</w:t>
      </w:r>
    </w:p>
    <w:p w14:paraId="02178460" w14:textId="50D8CD1B" w:rsidR="002B02D5" w:rsidRPr="00903DBA" w:rsidRDefault="002B02D5" w:rsidP="002B02D5">
      <w:pPr>
        <w:pStyle w:val="Code"/>
        <w:rPr>
          <w:highlight w:val="white"/>
        </w:rPr>
      </w:pPr>
      <w:r w:rsidRPr="00903DBA">
        <w:rPr>
          <w:highlight w:val="white"/>
        </w:rPr>
        <w:t xml:space="preserve">    public static IDictionary&lt;string, MiddleCode&gt; </w:t>
      </w:r>
      <w:r w:rsidR="009B368A" w:rsidRPr="00903DBA">
        <w:rPr>
          <w:highlight w:val="white"/>
        </w:rPr>
        <w:t>m_labelMap</w:t>
      </w:r>
      <w:r w:rsidRPr="00903DBA">
        <w:rPr>
          <w:highlight w:val="white"/>
        </w:rPr>
        <w:t xml:space="preserve"> =</w:t>
      </w:r>
    </w:p>
    <w:p w14:paraId="70201007" w14:textId="5FAC45E6" w:rsidR="002B02D5" w:rsidRPr="00903DBA" w:rsidRDefault="002B02D5" w:rsidP="002B02D5">
      <w:pPr>
        <w:pStyle w:val="Code"/>
        <w:rPr>
          <w:highlight w:val="white"/>
        </w:rPr>
      </w:pPr>
      <w:r w:rsidRPr="00903DBA">
        <w:rPr>
          <w:highlight w:val="white"/>
        </w:rPr>
        <w:t xml:space="preserve">      new Dictionary&lt;string, MiddleCode&gt;();</w:t>
      </w:r>
    </w:p>
    <w:p w14:paraId="1354BDA9" w14:textId="77777777" w:rsidR="004006F9" w:rsidRPr="00903DBA" w:rsidRDefault="004006F9" w:rsidP="002B02D5">
      <w:pPr>
        <w:pStyle w:val="Code"/>
        <w:rPr>
          <w:highlight w:val="white"/>
        </w:rPr>
      </w:pPr>
    </w:p>
    <w:p w14:paraId="73511433" w14:textId="731BFA0D" w:rsidR="002B02D5" w:rsidRPr="00903DBA" w:rsidRDefault="002B02D5" w:rsidP="002B02D5">
      <w:pPr>
        <w:pStyle w:val="Code"/>
        <w:rPr>
          <w:highlight w:val="white"/>
        </w:rPr>
      </w:pPr>
      <w:r w:rsidRPr="00903DBA">
        <w:rPr>
          <w:highlight w:val="white"/>
        </w:rPr>
        <w:t xml:space="preserve">    public static Statement LabelStatement(string labelName,</w:t>
      </w:r>
    </w:p>
    <w:p w14:paraId="6E90C8AD" w14:textId="73E1AC4B" w:rsidR="002B02D5" w:rsidRPr="00903DBA" w:rsidRDefault="002B02D5" w:rsidP="002B02D5">
      <w:pPr>
        <w:pStyle w:val="Code"/>
        <w:rPr>
          <w:highlight w:val="white"/>
        </w:rPr>
      </w:pPr>
      <w:r w:rsidRPr="00903DBA">
        <w:rPr>
          <w:highlight w:val="white"/>
        </w:rPr>
        <w:t xml:space="preserve">                                           Statement statement) {</w:t>
      </w:r>
    </w:p>
    <w:p w14:paraId="339BB1E2" w14:textId="32BEBD13" w:rsidR="002D73F8" w:rsidRPr="00903DBA" w:rsidRDefault="002D73F8" w:rsidP="002F7988">
      <w:pPr>
        <w:rPr>
          <w:highlight w:val="white"/>
        </w:rPr>
      </w:pPr>
      <w:r w:rsidRPr="00903DBA">
        <w:rPr>
          <w:highlight w:val="white"/>
        </w:rPr>
        <w:t>If the labe</w:t>
      </w:r>
      <w:r w:rsidR="002F7988" w:rsidRPr="00903DBA">
        <w:rPr>
          <w:highlight w:val="white"/>
        </w:rPr>
        <w:t>l</w:t>
      </w:r>
      <w:r w:rsidRPr="00903DBA">
        <w:rPr>
          <w:highlight w:val="white"/>
        </w:rPr>
        <w:t xml:space="preserve"> map already hold the label </w:t>
      </w:r>
      <w:r w:rsidR="002F7988" w:rsidRPr="00903DBA">
        <w:rPr>
          <w:highlight w:val="white"/>
        </w:rPr>
        <w:t>name as a key, we have two labels with the same name and an error is reported.</w:t>
      </w:r>
    </w:p>
    <w:p w14:paraId="5A3ADF6C" w14:textId="6FB90DE3" w:rsidR="002B02D5" w:rsidRPr="00903DBA" w:rsidRDefault="002B02D5" w:rsidP="002B02D5">
      <w:pPr>
        <w:pStyle w:val="Code"/>
        <w:rPr>
          <w:highlight w:val="white"/>
        </w:rPr>
      </w:pPr>
      <w:r w:rsidRPr="00903DBA">
        <w:rPr>
          <w:highlight w:val="white"/>
        </w:rPr>
        <w:t xml:space="preserve">      Assert.Error(!</w:t>
      </w:r>
      <w:r w:rsidR="009B368A" w:rsidRPr="00903DBA">
        <w:rPr>
          <w:highlight w:val="white"/>
        </w:rPr>
        <w:t>m_labelMap</w:t>
      </w:r>
      <w:r w:rsidRPr="00903DBA">
        <w:rPr>
          <w:highlight w:val="white"/>
        </w:rPr>
        <w:t>.ContainsKey(labelName),</w:t>
      </w:r>
    </w:p>
    <w:p w14:paraId="436F968C" w14:textId="269B1CF2" w:rsidR="002B02D5" w:rsidRPr="00903DBA" w:rsidRDefault="002B02D5" w:rsidP="002B02D5">
      <w:pPr>
        <w:pStyle w:val="Code"/>
        <w:rPr>
          <w:highlight w:val="white"/>
        </w:rPr>
      </w:pPr>
      <w:r w:rsidRPr="00903DBA">
        <w:rPr>
          <w:highlight w:val="white"/>
        </w:rPr>
        <w:t xml:space="preserve">                   labelName, Message.Defined_twice);</w:t>
      </w:r>
    </w:p>
    <w:p w14:paraId="2AEF62E2" w14:textId="7D7834BB" w:rsidR="002B02D5" w:rsidRPr="00903DBA" w:rsidRDefault="002B02D5" w:rsidP="002B02D5">
      <w:pPr>
        <w:pStyle w:val="Code"/>
        <w:rPr>
          <w:highlight w:val="white"/>
        </w:rPr>
      </w:pPr>
      <w:r w:rsidRPr="00903DBA">
        <w:rPr>
          <w:highlight w:val="white"/>
        </w:rPr>
        <w:t xml:space="preserve">      </w:t>
      </w:r>
      <w:r w:rsidR="009B368A" w:rsidRPr="00903DBA">
        <w:rPr>
          <w:highlight w:val="white"/>
        </w:rPr>
        <w:t>m_labelMap</w:t>
      </w:r>
      <w:r w:rsidRPr="00903DBA">
        <w:rPr>
          <w:highlight w:val="white"/>
        </w:rPr>
        <w:t>.Add(labelName, GetFirst(statement.CodeList));</w:t>
      </w:r>
    </w:p>
    <w:p w14:paraId="3CB152C4" w14:textId="77777777" w:rsidR="002B02D5" w:rsidRPr="00903DBA" w:rsidRDefault="002B02D5" w:rsidP="002B02D5">
      <w:pPr>
        <w:pStyle w:val="Code"/>
        <w:rPr>
          <w:highlight w:val="white"/>
        </w:rPr>
      </w:pPr>
      <w:r w:rsidRPr="00903DBA">
        <w:rPr>
          <w:highlight w:val="white"/>
        </w:rPr>
        <w:t xml:space="preserve">      return statement;</w:t>
      </w:r>
    </w:p>
    <w:p w14:paraId="79C0FACC" w14:textId="77777777" w:rsidR="002B02D5" w:rsidRPr="00903DBA" w:rsidRDefault="002B02D5" w:rsidP="002B02D5">
      <w:pPr>
        <w:pStyle w:val="Code"/>
        <w:rPr>
          <w:highlight w:val="white"/>
        </w:rPr>
      </w:pPr>
      <w:r w:rsidRPr="00903DBA">
        <w:rPr>
          <w:highlight w:val="white"/>
        </w:rPr>
        <w:t xml:space="preserve">    }</w:t>
      </w:r>
    </w:p>
    <w:p w14:paraId="7B625CE4" w14:textId="07C8A0D6" w:rsidR="002B02D5" w:rsidRPr="00903DBA" w:rsidRDefault="003A3644" w:rsidP="00B4298B">
      <w:r w:rsidRPr="00903DBA">
        <w:t xml:space="preserve">We also have </w:t>
      </w:r>
      <w:r w:rsidR="00567F5C" w:rsidRPr="00903DBA">
        <w:t>the</w:t>
      </w:r>
      <w:r w:rsidRPr="00903DBA">
        <w:t xml:space="preserve"> goto set map</w:t>
      </w:r>
      <w:r w:rsidR="00567F5C" w:rsidRPr="00903DBA">
        <w:t xml:space="preserve"> </w:t>
      </w:r>
      <w:r w:rsidR="00567F5C" w:rsidRPr="00903DBA">
        <w:rPr>
          <w:rStyle w:val="KeyWord0"/>
          <w:highlight w:val="white"/>
        </w:rPr>
        <w:t>m_gotoSetMap</w:t>
      </w:r>
      <w:r w:rsidRPr="00903DBA">
        <w:t xml:space="preserve"> </w:t>
      </w:r>
      <w:r w:rsidR="00567F5C" w:rsidRPr="00903DBA">
        <w:t>with the label name as key and the goto middle code instruction as value.</w:t>
      </w:r>
      <w:r w:rsidRPr="00903DBA">
        <w:t xml:space="preserve"> </w:t>
      </w:r>
    </w:p>
    <w:p w14:paraId="34FCB677" w14:textId="77777777" w:rsidR="004006F9" w:rsidRPr="00903DBA" w:rsidRDefault="004006F9" w:rsidP="004006F9">
      <w:pPr>
        <w:pStyle w:val="Code"/>
        <w:rPr>
          <w:highlight w:val="white"/>
        </w:rPr>
      </w:pPr>
      <w:r w:rsidRPr="00903DBA">
        <w:rPr>
          <w:highlight w:val="white"/>
        </w:rPr>
        <w:t xml:space="preserve">    public static IDictionary&lt;string, ISet&lt;MiddleCode&gt;&gt; m_gotoSetMap =</w:t>
      </w:r>
    </w:p>
    <w:p w14:paraId="5DF0C44D" w14:textId="77777777" w:rsidR="004006F9" w:rsidRPr="00903DBA" w:rsidRDefault="004006F9" w:rsidP="004006F9">
      <w:pPr>
        <w:pStyle w:val="Code"/>
        <w:rPr>
          <w:highlight w:val="white"/>
        </w:rPr>
      </w:pPr>
      <w:r w:rsidRPr="00903DBA">
        <w:rPr>
          <w:highlight w:val="white"/>
        </w:rPr>
        <w:t xml:space="preserve">      new Dictionary&lt;string, ISet&lt;MiddleCode&gt;&gt;();</w:t>
      </w:r>
    </w:p>
    <w:p w14:paraId="78A7AC57" w14:textId="05D03EC9" w:rsidR="004006F9" w:rsidRPr="00903DBA" w:rsidRDefault="001F17EA" w:rsidP="001F17EA">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w:t>
      </w:r>
      <w:r w:rsidR="00D371A3" w:rsidRPr="00903DBA">
        <w:rPr>
          <w:highlight w:val="white"/>
        </w:rPr>
        <w:t>start by adding middle code holding a goto instruction.</w:t>
      </w:r>
    </w:p>
    <w:p w14:paraId="14038C92" w14:textId="77777777" w:rsidR="00567F5C" w:rsidRPr="00903DBA" w:rsidRDefault="00567F5C" w:rsidP="00280618">
      <w:pPr>
        <w:pStyle w:val="Code"/>
        <w:rPr>
          <w:highlight w:val="white"/>
        </w:rPr>
      </w:pPr>
      <w:r w:rsidRPr="00903DBA">
        <w:rPr>
          <w:highlight w:val="white"/>
        </w:rPr>
        <w:lastRenderedPageBreak/>
        <w:t xml:space="preserve">    public static Statement GotoStatement(string labelName) {</w:t>
      </w:r>
    </w:p>
    <w:p w14:paraId="67346B91" w14:textId="77777777" w:rsidR="00567F5C" w:rsidRPr="00903DBA" w:rsidRDefault="00567F5C" w:rsidP="00280618">
      <w:pPr>
        <w:pStyle w:val="Code"/>
        <w:rPr>
          <w:highlight w:val="white"/>
        </w:rPr>
      </w:pPr>
      <w:r w:rsidRPr="00903DBA">
        <w:rPr>
          <w:highlight w:val="white"/>
        </w:rPr>
        <w:t xml:space="preserve">      List&lt;MiddleCode&gt; gotoList = new List&lt;MiddleCode&gt;();</w:t>
      </w:r>
    </w:p>
    <w:p w14:paraId="610F9229" w14:textId="77777777" w:rsidR="00567F5C" w:rsidRPr="00903DBA" w:rsidRDefault="00567F5C" w:rsidP="00280618">
      <w:pPr>
        <w:pStyle w:val="Code"/>
        <w:rPr>
          <w:highlight w:val="white"/>
        </w:rPr>
      </w:pPr>
      <w:r w:rsidRPr="00903DBA">
        <w:rPr>
          <w:highlight w:val="white"/>
        </w:rPr>
        <w:t xml:space="preserve">      MiddleCode gotoCode = AddMiddleCode(gotoList, MiddleOperator.Goto);</w:t>
      </w:r>
    </w:p>
    <w:p w14:paraId="2D670BBB" w14:textId="48E6FB0E" w:rsidR="00567F5C" w:rsidRPr="00903DBA" w:rsidRDefault="007D6F91" w:rsidP="007D6F91">
      <w:pPr>
        <w:rPr>
          <w:highlight w:val="white"/>
        </w:rPr>
      </w:pPr>
      <w:r w:rsidRPr="00903DBA">
        <w:rPr>
          <w:highlight w:val="white"/>
        </w:rPr>
        <w:t>If the label name</w:t>
      </w:r>
      <w:r w:rsidR="00757F3E" w:rsidRPr="00903DBA">
        <w:rPr>
          <w:highlight w:val="white"/>
        </w:rPr>
        <w:t xml:space="preserve"> is</w:t>
      </w:r>
      <w:r w:rsidRPr="00903DBA">
        <w:rPr>
          <w:highlight w:val="white"/>
        </w:rPr>
        <w:t xml:space="preserve"> already a key in the goto set map, we </w:t>
      </w:r>
      <w:r w:rsidR="00C04A59" w:rsidRPr="00903DBA">
        <w:rPr>
          <w:highlight w:val="white"/>
        </w:rPr>
        <w:t>look up the goto set and a the goto middle code instruction.</w:t>
      </w:r>
      <w:r w:rsidRPr="00903DBA">
        <w:rPr>
          <w:highlight w:val="white"/>
        </w:rPr>
        <w:t xml:space="preserve"> </w:t>
      </w:r>
      <w:r w:rsidR="009B4D10" w:rsidRPr="00903DBA">
        <w:rPr>
          <w:highlight w:val="white"/>
        </w:rPr>
        <w:t xml:space="preserve">This situation occurs in </w:t>
      </w:r>
      <w:r w:rsidR="004919A7" w:rsidRPr="00903DBA">
        <w:rPr>
          <w:highlight w:val="white"/>
        </w:rPr>
        <w:t>when we encounter the first jump to the label.</w:t>
      </w:r>
    </w:p>
    <w:p w14:paraId="6539E0CB" w14:textId="77777777" w:rsidR="00567F5C" w:rsidRPr="00903DBA" w:rsidRDefault="00567F5C" w:rsidP="00280618">
      <w:pPr>
        <w:pStyle w:val="Code"/>
        <w:rPr>
          <w:highlight w:val="white"/>
        </w:rPr>
      </w:pPr>
      <w:r w:rsidRPr="00903DBA">
        <w:rPr>
          <w:highlight w:val="white"/>
        </w:rPr>
        <w:t xml:space="preserve">      if (m_gotoSetMap.ContainsKey(labelName)) {</w:t>
      </w:r>
    </w:p>
    <w:p w14:paraId="7871C01B" w14:textId="77777777" w:rsidR="00567F5C" w:rsidRPr="00903DBA" w:rsidRDefault="00567F5C" w:rsidP="00280618">
      <w:pPr>
        <w:pStyle w:val="Code"/>
        <w:rPr>
          <w:highlight w:val="white"/>
        </w:rPr>
      </w:pPr>
      <w:r w:rsidRPr="00903DBA">
        <w:rPr>
          <w:highlight w:val="white"/>
        </w:rPr>
        <w:t xml:space="preserve">        ISet&lt;MiddleCode&gt; gotoSet = m_gotoSetMap[labelName];</w:t>
      </w:r>
    </w:p>
    <w:p w14:paraId="3EE3CF62" w14:textId="77777777" w:rsidR="00567F5C" w:rsidRPr="00903DBA" w:rsidRDefault="00567F5C" w:rsidP="00280618">
      <w:pPr>
        <w:pStyle w:val="Code"/>
        <w:rPr>
          <w:highlight w:val="white"/>
        </w:rPr>
      </w:pPr>
      <w:r w:rsidRPr="00903DBA">
        <w:rPr>
          <w:highlight w:val="white"/>
        </w:rPr>
        <w:t xml:space="preserve">        gotoSet.Add(gotoCode);</w:t>
      </w:r>
    </w:p>
    <w:p w14:paraId="4497BAF1" w14:textId="77777777" w:rsidR="00567F5C" w:rsidRPr="00903DBA" w:rsidRDefault="00567F5C" w:rsidP="00280618">
      <w:pPr>
        <w:pStyle w:val="Code"/>
        <w:rPr>
          <w:highlight w:val="white"/>
        </w:rPr>
      </w:pPr>
      <w:r w:rsidRPr="00903DBA">
        <w:rPr>
          <w:highlight w:val="white"/>
        </w:rPr>
        <w:t xml:space="preserve">      }</w:t>
      </w:r>
    </w:p>
    <w:p w14:paraId="0AB9EF3E" w14:textId="25D777C2" w:rsidR="001F1AE0" w:rsidRPr="00903DBA" w:rsidRDefault="001F1AE0" w:rsidP="001F1AE0">
      <w:pPr>
        <w:rPr>
          <w:highlight w:val="white"/>
        </w:rPr>
      </w:pPr>
      <w:r w:rsidRPr="00903DBA">
        <w:rPr>
          <w:highlight w:val="white"/>
        </w:rPr>
        <w:t xml:space="preserve">If the label name is not already a key in the goto set map, we create a new goto set to which we add the goto instruction, and then we add the label name and goto set to the the goto set map. </w:t>
      </w:r>
      <w:r w:rsidR="009B4D10" w:rsidRPr="00903DBA">
        <w:rPr>
          <w:highlight w:val="white"/>
        </w:rPr>
        <w:t xml:space="preserve">This situation occurs </w:t>
      </w:r>
      <w:r w:rsidR="004919A7" w:rsidRPr="00903DBA">
        <w:rPr>
          <w:highlight w:val="white"/>
        </w:rPr>
        <w:t>when we encounter the the jumps following the first jump to the label</w:t>
      </w:r>
      <w:r w:rsidR="009B4D10" w:rsidRPr="00903DBA">
        <w:rPr>
          <w:highlight w:val="white"/>
        </w:rPr>
        <w:t xml:space="preserve">. </w:t>
      </w:r>
      <w:r w:rsidRPr="00903DBA">
        <w:rPr>
          <w:highlight w:val="white"/>
        </w:rPr>
        <w:t xml:space="preserve">In this way, </w:t>
      </w:r>
      <w:r w:rsidR="005441CF" w:rsidRPr="00903DBA">
        <w:rPr>
          <w:highlight w:val="white"/>
        </w:rPr>
        <w:t xml:space="preserve">we have a map where each label name is associated </w:t>
      </w:r>
      <w:r w:rsidR="00AD4C79" w:rsidRPr="00903DBA">
        <w:rPr>
          <w:highlight w:val="white"/>
        </w:rPr>
        <w:t>w</w:t>
      </w:r>
      <w:r w:rsidR="005441CF" w:rsidRPr="00903DBA">
        <w:rPr>
          <w:highlight w:val="white"/>
        </w:rPr>
        <w:t>ith the goto instruction jump to that label.</w:t>
      </w:r>
      <w:r w:rsidRPr="00903DBA">
        <w:rPr>
          <w:highlight w:val="white"/>
        </w:rPr>
        <w:t xml:space="preserve"> </w:t>
      </w:r>
    </w:p>
    <w:p w14:paraId="0BEB8F50" w14:textId="7DCCEFD7" w:rsidR="00567F5C" w:rsidRPr="00903DBA" w:rsidRDefault="00567F5C" w:rsidP="00280618">
      <w:pPr>
        <w:pStyle w:val="Code"/>
        <w:rPr>
          <w:highlight w:val="white"/>
        </w:rPr>
      </w:pPr>
      <w:r w:rsidRPr="00903DBA">
        <w:rPr>
          <w:highlight w:val="white"/>
        </w:rPr>
        <w:t xml:space="preserve">      else {</w:t>
      </w:r>
    </w:p>
    <w:p w14:paraId="66E5A8C8" w14:textId="77777777" w:rsidR="00567F5C" w:rsidRPr="00903DBA" w:rsidRDefault="00567F5C" w:rsidP="00280618">
      <w:pPr>
        <w:pStyle w:val="Code"/>
        <w:rPr>
          <w:highlight w:val="white"/>
        </w:rPr>
      </w:pPr>
      <w:r w:rsidRPr="00903DBA">
        <w:rPr>
          <w:highlight w:val="white"/>
        </w:rPr>
        <w:t xml:space="preserve">        ISet&lt;MiddleCode&gt; gotoSet = new HashSet&lt;MiddleCode&gt;();</w:t>
      </w:r>
    </w:p>
    <w:p w14:paraId="1388EDC1" w14:textId="77777777" w:rsidR="00567F5C" w:rsidRPr="00903DBA" w:rsidRDefault="00567F5C" w:rsidP="00280618">
      <w:pPr>
        <w:pStyle w:val="Code"/>
        <w:rPr>
          <w:highlight w:val="white"/>
        </w:rPr>
      </w:pPr>
      <w:r w:rsidRPr="00903DBA">
        <w:rPr>
          <w:highlight w:val="white"/>
        </w:rPr>
        <w:t xml:space="preserve">        gotoSet.Add(gotoCode);</w:t>
      </w:r>
    </w:p>
    <w:p w14:paraId="0715CA93" w14:textId="77777777" w:rsidR="00567F5C" w:rsidRPr="00903DBA" w:rsidRDefault="00567F5C" w:rsidP="00280618">
      <w:pPr>
        <w:pStyle w:val="Code"/>
        <w:rPr>
          <w:highlight w:val="white"/>
        </w:rPr>
      </w:pPr>
      <w:r w:rsidRPr="00903DBA">
        <w:rPr>
          <w:highlight w:val="white"/>
        </w:rPr>
        <w:t xml:space="preserve">        m_gotoSetMap.Add(labelName, gotoSet);</w:t>
      </w:r>
    </w:p>
    <w:p w14:paraId="6A092B7D" w14:textId="77777777" w:rsidR="00567F5C" w:rsidRPr="00903DBA" w:rsidRDefault="00567F5C" w:rsidP="00280618">
      <w:pPr>
        <w:pStyle w:val="Code"/>
        <w:rPr>
          <w:highlight w:val="white"/>
        </w:rPr>
      </w:pPr>
      <w:r w:rsidRPr="00903DBA">
        <w:rPr>
          <w:highlight w:val="white"/>
        </w:rPr>
        <w:t xml:space="preserve">      }</w:t>
      </w:r>
    </w:p>
    <w:p w14:paraId="7CD63C30" w14:textId="77777777" w:rsidR="00567F5C" w:rsidRPr="00903DBA" w:rsidRDefault="00567F5C" w:rsidP="00280618">
      <w:pPr>
        <w:pStyle w:val="Code"/>
        <w:rPr>
          <w:highlight w:val="white"/>
        </w:rPr>
      </w:pPr>
    </w:p>
    <w:p w14:paraId="41CFFF37" w14:textId="6DD168AC" w:rsidR="00567F5C" w:rsidRPr="00903DBA" w:rsidRDefault="00567F5C" w:rsidP="00280618">
      <w:pPr>
        <w:pStyle w:val="Code"/>
        <w:rPr>
          <w:highlight w:val="white"/>
        </w:rPr>
      </w:pPr>
      <w:r w:rsidRPr="00903DBA">
        <w:rPr>
          <w:highlight w:val="white"/>
        </w:rPr>
        <w:t xml:space="preserve">      return (new Statement(gotoList));</w:t>
      </w:r>
    </w:p>
    <w:p w14:paraId="637EAB88" w14:textId="77777777" w:rsidR="00567F5C" w:rsidRPr="00903DBA" w:rsidRDefault="00567F5C" w:rsidP="00280618">
      <w:pPr>
        <w:pStyle w:val="Code"/>
        <w:rPr>
          <w:highlight w:val="white"/>
        </w:rPr>
      </w:pPr>
      <w:r w:rsidRPr="00903DBA">
        <w:rPr>
          <w:highlight w:val="white"/>
        </w:rPr>
        <w:t xml:space="preserve">    }</w:t>
      </w:r>
    </w:p>
    <w:p w14:paraId="697A37CF" w14:textId="205F8D38" w:rsidR="0013675B" w:rsidRPr="00903DBA" w:rsidRDefault="000503DF" w:rsidP="00CD3573">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w:t>
      </w:r>
      <w:r w:rsidR="00C37108" w:rsidRPr="00903DBA">
        <w:rPr>
          <w:highlight w:val="white"/>
        </w:rPr>
        <w:t>definition</w:t>
      </w:r>
      <w:r w:rsidRPr="00903DBA">
        <w:rPr>
          <w:highlight w:val="white"/>
        </w:rPr>
        <w:t xml:space="preserve">. </w:t>
      </w:r>
      <w:r w:rsidR="00CD3573" w:rsidRPr="00903DBA">
        <w:rPr>
          <w:highlight w:val="white"/>
        </w:rPr>
        <w:t>Its iterates through the goto set map</w:t>
      </w:r>
      <w:r w:rsidR="00535E66" w:rsidRPr="00903DBA">
        <w:rPr>
          <w:highlight w:val="white"/>
        </w:rPr>
        <w:t xml:space="preserve"> and, for each label name, we look up the label middle code instruction and backpatch the goto set to that instruction.</w:t>
      </w:r>
    </w:p>
    <w:p w14:paraId="21BC3224" w14:textId="60B3B6D7" w:rsidR="00134E76" w:rsidRPr="00903DBA" w:rsidRDefault="00134E76" w:rsidP="00134E76">
      <w:pPr>
        <w:pStyle w:val="Code"/>
        <w:rPr>
          <w:highlight w:val="white"/>
        </w:rPr>
      </w:pPr>
      <w:r w:rsidRPr="00903DBA">
        <w:rPr>
          <w:highlight w:val="white"/>
        </w:rPr>
        <w:t xml:space="preserve">    public static void BackpatchGoto() {</w:t>
      </w:r>
    </w:p>
    <w:p w14:paraId="4BDC4327" w14:textId="3E3AFBF1" w:rsidR="00134E76" w:rsidRPr="00903DBA" w:rsidRDefault="00134E76" w:rsidP="00134E76">
      <w:pPr>
        <w:pStyle w:val="Code"/>
        <w:rPr>
          <w:highlight w:val="white"/>
        </w:rPr>
      </w:pPr>
      <w:r w:rsidRPr="00903DBA">
        <w:rPr>
          <w:highlight w:val="white"/>
        </w:rPr>
        <w:t xml:space="preserve">      foreach (KeyValuePair&lt;string,ISet&lt;MiddleCode&gt;&gt; entry in </w:t>
      </w:r>
      <w:r w:rsidR="00116B2B" w:rsidRPr="00903DBA">
        <w:rPr>
          <w:highlight w:val="white"/>
        </w:rPr>
        <w:t>m_gotoSetMap</w:t>
      </w:r>
      <w:r w:rsidRPr="00903DBA">
        <w:rPr>
          <w:highlight w:val="white"/>
        </w:rPr>
        <w:t>) {</w:t>
      </w:r>
    </w:p>
    <w:p w14:paraId="5C091239" w14:textId="77777777" w:rsidR="00134E76" w:rsidRPr="00903DBA" w:rsidRDefault="00134E76" w:rsidP="00134E76">
      <w:pPr>
        <w:pStyle w:val="Code"/>
        <w:rPr>
          <w:highlight w:val="white"/>
        </w:rPr>
      </w:pPr>
      <w:r w:rsidRPr="00903DBA">
        <w:rPr>
          <w:highlight w:val="white"/>
        </w:rPr>
        <w:t xml:space="preserve">        string labelName = entry.Key;</w:t>
      </w:r>
    </w:p>
    <w:p w14:paraId="630CF37D" w14:textId="77777777" w:rsidR="00134E76" w:rsidRPr="00903DBA" w:rsidRDefault="00134E76" w:rsidP="00134E76">
      <w:pPr>
        <w:pStyle w:val="Code"/>
        <w:rPr>
          <w:highlight w:val="white"/>
        </w:rPr>
      </w:pPr>
      <w:r w:rsidRPr="00903DBA">
        <w:rPr>
          <w:highlight w:val="white"/>
        </w:rPr>
        <w:t xml:space="preserve">        ISet&lt;MiddleCode&gt; gotoSet = entry.Value;</w:t>
      </w:r>
    </w:p>
    <w:p w14:paraId="02E5FA00" w14:textId="49C0A316" w:rsidR="00134E76" w:rsidRPr="00903DBA" w:rsidRDefault="00511AE1" w:rsidP="00DD2FB6">
      <w:pPr>
        <w:rPr>
          <w:highlight w:val="white"/>
        </w:rPr>
      </w:pPr>
      <w:r w:rsidRPr="00903DBA">
        <w:rPr>
          <w:highlight w:val="white"/>
        </w:rPr>
        <w:t xml:space="preserve">If the label name </w:t>
      </w:r>
      <w:r w:rsidR="00DD2FB6" w:rsidRPr="00903DBA">
        <w:rPr>
          <w:highlight w:val="white"/>
        </w:rPr>
        <w:t>is no</w:t>
      </w:r>
      <w:r w:rsidR="00553DE4" w:rsidRPr="00903DBA">
        <w:rPr>
          <w:highlight w:val="white"/>
        </w:rPr>
        <w:t xml:space="preserve">t </w:t>
      </w:r>
      <w:r w:rsidR="00DD2FB6" w:rsidRPr="00903DBA">
        <w:rPr>
          <w:highlight w:val="white"/>
        </w:rPr>
        <w:t>a key in the label map, we have a goto statement to an unknown label</w:t>
      </w:r>
      <w:r w:rsidR="009D476B" w:rsidRPr="00903DBA">
        <w:rPr>
          <w:highlight w:val="white"/>
        </w:rPr>
        <w:t xml:space="preserve"> </w:t>
      </w:r>
      <w:r w:rsidR="00DD2FB6" w:rsidRPr="00903DBA">
        <w:rPr>
          <w:highlight w:val="white"/>
        </w:rPr>
        <w:t>and we report an error.</w:t>
      </w:r>
    </w:p>
    <w:p w14:paraId="4BB48194" w14:textId="77777777" w:rsidR="00134E76" w:rsidRPr="00903DBA" w:rsidRDefault="00134E76" w:rsidP="00134E76">
      <w:pPr>
        <w:pStyle w:val="Code"/>
        <w:rPr>
          <w:highlight w:val="white"/>
        </w:rPr>
      </w:pPr>
      <w:r w:rsidRPr="00903DBA">
        <w:rPr>
          <w:highlight w:val="white"/>
        </w:rPr>
        <w:t xml:space="preserve">        MiddleCode labelCode;</w:t>
      </w:r>
    </w:p>
    <w:p w14:paraId="55595C32" w14:textId="1BA5496E" w:rsidR="00AA0871" w:rsidRPr="00903DBA" w:rsidRDefault="00134E76" w:rsidP="00134E76">
      <w:pPr>
        <w:pStyle w:val="Code"/>
        <w:rPr>
          <w:highlight w:val="white"/>
        </w:rPr>
      </w:pPr>
      <w:r w:rsidRPr="00903DBA">
        <w:rPr>
          <w:highlight w:val="white"/>
        </w:rPr>
        <w:t xml:space="preserve">        Assert.Error(</w:t>
      </w:r>
      <w:r w:rsidR="009B368A" w:rsidRPr="00903DBA">
        <w:rPr>
          <w:highlight w:val="white"/>
        </w:rPr>
        <w:t>m_labelMap</w:t>
      </w:r>
      <w:r w:rsidRPr="00903DBA">
        <w:rPr>
          <w:highlight w:val="white"/>
        </w:rPr>
        <w:t>.TryGetValue(labelName, out labelCode),</w:t>
      </w:r>
    </w:p>
    <w:p w14:paraId="1ED5005B" w14:textId="6EE1C897" w:rsidR="00134E76" w:rsidRPr="00903DBA" w:rsidRDefault="00AA0871" w:rsidP="00134E76">
      <w:pPr>
        <w:pStyle w:val="Code"/>
        <w:rPr>
          <w:highlight w:val="white"/>
        </w:rPr>
      </w:pPr>
      <w:r w:rsidRPr="00903DBA">
        <w:rPr>
          <w:highlight w:val="white"/>
        </w:rPr>
        <w:t xml:space="preserve">                    </w:t>
      </w:r>
      <w:r w:rsidR="00134E76" w:rsidRPr="00903DBA">
        <w:rPr>
          <w:highlight w:val="white"/>
        </w:rPr>
        <w:t xml:space="preserve"> labelName, Message.Missing_goto_address);</w:t>
      </w:r>
    </w:p>
    <w:p w14:paraId="6C7B54BC" w14:textId="77777777" w:rsidR="00134E76" w:rsidRPr="00903DBA" w:rsidRDefault="00134E76" w:rsidP="00134E76">
      <w:pPr>
        <w:pStyle w:val="Code"/>
        <w:rPr>
          <w:highlight w:val="white"/>
        </w:rPr>
      </w:pPr>
      <w:r w:rsidRPr="00903DBA">
        <w:rPr>
          <w:highlight w:val="white"/>
        </w:rPr>
        <w:t xml:space="preserve">        Backpatch(gotoSet, labelCode);</w:t>
      </w:r>
    </w:p>
    <w:p w14:paraId="526E9A8B" w14:textId="77777777" w:rsidR="00134E76" w:rsidRPr="00903DBA" w:rsidRDefault="00134E76" w:rsidP="00134E76">
      <w:pPr>
        <w:pStyle w:val="Code"/>
        <w:rPr>
          <w:highlight w:val="white"/>
        </w:rPr>
      </w:pPr>
      <w:r w:rsidRPr="00903DBA">
        <w:rPr>
          <w:highlight w:val="white"/>
        </w:rPr>
        <w:t xml:space="preserve">      }</w:t>
      </w:r>
    </w:p>
    <w:p w14:paraId="1CCEEA29" w14:textId="1E1DE2FD" w:rsidR="00D509E6" w:rsidRPr="00903DBA" w:rsidRDefault="00134E76" w:rsidP="00F7458E">
      <w:pPr>
        <w:pStyle w:val="Code"/>
        <w:rPr>
          <w:highlight w:val="white"/>
        </w:rPr>
      </w:pPr>
      <w:r w:rsidRPr="00903DBA">
        <w:rPr>
          <w:highlight w:val="white"/>
        </w:rPr>
        <w:t xml:space="preserve">    }</w:t>
      </w:r>
    </w:p>
    <w:p w14:paraId="71621B34" w14:textId="3C4FADE5" w:rsidR="00E02F96" w:rsidRPr="00903DBA" w:rsidRDefault="00E02F96" w:rsidP="00E02F96">
      <w:pPr>
        <w:pStyle w:val="Rubrik3"/>
      </w:pPr>
      <w:bookmarkStart w:id="151" w:name="_Toc57656005"/>
      <w:r w:rsidRPr="00903DBA">
        <w:t>Return Statement</w:t>
      </w:r>
      <w:bookmarkEnd w:id="151"/>
    </w:p>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7F53F331" w14:textId="0EE7DAF7" w:rsidR="00017213" w:rsidRPr="00903DBA" w:rsidRDefault="00017213" w:rsidP="00017213">
      <w:r w:rsidRPr="00903DBA">
        <w:t xml:space="preserve">The </w:t>
      </w:r>
      <w:r w:rsidRPr="00903DBA">
        <w:rPr>
          <w:rStyle w:val="CodeInText"/>
        </w:rPr>
        <w:t>generateReturnStatement</w:t>
      </w:r>
      <w:r w:rsidRPr="00903DBA">
        <w:t xml:space="preserve"> method is surprisely complicated, which due to the fact the return statement shall be interpreted as an exit statement in case of the main function.</w:t>
      </w:r>
    </w:p>
    <w:p w14:paraId="36F34C12" w14:textId="77777777" w:rsidR="00B57EC7" w:rsidRPr="00903DBA" w:rsidRDefault="00B57EC7" w:rsidP="00B57EC7">
      <w:r w:rsidRPr="00903DBA">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903DBA" w:rsidRDefault="00B57EC7" w:rsidP="00B57EC7">
      <w:r w:rsidRPr="00903DBA">
        <w:t xml:space="preserve">If the sorrounding function returns a pointer and the expression type is array, we compare the pointer type with array type. If the return expression is a string we check that the surrounding function’s return type is </w:t>
      </w:r>
      <w:r w:rsidRPr="00903DBA">
        <w:lastRenderedPageBreak/>
        <w:t>a pointer to a (signed or unsigned) character. Otherwise, we just cast the return expression to the surrounding function’s return type.</w:t>
      </w:r>
    </w:p>
    <w:p w14:paraId="36C5C1BF" w14:textId="77777777" w:rsidR="00B57EC7" w:rsidRPr="00903DBA" w:rsidRDefault="00B57EC7" w:rsidP="00B57EC7">
      <w:r w:rsidRPr="00903DBA">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has to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903DBA" w:rsidRDefault="00B57EC7" w:rsidP="00B57EC7">
      <w:r w:rsidRPr="00903DBA">
        <w:t xml:space="preserve">On the other hand, if there is no return expression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57CF0D52" w14:textId="2BBDCB2F" w:rsidR="00AC571D" w:rsidRPr="00903DBA" w:rsidRDefault="00AC571D" w:rsidP="00AC571D">
      <w:pPr>
        <w:pStyle w:val="CodeHeader"/>
      </w:pPr>
      <w:r w:rsidRPr="00903DBA">
        <w:t>MainParser.cs</w:t>
      </w:r>
    </w:p>
    <w:p w14:paraId="03B5972E" w14:textId="77777777" w:rsidR="00AC571D" w:rsidRPr="00903DBA" w:rsidRDefault="00AC571D" w:rsidP="00AC571D">
      <w:pPr>
        <w:pStyle w:val="Code"/>
        <w:rPr>
          <w:highlight w:val="white"/>
        </w:rPr>
      </w:pPr>
      <w:r w:rsidRPr="00903DBA">
        <w:rPr>
          <w:highlight w:val="white"/>
        </w:rPr>
        <w:t>closed_statement:</w:t>
      </w:r>
    </w:p>
    <w:p w14:paraId="5D95BB18" w14:textId="7BF22E77" w:rsidR="00AC571D" w:rsidRPr="00903DBA" w:rsidRDefault="00AC571D" w:rsidP="00AC571D">
      <w:pPr>
        <w:pStyle w:val="Code"/>
        <w:rPr>
          <w:highlight w:val="white"/>
        </w:rPr>
      </w:pPr>
      <w:r w:rsidRPr="00903DBA">
        <w:rPr>
          <w:highlight w:val="white"/>
        </w:rPr>
        <w:t xml:space="preserve">    RETURN optional_expression SEMICOLON {</w:t>
      </w:r>
    </w:p>
    <w:p w14:paraId="54376168" w14:textId="77777777" w:rsidR="00AC571D" w:rsidRPr="00903DBA" w:rsidRDefault="00AC571D" w:rsidP="00AC571D">
      <w:pPr>
        <w:pStyle w:val="Code"/>
        <w:rPr>
          <w:highlight w:val="white"/>
        </w:rPr>
      </w:pPr>
      <w:r w:rsidRPr="00903DBA">
        <w:rPr>
          <w:highlight w:val="white"/>
        </w:rPr>
        <w:t xml:space="preserve">      $$ = MiddleCodeGenerator.ReturnStatement($2);</w:t>
      </w:r>
    </w:p>
    <w:p w14:paraId="6BA0BCE1" w14:textId="0E171C5C" w:rsidR="00AC571D" w:rsidRPr="00903DBA" w:rsidRDefault="00AC571D" w:rsidP="00AC571D">
      <w:pPr>
        <w:pStyle w:val="Code"/>
        <w:rPr>
          <w:highlight w:val="white"/>
        </w:rPr>
      </w:pPr>
      <w:r w:rsidRPr="00903DBA">
        <w:rPr>
          <w:highlight w:val="white"/>
        </w:rPr>
        <w:t xml:space="preserve">    }</w:t>
      </w:r>
    </w:p>
    <w:p w14:paraId="27A79B6A" w14:textId="66F61303" w:rsidR="007A1B82" w:rsidRPr="00903DBA" w:rsidRDefault="00C90AAF" w:rsidP="00C90AAF">
      <w:pPr>
        <w:rPr>
          <w:highlight w:val="white"/>
        </w:rPr>
      </w:pPr>
      <w:r w:rsidRPr="00903DBA">
        <w:rPr>
          <w:highlight w:val="white"/>
        </w:rPr>
        <w:t>We need to regard whether there is an expression</w:t>
      </w:r>
      <w:r w:rsidR="00216396" w:rsidRPr="00903DBA">
        <w:rPr>
          <w:highlight w:val="white"/>
        </w:rPr>
        <w:t xml:space="preserve"> and whether the return statement is located inside the main function.</w:t>
      </w:r>
      <w:r w:rsidR="007A1B82" w:rsidRPr="00903DBA">
        <w:rPr>
          <w:highlight w:val="white"/>
        </w:rPr>
        <w:t xml:space="preserve"> </w:t>
      </w:r>
    </w:p>
    <w:p w14:paraId="2B289E38" w14:textId="09D92B51" w:rsidR="00AC571D" w:rsidRPr="00903DBA" w:rsidRDefault="00AC571D" w:rsidP="00AC571D">
      <w:pPr>
        <w:pStyle w:val="CodeHeader"/>
      </w:pPr>
      <w:r w:rsidRPr="00903DBA">
        <w:t>MiddleCodeGenerator.cs</w:t>
      </w:r>
    </w:p>
    <w:p w14:paraId="227842D0" w14:textId="77777777" w:rsidR="00AC571D" w:rsidRPr="00903DBA" w:rsidRDefault="00AC571D" w:rsidP="00AC571D">
      <w:pPr>
        <w:pStyle w:val="Code"/>
        <w:rPr>
          <w:highlight w:val="white"/>
        </w:rPr>
      </w:pPr>
      <w:r w:rsidRPr="00903DBA">
        <w:rPr>
          <w:highlight w:val="white"/>
        </w:rPr>
        <w:t xml:space="preserve">    public static Statement ReturnStatement(Expression expression) {</w:t>
      </w:r>
    </w:p>
    <w:p w14:paraId="7AA7DBBB" w14:textId="77777777" w:rsidR="00AC571D" w:rsidRPr="00903DBA" w:rsidRDefault="00AC571D" w:rsidP="00AC571D">
      <w:pPr>
        <w:pStyle w:val="Code"/>
        <w:rPr>
          <w:highlight w:val="white"/>
        </w:rPr>
      </w:pPr>
      <w:r w:rsidRPr="00903DBA">
        <w:rPr>
          <w:highlight w:val="white"/>
        </w:rPr>
        <w:t xml:space="preserve">      List&lt;MiddleCode&gt; codeList;</w:t>
      </w:r>
    </w:p>
    <w:p w14:paraId="14A5A1A7" w14:textId="3AA934D6" w:rsidR="00AC571D" w:rsidRPr="00903DBA" w:rsidRDefault="00216396" w:rsidP="00941CAF">
      <w:pPr>
        <w:rPr>
          <w:highlight w:val="white"/>
        </w:rPr>
      </w:pPr>
      <w:r w:rsidRPr="00903DBA">
        <w:rPr>
          <w:highlight w:val="white"/>
        </w:rPr>
        <w:t>If the</w:t>
      </w:r>
      <w:r w:rsidR="00EE7DF5" w:rsidRPr="00903DBA">
        <w:rPr>
          <w:highlight w:val="white"/>
        </w:rPr>
        <w:t xml:space="preserve"> expression is not null, we need the check that the function does not return void.</w:t>
      </w:r>
      <w:r w:rsidRPr="00903DBA">
        <w:rPr>
          <w:highlight w:val="white"/>
        </w:rPr>
        <w:t xml:space="preserve"> </w:t>
      </w:r>
      <w:r w:rsidR="00EE7DF5" w:rsidRPr="00903DBA">
        <w:rPr>
          <w:highlight w:val="white"/>
        </w:rPr>
        <w:t>If it does we report an error.</w:t>
      </w:r>
    </w:p>
    <w:p w14:paraId="31373BF1" w14:textId="77777777" w:rsidR="00AC571D" w:rsidRPr="00903DBA" w:rsidRDefault="00AC571D" w:rsidP="00AC571D">
      <w:pPr>
        <w:pStyle w:val="Code"/>
        <w:rPr>
          <w:highlight w:val="white"/>
        </w:rPr>
      </w:pPr>
      <w:r w:rsidRPr="00903DBA">
        <w:rPr>
          <w:highlight w:val="white"/>
        </w:rPr>
        <w:t xml:space="preserve">      if (expression != null) {</w:t>
      </w:r>
    </w:p>
    <w:p w14:paraId="2F034FD6" w14:textId="77777777" w:rsidR="00AC571D" w:rsidRPr="00903DBA" w:rsidRDefault="00AC571D" w:rsidP="00AC571D">
      <w:pPr>
        <w:pStyle w:val="Code"/>
        <w:rPr>
          <w:highlight w:val="white"/>
        </w:rPr>
      </w:pPr>
      <w:r w:rsidRPr="00903DBA">
        <w:rPr>
          <w:highlight w:val="white"/>
        </w:rPr>
        <w:t xml:space="preserve">        Assert.Error(!SymbolTable.CurrentFunction.Type.ReturnType.IsVoid(),</w:t>
      </w:r>
    </w:p>
    <w:p w14:paraId="2D1AA2EE" w14:textId="77777777" w:rsidR="00AC571D" w:rsidRPr="00903DBA" w:rsidRDefault="00AC571D" w:rsidP="00AC571D">
      <w:pPr>
        <w:pStyle w:val="Code"/>
        <w:rPr>
          <w:highlight w:val="white"/>
        </w:rPr>
      </w:pPr>
      <w:r w:rsidRPr="00903DBA">
        <w:rPr>
          <w:highlight w:val="white"/>
        </w:rPr>
        <w:t xml:space="preserve">                     Message.Non__void_return_from_void_function);</w:t>
      </w:r>
    </w:p>
    <w:p w14:paraId="71E9444C" w14:textId="31CB2343" w:rsidR="00AC571D" w:rsidRPr="00903DBA" w:rsidRDefault="009B79EB" w:rsidP="00DB1286">
      <w:pPr>
        <w:rPr>
          <w:highlight w:val="white"/>
        </w:rPr>
      </w:pPr>
      <w:r w:rsidRPr="00903DBA">
        <w:rPr>
          <w:highlight w:val="white"/>
        </w:rPr>
        <w:t xml:space="preserve">We </w:t>
      </w:r>
      <w:r w:rsidR="00DB1286" w:rsidRPr="00903DBA">
        <w:rPr>
          <w:highlight w:val="white"/>
        </w:rPr>
        <w:t>cast the return expression to the return type of the function.</w:t>
      </w:r>
    </w:p>
    <w:p w14:paraId="57D88FE7" w14:textId="77777777" w:rsidR="00CC6A63" w:rsidRPr="00903DBA" w:rsidRDefault="00AC571D" w:rsidP="00AC571D">
      <w:pPr>
        <w:pStyle w:val="Code"/>
        <w:rPr>
          <w:highlight w:val="white"/>
        </w:rPr>
      </w:pPr>
      <w:r w:rsidRPr="00903DBA">
        <w:rPr>
          <w:highlight w:val="white"/>
        </w:rPr>
        <w:t xml:space="preserve">        expression = TypeCast.ImplicitCast(expression,</w:t>
      </w:r>
    </w:p>
    <w:p w14:paraId="1CEE0E86" w14:textId="26FEA1AE" w:rsidR="00AC571D" w:rsidRPr="00903DBA" w:rsidRDefault="00CC6A63" w:rsidP="00AC571D">
      <w:pPr>
        <w:pStyle w:val="Code"/>
        <w:rPr>
          <w:highlight w:val="white"/>
        </w:rPr>
      </w:pPr>
      <w:r w:rsidRPr="00903DBA">
        <w:rPr>
          <w:highlight w:val="white"/>
        </w:rPr>
        <w:t xml:space="preserve">                             </w:t>
      </w:r>
      <w:r w:rsidR="00AC571D" w:rsidRPr="00903DBA">
        <w:rPr>
          <w:highlight w:val="white"/>
        </w:rPr>
        <w:t xml:space="preserve"> SymbolTable.CurrentFunction.Type.ReturnType);</w:t>
      </w:r>
    </w:p>
    <w:p w14:paraId="73AFE858" w14:textId="77777777" w:rsidR="00AC571D" w:rsidRPr="00903DBA" w:rsidRDefault="00AC571D" w:rsidP="00AC571D">
      <w:pPr>
        <w:pStyle w:val="Code"/>
        <w:rPr>
          <w:highlight w:val="white"/>
        </w:rPr>
      </w:pPr>
      <w:r w:rsidRPr="00903DBA">
        <w:rPr>
          <w:highlight w:val="white"/>
        </w:rPr>
        <w:t xml:space="preserve">        codeList = expression.LongList;</w:t>
      </w:r>
    </w:p>
    <w:p w14:paraId="3E71649D" w14:textId="6A29C104" w:rsidR="00AC571D" w:rsidRPr="00903DBA" w:rsidRDefault="00DB1286" w:rsidP="008440A0">
      <w:pPr>
        <w:rPr>
          <w:highlight w:val="white"/>
        </w:rPr>
      </w:pPr>
      <w:r w:rsidRPr="00903DBA">
        <w:rPr>
          <w:highlight w:val="white"/>
        </w:rPr>
        <w:t xml:space="preserve">If the function is the main function, we shall not return a value. Instead, we shall exit the program execution and return an integer value to the </w:t>
      </w:r>
      <w:r w:rsidR="00F51AAB" w:rsidRPr="00903DBA">
        <w:rPr>
          <w:highlight w:val="white"/>
        </w:rPr>
        <w:t>enclosing system.</w:t>
      </w:r>
    </w:p>
    <w:p w14:paraId="266DBC30" w14:textId="77777777" w:rsidR="005762AE" w:rsidRPr="00903DBA" w:rsidRDefault="005762AE" w:rsidP="005762AE">
      <w:pPr>
        <w:rPr>
          <w:highlight w:val="white"/>
        </w:rPr>
      </w:pPr>
      <w:r w:rsidRPr="00903DBA">
        <w:rPr>
          <w:highlight w:val="white"/>
        </w:rPr>
        <w:t>If the function is not the main function, we return the value of the expression.</w:t>
      </w:r>
    </w:p>
    <w:p w14:paraId="3907E238" w14:textId="77777777" w:rsidR="005762AE" w:rsidRPr="00903DBA" w:rsidRDefault="005762AE" w:rsidP="005762AE">
      <w:pPr>
        <w:pStyle w:val="Code"/>
        <w:rPr>
          <w:highlight w:val="white"/>
        </w:rPr>
      </w:pPr>
      <w:r w:rsidRPr="00903DBA">
        <w:rPr>
          <w:highlight w:val="white"/>
        </w:rPr>
        <w:t xml:space="preserve">        AddMiddleCode(codeList, MiddleOperator.Return,</w:t>
      </w:r>
    </w:p>
    <w:p w14:paraId="1C80F730" w14:textId="709C1BC1" w:rsidR="005762AE" w:rsidRPr="00903DBA" w:rsidRDefault="005762AE" w:rsidP="005762AE">
      <w:pPr>
        <w:pStyle w:val="Code"/>
        <w:rPr>
          <w:highlight w:val="white"/>
        </w:rPr>
      </w:pPr>
      <w:r w:rsidRPr="00903DBA">
        <w:rPr>
          <w:highlight w:val="white"/>
        </w:rPr>
        <w:t xml:space="preserve">                      null, expression.Symbol);</w:t>
      </w:r>
    </w:p>
    <w:p w14:paraId="2FE1AFA1" w14:textId="001B785A" w:rsidR="00D47384" w:rsidRPr="00903DBA" w:rsidRDefault="00D47384" w:rsidP="00D47384">
      <w:pPr>
        <w:pStyle w:val="Code"/>
        <w:rPr>
          <w:highlight w:val="white"/>
        </w:rPr>
      </w:pPr>
    </w:p>
    <w:p w14:paraId="48861122" w14:textId="77777777" w:rsidR="00D47384" w:rsidRPr="00903DBA" w:rsidRDefault="00D47384" w:rsidP="00D47384">
      <w:pPr>
        <w:pStyle w:val="Code"/>
        <w:rPr>
          <w:highlight w:val="white"/>
        </w:rPr>
      </w:pPr>
      <w:r w:rsidRPr="00903DBA">
        <w:rPr>
          <w:highlight w:val="white"/>
        </w:rPr>
        <w:t xml:space="preserve">        if (SymbolTable.CurrentFunction.UniqueName.Equals</w:t>
      </w:r>
    </w:p>
    <w:p w14:paraId="5A4C15AC" w14:textId="77777777" w:rsidR="00D47384" w:rsidRPr="00903DBA" w:rsidRDefault="00D47384" w:rsidP="00D47384">
      <w:pPr>
        <w:pStyle w:val="Code"/>
        <w:rPr>
          <w:highlight w:val="white"/>
        </w:rPr>
      </w:pPr>
      <w:r w:rsidRPr="00903DBA">
        <w:rPr>
          <w:highlight w:val="white"/>
        </w:rPr>
        <w:t xml:space="preserve">                        (AssemblyCodeGenerator.MainName)) {</w:t>
      </w:r>
    </w:p>
    <w:p w14:paraId="33E85CE6" w14:textId="77777777" w:rsidR="00D47384" w:rsidRPr="00903DBA" w:rsidRDefault="00D47384" w:rsidP="00D47384">
      <w:pPr>
        <w:pStyle w:val="Code"/>
        <w:rPr>
          <w:highlight w:val="white"/>
        </w:rPr>
      </w:pPr>
      <w:r w:rsidRPr="00903DBA">
        <w:rPr>
          <w:highlight w:val="white"/>
        </w:rPr>
        <w:t xml:space="preserve">          AddMiddleCode(codeList, MiddleOperator.Exit);</w:t>
      </w:r>
    </w:p>
    <w:p w14:paraId="7440AF3B" w14:textId="77777777" w:rsidR="00D47384" w:rsidRPr="00903DBA" w:rsidRDefault="00D47384" w:rsidP="00D47384">
      <w:pPr>
        <w:pStyle w:val="Code"/>
        <w:rPr>
          <w:highlight w:val="white"/>
        </w:rPr>
      </w:pPr>
      <w:r w:rsidRPr="00903DBA">
        <w:rPr>
          <w:highlight w:val="white"/>
        </w:rPr>
        <w:t xml:space="preserve">        }</w:t>
      </w:r>
    </w:p>
    <w:p w14:paraId="4B8188B5" w14:textId="56CA1781" w:rsidR="00AC571D" w:rsidRPr="00903DBA" w:rsidRDefault="00AC571D" w:rsidP="005762AE">
      <w:pPr>
        <w:pStyle w:val="Code"/>
        <w:rPr>
          <w:highlight w:val="white"/>
        </w:rPr>
      </w:pPr>
      <w:r w:rsidRPr="00903DBA">
        <w:rPr>
          <w:highlight w:val="white"/>
        </w:rPr>
        <w:t xml:space="preserve">      }</w:t>
      </w:r>
    </w:p>
    <w:p w14:paraId="21F49FCF" w14:textId="17CB6E12" w:rsidR="003258F1" w:rsidRPr="00903DBA" w:rsidRDefault="003258F1" w:rsidP="003258F1">
      <w:pPr>
        <w:rPr>
          <w:highlight w:val="white"/>
        </w:rPr>
      </w:pPr>
      <w:r w:rsidRPr="00903DBA">
        <w:rPr>
          <w:highlight w:val="white"/>
        </w:rPr>
        <w:t xml:space="preserve">If the expression is null, </w:t>
      </w:r>
      <w:r w:rsidR="0058319B" w:rsidRPr="00903DBA">
        <w:rPr>
          <w:highlight w:val="white"/>
        </w:rPr>
        <w:t>we check that the function returns void. If it does not</w:t>
      </w:r>
      <w:r w:rsidR="00430DF5" w:rsidRPr="00903DBA">
        <w:rPr>
          <w:highlight w:val="white"/>
        </w:rPr>
        <w:t>,</w:t>
      </w:r>
      <w:r w:rsidR="0058319B" w:rsidRPr="00903DBA">
        <w:rPr>
          <w:highlight w:val="white"/>
        </w:rPr>
        <w:t xml:space="preserve"> we report and error.</w:t>
      </w:r>
    </w:p>
    <w:p w14:paraId="436675AC" w14:textId="77777777" w:rsidR="00AC571D" w:rsidRPr="00903DBA" w:rsidRDefault="00AC571D" w:rsidP="00AC571D">
      <w:pPr>
        <w:pStyle w:val="Code"/>
        <w:rPr>
          <w:highlight w:val="white"/>
        </w:rPr>
      </w:pPr>
      <w:r w:rsidRPr="00903DBA">
        <w:rPr>
          <w:highlight w:val="white"/>
        </w:rPr>
        <w:t xml:space="preserve">      else {</w:t>
      </w:r>
    </w:p>
    <w:p w14:paraId="4CBD333B" w14:textId="77777777" w:rsidR="00AC571D" w:rsidRPr="00903DBA" w:rsidRDefault="00AC571D" w:rsidP="00AC571D">
      <w:pPr>
        <w:pStyle w:val="Code"/>
        <w:rPr>
          <w:highlight w:val="white"/>
        </w:rPr>
      </w:pPr>
      <w:r w:rsidRPr="00903DBA">
        <w:rPr>
          <w:highlight w:val="white"/>
        </w:rPr>
        <w:t xml:space="preserve">        Assert.Error(SymbolTable.CurrentFunction.Type.ReturnType.IsVoid(),</w:t>
      </w:r>
    </w:p>
    <w:p w14:paraId="11633FEB" w14:textId="77777777" w:rsidR="00AC571D" w:rsidRPr="00903DBA" w:rsidRDefault="00AC571D" w:rsidP="00AC571D">
      <w:pPr>
        <w:pStyle w:val="Code"/>
        <w:rPr>
          <w:highlight w:val="white"/>
        </w:rPr>
      </w:pPr>
      <w:r w:rsidRPr="00903DBA">
        <w:rPr>
          <w:highlight w:val="white"/>
        </w:rPr>
        <w:t xml:space="preserve">                     Message.Void_returned_from_non__void_function);</w:t>
      </w:r>
    </w:p>
    <w:p w14:paraId="2797D9E9" w14:textId="77777777" w:rsidR="00AC571D" w:rsidRPr="00903DBA" w:rsidRDefault="00AC571D" w:rsidP="00AC571D">
      <w:pPr>
        <w:pStyle w:val="Code"/>
        <w:rPr>
          <w:highlight w:val="white"/>
        </w:rPr>
      </w:pPr>
      <w:r w:rsidRPr="00903DBA">
        <w:rPr>
          <w:highlight w:val="white"/>
        </w:rPr>
        <w:t xml:space="preserve">        codeList = new List&lt;MiddleCode&gt;();</w:t>
      </w:r>
    </w:p>
    <w:p w14:paraId="078F9AB0" w14:textId="513E6150" w:rsidR="00AC571D" w:rsidRPr="00903DBA" w:rsidRDefault="007F293A" w:rsidP="007F293A">
      <w:pPr>
        <w:rPr>
          <w:highlight w:val="white"/>
        </w:rPr>
      </w:pPr>
      <w:r w:rsidRPr="00903DBA">
        <w:rPr>
          <w:highlight w:val="white"/>
        </w:rPr>
        <w:lastRenderedPageBreak/>
        <w:t>If the function is the main function, we exit the execution of the program without a return value.</w:t>
      </w:r>
    </w:p>
    <w:p w14:paraId="594B59B1" w14:textId="043DE69C" w:rsidR="007F293A" w:rsidRPr="00903DBA" w:rsidRDefault="007F293A" w:rsidP="007F293A">
      <w:pPr>
        <w:rPr>
          <w:highlight w:val="white"/>
        </w:rPr>
      </w:pPr>
      <w:r w:rsidRPr="00903DBA">
        <w:rPr>
          <w:highlight w:val="white"/>
        </w:rPr>
        <w:t xml:space="preserve">If the function is </w:t>
      </w:r>
      <w:r w:rsidR="008E10E3" w:rsidRPr="00903DBA">
        <w:rPr>
          <w:highlight w:val="white"/>
        </w:rPr>
        <w:t xml:space="preserve">not </w:t>
      </w:r>
      <w:r w:rsidRPr="00903DBA">
        <w:rPr>
          <w:highlight w:val="white"/>
        </w:rPr>
        <w:t xml:space="preserve">the main function, </w:t>
      </w:r>
      <w:r w:rsidR="0038158E" w:rsidRPr="00903DBA">
        <w:rPr>
          <w:highlight w:val="white"/>
        </w:rPr>
        <w:t xml:space="preserve">return the function </w:t>
      </w:r>
      <w:r w:rsidRPr="00903DBA">
        <w:rPr>
          <w:highlight w:val="white"/>
        </w:rPr>
        <w:t>without a return value.</w:t>
      </w:r>
    </w:p>
    <w:p w14:paraId="6FCEF40C" w14:textId="7EB705E9" w:rsidR="00CB4B89" w:rsidRPr="00903DBA" w:rsidRDefault="00CB4B89" w:rsidP="00CB4B89">
      <w:pPr>
        <w:pStyle w:val="Code"/>
        <w:rPr>
          <w:highlight w:val="white"/>
        </w:rPr>
      </w:pPr>
      <w:r w:rsidRPr="00903DBA">
        <w:rPr>
          <w:highlight w:val="white"/>
        </w:rPr>
        <w:t xml:space="preserve">        AddMiddleCode(codeList, MiddleOperator.Return);</w:t>
      </w:r>
    </w:p>
    <w:p w14:paraId="4E6ABC98" w14:textId="77777777" w:rsidR="00D47384" w:rsidRPr="00903DBA" w:rsidRDefault="00D47384" w:rsidP="00CB4B89">
      <w:pPr>
        <w:pStyle w:val="Code"/>
        <w:rPr>
          <w:highlight w:val="white"/>
        </w:rPr>
      </w:pPr>
    </w:p>
    <w:p w14:paraId="5E708E6B" w14:textId="77777777" w:rsidR="00D47384" w:rsidRPr="00903DBA" w:rsidRDefault="00D47384" w:rsidP="00D47384">
      <w:pPr>
        <w:pStyle w:val="Code"/>
        <w:rPr>
          <w:highlight w:val="white"/>
        </w:rPr>
      </w:pPr>
      <w:r w:rsidRPr="00903DBA">
        <w:rPr>
          <w:highlight w:val="white"/>
        </w:rPr>
        <w:t xml:space="preserve">        if (SymbolTable.CurrentFunction.UniqueName.Equals</w:t>
      </w:r>
    </w:p>
    <w:p w14:paraId="1F148C32" w14:textId="77777777" w:rsidR="00D47384" w:rsidRPr="00903DBA" w:rsidRDefault="00D47384" w:rsidP="00D47384">
      <w:pPr>
        <w:pStyle w:val="Code"/>
        <w:rPr>
          <w:highlight w:val="white"/>
        </w:rPr>
      </w:pPr>
      <w:r w:rsidRPr="00903DBA">
        <w:rPr>
          <w:highlight w:val="white"/>
        </w:rPr>
        <w:t xml:space="preserve">                        (AssemblyCodeGenerator.MainName)) {</w:t>
      </w:r>
    </w:p>
    <w:p w14:paraId="72530E29" w14:textId="77777777" w:rsidR="00D47384" w:rsidRPr="00903DBA" w:rsidRDefault="00D47384" w:rsidP="00D47384">
      <w:pPr>
        <w:pStyle w:val="Code"/>
        <w:rPr>
          <w:highlight w:val="white"/>
        </w:rPr>
      </w:pPr>
      <w:r w:rsidRPr="00903DBA">
        <w:rPr>
          <w:highlight w:val="white"/>
        </w:rPr>
        <w:t xml:space="preserve">          AddMiddleCode(codeList, MiddleOperator.Exit);</w:t>
      </w:r>
    </w:p>
    <w:p w14:paraId="77533D57" w14:textId="77777777" w:rsidR="00D47384" w:rsidRPr="00903DBA" w:rsidRDefault="00D47384" w:rsidP="00D47384">
      <w:pPr>
        <w:pStyle w:val="Code"/>
        <w:rPr>
          <w:highlight w:val="white"/>
        </w:rPr>
      </w:pPr>
      <w:r w:rsidRPr="00903DBA">
        <w:rPr>
          <w:highlight w:val="white"/>
        </w:rPr>
        <w:t xml:space="preserve">        }</w:t>
      </w:r>
    </w:p>
    <w:p w14:paraId="140FD75A" w14:textId="77777777" w:rsidR="00AC571D" w:rsidRPr="00903DBA" w:rsidRDefault="00AC571D" w:rsidP="00AC571D">
      <w:pPr>
        <w:pStyle w:val="Code"/>
        <w:rPr>
          <w:highlight w:val="white"/>
        </w:rPr>
      </w:pPr>
      <w:r w:rsidRPr="00903DBA">
        <w:rPr>
          <w:highlight w:val="white"/>
        </w:rPr>
        <w:t xml:space="preserve">      }</w:t>
      </w:r>
    </w:p>
    <w:p w14:paraId="3EC5482D" w14:textId="77777777" w:rsidR="00AC571D" w:rsidRPr="00903DBA" w:rsidRDefault="00AC571D" w:rsidP="00AC571D">
      <w:pPr>
        <w:pStyle w:val="Code"/>
        <w:rPr>
          <w:highlight w:val="white"/>
        </w:rPr>
      </w:pPr>
      <w:r w:rsidRPr="00903DBA">
        <w:rPr>
          <w:highlight w:val="white"/>
        </w:rPr>
        <w:t xml:space="preserve">    </w:t>
      </w:r>
    </w:p>
    <w:p w14:paraId="316EADD5" w14:textId="77777777" w:rsidR="00AC571D" w:rsidRPr="00903DBA" w:rsidRDefault="00AC571D" w:rsidP="00AC571D">
      <w:pPr>
        <w:pStyle w:val="Code"/>
        <w:rPr>
          <w:highlight w:val="white"/>
        </w:rPr>
      </w:pPr>
      <w:r w:rsidRPr="00903DBA">
        <w:rPr>
          <w:highlight w:val="white"/>
        </w:rPr>
        <w:t xml:space="preserve">      return (new Statement(codeList));</w:t>
      </w:r>
    </w:p>
    <w:p w14:paraId="6B5F74ED" w14:textId="6302FDDA" w:rsidR="00AC571D" w:rsidRPr="00903DBA" w:rsidRDefault="00AC571D" w:rsidP="00AC571D">
      <w:pPr>
        <w:pStyle w:val="Code"/>
        <w:rPr>
          <w:highlight w:val="white"/>
        </w:rPr>
      </w:pPr>
      <w:r w:rsidRPr="00903DBA">
        <w:rPr>
          <w:highlight w:val="white"/>
        </w:rPr>
        <w:t xml:space="preserve">    }</w:t>
      </w:r>
    </w:p>
    <w:p w14:paraId="72F28FDE" w14:textId="77777777" w:rsidR="00866410" w:rsidRPr="00903DBA" w:rsidRDefault="00866410" w:rsidP="00866410">
      <w:pPr>
        <w:pStyle w:val="Rubrik3"/>
      </w:pPr>
      <w:bookmarkStart w:id="152" w:name="_Toc57656006"/>
      <w:r w:rsidRPr="00903DBA">
        <w:t>Optional Expression Statement</w:t>
      </w:r>
      <w:bookmarkEnd w:id="152"/>
    </w:p>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44917B03" w:rsidR="006A7B9E" w:rsidRPr="00903DBA" w:rsidRDefault="006A7B9E" w:rsidP="006A7B9E">
      <w:r w:rsidRPr="00903DBA">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62C58E0" w14:textId="77777777" w:rsidR="00866410" w:rsidRPr="00903DBA" w:rsidRDefault="00866410" w:rsidP="00866410">
      <w:pPr>
        <w:pStyle w:val="Code"/>
        <w:rPr>
          <w:highlight w:val="white"/>
        </w:rPr>
      </w:pPr>
      <w:r w:rsidRPr="00903DBA">
        <w:rPr>
          <w:highlight w:val="white"/>
        </w:rPr>
        <w:t xml:space="preserve">    optional_expression SEMICOLON {</w:t>
      </w:r>
    </w:p>
    <w:p w14:paraId="1E5A7BB8" w14:textId="77777777" w:rsidR="00866410" w:rsidRPr="00903DBA" w:rsidRDefault="00866410" w:rsidP="00866410">
      <w:pPr>
        <w:pStyle w:val="Code"/>
        <w:rPr>
          <w:highlight w:val="white"/>
        </w:rPr>
      </w:pPr>
      <w:r w:rsidRPr="00903DBA">
        <w:rPr>
          <w:highlight w:val="white"/>
        </w:rPr>
        <w:t xml:space="preserve">      $$ = MiddleCodeGenerator.ExpressionStatement($1);</w:t>
      </w:r>
    </w:p>
    <w:p w14:paraId="1048FC84" w14:textId="77777777" w:rsidR="00866410" w:rsidRPr="00903DBA" w:rsidRDefault="00866410" w:rsidP="00866410">
      <w:pPr>
        <w:pStyle w:val="Code"/>
        <w:rPr>
          <w:highlight w:val="white"/>
        </w:rPr>
      </w:pPr>
      <w:r w:rsidRPr="00903DBA">
        <w:rPr>
          <w:highlight w:val="white"/>
        </w:rPr>
        <w:t xml:space="preserve">    }</w:t>
      </w:r>
    </w:p>
    <w:p w14:paraId="5B0C100B" w14:textId="77777777" w:rsidR="00866410" w:rsidRPr="00903DBA" w:rsidRDefault="00866410" w:rsidP="00866410">
      <w:r w:rsidRPr="00903DBA">
        <w:t>If there is an expression, we add its short list to the code list. We choose the short list rather than the long list since we are only interested in the side effects of the expression.</w:t>
      </w:r>
    </w:p>
    <w:p w14:paraId="78D069C2" w14:textId="77777777" w:rsidR="00866410" w:rsidRPr="00903DBA" w:rsidRDefault="00866410" w:rsidP="00866410">
      <w:pPr>
        <w:pStyle w:val="CodeHeader"/>
      </w:pPr>
      <w:r w:rsidRPr="00903DBA">
        <w:t>MiddleCodeGenerator.cs</w:t>
      </w:r>
    </w:p>
    <w:p w14:paraId="6E7629AA" w14:textId="77777777" w:rsidR="00866410" w:rsidRPr="00903DBA" w:rsidRDefault="00866410" w:rsidP="00866410">
      <w:pPr>
        <w:pStyle w:val="Code"/>
        <w:rPr>
          <w:highlight w:val="white"/>
        </w:rPr>
      </w:pPr>
      <w:r w:rsidRPr="00903DBA">
        <w:rPr>
          <w:highlight w:val="white"/>
        </w:rPr>
        <w:t xml:space="preserve">    public static Statement ExpressionStatement(Expression expression) {</w:t>
      </w:r>
    </w:p>
    <w:p w14:paraId="46295811" w14:textId="77777777" w:rsidR="00866410" w:rsidRPr="00903DBA" w:rsidRDefault="00866410" w:rsidP="00866410">
      <w:pPr>
        <w:pStyle w:val="Code"/>
        <w:rPr>
          <w:highlight w:val="white"/>
        </w:rPr>
      </w:pPr>
      <w:r w:rsidRPr="00903DBA">
        <w:rPr>
          <w:highlight w:val="white"/>
        </w:rPr>
        <w:t xml:space="preserve">      List&lt;MiddleCode&gt; codeList = new List&lt;MiddleCode&gt;();</w:t>
      </w:r>
    </w:p>
    <w:p w14:paraId="3B246103" w14:textId="77777777" w:rsidR="00866410" w:rsidRPr="00903DBA" w:rsidRDefault="00866410" w:rsidP="00866410">
      <w:pPr>
        <w:pStyle w:val="Code"/>
        <w:rPr>
          <w:highlight w:val="white"/>
        </w:rPr>
      </w:pPr>
    </w:p>
    <w:p w14:paraId="7DAA8BF3" w14:textId="77777777" w:rsidR="00866410" w:rsidRPr="00903DBA" w:rsidRDefault="00866410" w:rsidP="00866410">
      <w:pPr>
        <w:pStyle w:val="Code"/>
        <w:rPr>
          <w:highlight w:val="white"/>
        </w:rPr>
      </w:pPr>
      <w:r w:rsidRPr="00903DBA">
        <w:rPr>
          <w:highlight w:val="white"/>
        </w:rPr>
        <w:t xml:space="preserve">      if (expression != null) {</w:t>
      </w:r>
    </w:p>
    <w:p w14:paraId="12C7DDA5" w14:textId="77777777" w:rsidR="00866410" w:rsidRPr="00903DBA" w:rsidRDefault="00866410" w:rsidP="00866410">
      <w:pPr>
        <w:pStyle w:val="Code"/>
        <w:rPr>
          <w:highlight w:val="white"/>
        </w:rPr>
      </w:pPr>
      <w:r w:rsidRPr="00903DBA">
        <w:rPr>
          <w:highlight w:val="white"/>
        </w:rPr>
        <w:t xml:space="preserve">        codeList.AddRange(expression.ShortList);</w:t>
      </w:r>
    </w:p>
    <w:p w14:paraId="188EB9DE" w14:textId="77777777" w:rsidR="00866410" w:rsidRPr="00903DBA" w:rsidRDefault="00866410" w:rsidP="00866410">
      <w:pPr>
        <w:pStyle w:val="Code"/>
        <w:rPr>
          <w:highlight w:val="white"/>
        </w:rPr>
      </w:pPr>
      <w:r w:rsidRPr="00903DBA">
        <w:rPr>
          <w:highlight w:val="white"/>
        </w:rPr>
        <w:t xml:space="preserve">      }</w:t>
      </w:r>
    </w:p>
    <w:p w14:paraId="367D3298" w14:textId="77777777" w:rsidR="00866410" w:rsidRPr="00903DBA" w:rsidRDefault="00866410" w:rsidP="00866410">
      <w:pPr>
        <w:pStyle w:val="Code"/>
        <w:rPr>
          <w:highlight w:val="white"/>
        </w:rPr>
      </w:pPr>
      <w:r w:rsidRPr="00903DBA">
        <w:rPr>
          <w:highlight w:val="white"/>
        </w:rPr>
        <w:t xml:space="preserve">    </w:t>
      </w:r>
    </w:p>
    <w:p w14:paraId="7C0ACCDA" w14:textId="77777777" w:rsidR="00866410" w:rsidRPr="00903DBA" w:rsidRDefault="00866410" w:rsidP="00866410">
      <w:pPr>
        <w:pStyle w:val="Code"/>
        <w:rPr>
          <w:highlight w:val="white"/>
        </w:rPr>
      </w:pPr>
      <w:r w:rsidRPr="00903DBA">
        <w:rPr>
          <w:highlight w:val="white"/>
        </w:rPr>
        <w:t xml:space="preserve">      return (new Statement(codeList));</w:t>
      </w:r>
    </w:p>
    <w:p w14:paraId="04D177EE" w14:textId="2E12B2B0" w:rsidR="00866410" w:rsidRPr="00903DBA" w:rsidRDefault="00866410" w:rsidP="00AC571D">
      <w:pPr>
        <w:pStyle w:val="Code"/>
        <w:rPr>
          <w:highlight w:val="white"/>
        </w:rPr>
      </w:pPr>
      <w:r w:rsidRPr="00903DBA">
        <w:rPr>
          <w:highlight w:val="white"/>
        </w:rPr>
        <w:t xml:space="preserve">    }</w:t>
      </w:r>
    </w:p>
    <w:p w14:paraId="363BF961" w14:textId="03269DD6" w:rsidR="008F43AA" w:rsidRPr="00903DBA" w:rsidRDefault="008F43AA" w:rsidP="00830081">
      <w:pPr>
        <w:pStyle w:val="Rubrik3"/>
      </w:pPr>
      <w:bookmarkStart w:id="153" w:name="_Toc57656007"/>
      <w:r w:rsidRPr="00903DBA">
        <w:t>Block Statement</w:t>
      </w:r>
      <w:bookmarkEnd w:id="153"/>
    </w:p>
    <w:p w14:paraId="00836A31" w14:textId="438E8691" w:rsidR="002C67F5" w:rsidRPr="00903DBA" w:rsidRDefault="004D298F" w:rsidP="004D298F">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p>
    <w:p w14:paraId="4DCD3ED8" w14:textId="50700BD5" w:rsidR="00FC1185" w:rsidRPr="00903DBA" w:rsidRDefault="00FC1185" w:rsidP="004D298F">
      <w:r w:rsidRPr="00903DBA">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903DBA" w:rsidRDefault="002C67F5" w:rsidP="002C67F5">
      <w:pPr>
        <w:pStyle w:val="CodeHeader"/>
      </w:pPr>
      <w:r w:rsidRPr="00903DBA">
        <w:t>MainParser.cs</w:t>
      </w:r>
    </w:p>
    <w:p w14:paraId="26E6E008" w14:textId="77777777" w:rsidR="002C67F5" w:rsidRPr="00903DBA" w:rsidRDefault="002C67F5" w:rsidP="002C67F5">
      <w:pPr>
        <w:pStyle w:val="Code"/>
        <w:rPr>
          <w:highlight w:val="white"/>
        </w:rPr>
      </w:pPr>
      <w:r w:rsidRPr="00903DBA">
        <w:rPr>
          <w:highlight w:val="white"/>
        </w:rPr>
        <w:t>closed_statement:</w:t>
      </w:r>
    </w:p>
    <w:p w14:paraId="16921476" w14:textId="00DBF2E9" w:rsidR="002C67F5" w:rsidRPr="00903DBA" w:rsidRDefault="002C67F5" w:rsidP="002C67F5">
      <w:pPr>
        <w:pStyle w:val="Code"/>
        <w:rPr>
          <w:highlight w:val="white"/>
        </w:rPr>
      </w:pPr>
      <w:r w:rsidRPr="00903DBA">
        <w:rPr>
          <w:highlight w:val="white"/>
        </w:rPr>
        <w:t xml:space="preserve">    LEFT_BLOCK {</w:t>
      </w:r>
    </w:p>
    <w:p w14:paraId="7D27AC42" w14:textId="77777777" w:rsidR="002C67F5" w:rsidRPr="00903DBA" w:rsidRDefault="002C67F5" w:rsidP="002C67F5">
      <w:pPr>
        <w:pStyle w:val="Code"/>
        <w:rPr>
          <w:highlight w:val="white"/>
        </w:rPr>
      </w:pPr>
      <w:r w:rsidRPr="00903DBA">
        <w:rPr>
          <w:highlight w:val="white"/>
        </w:rPr>
        <w:t xml:space="preserve">      SymbolTable.CurrentTable =</w:t>
      </w:r>
    </w:p>
    <w:p w14:paraId="7608656C" w14:textId="77777777" w:rsidR="002C67F5" w:rsidRPr="00903DBA" w:rsidRDefault="002C67F5" w:rsidP="002C67F5">
      <w:pPr>
        <w:pStyle w:val="Code"/>
        <w:rPr>
          <w:highlight w:val="white"/>
        </w:rPr>
      </w:pPr>
      <w:r w:rsidRPr="00903DBA">
        <w:rPr>
          <w:highlight w:val="white"/>
        </w:rPr>
        <w:t xml:space="preserve">        new SymbolTable(SymbolTable.CurrentTable, Scope.Block);</w:t>
      </w:r>
    </w:p>
    <w:p w14:paraId="3B27CD68" w14:textId="77777777" w:rsidR="002C67F5" w:rsidRPr="00903DBA" w:rsidRDefault="002C67F5" w:rsidP="002C67F5">
      <w:pPr>
        <w:pStyle w:val="Code"/>
        <w:rPr>
          <w:highlight w:val="white"/>
        </w:rPr>
      </w:pPr>
      <w:r w:rsidRPr="00903DBA">
        <w:rPr>
          <w:highlight w:val="white"/>
        </w:rPr>
        <w:lastRenderedPageBreak/>
        <w:t xml:space="preserve">    }</w:t>
      </w:r>
    </w:p>
    <w:p w14:paraId="229EFCCA" w14:textId="77777777" w:rsidR="006D1A61" w:rsidRPr="00903DBA" w:rsidRDefault="006D1A61" w:rsidP="006D1A61">
      <w:pPr>
        <w:pStyle w:val="Code"/>
        <w:rPr>
          <w:highlight w:val="white"/>
        </w:rPr>
      </w:pPr>
      <w:r w:rsidRPr="00903DBA">
        <w:rPr>
          <w:highlight w:val="white"/>
        </w:rPr>
        <w:t xml:space="preserve">    optional_declaration_list optional_statement_list RIGHT_BLOCK {</w:t>
      </w:r>
    </w:p>
    <w:p w14:paraId="4854A899" w14:textId="77777777" w:rsidR="006D1A61" w:rsidRPr="00903DBA" w:rsidRDefault="006D1A61" w:rsidP="006D1A61">
      <w:pPr>
        <w:pStyle w:val="Code"/>
        <w:rPr>
          <w:highlight w:val="white"/>
        </w:rPr>
      </w:pPr>
      <w:r w:rsidRPr="00903DBA">
        <w:rPr>
          <w:highlight w:val="white"/>
        </w:rPr>
        <w:t xml:space="preserve">      SymbolTable.CurrentTable =</w:t>
      </w:r>
    </w:p>
    <w:p w14:paraId="72D4DFE7" w14:textId="77777777" w:rsidR="006D1A61" w:rsidRPr="00903DBA" w:rsidRDefault="006D1A61" w:rsidP="006D1A61">
      <w:pPr>
        <w:pStyle w:val="Code"/>
        <w:rPr>
          <w:highlight w:val="white"/>
        </w:rPr>
      </w:pPr>
      <w:r w:rsidRPr="00903DBA">
        <w:rPr>
          <w:highlight w:val="white"/>
        </w:rPr>
        <w:t xml:space="preserve">        SymbolTable.CurrentTable.ParentTable;</w:t>
      </w:r>
    </w:p>
    <w:p w14:paraId="6B9E9774" w14:textId="05CCD546" w:rsidR="006D1A61" w:rsidRPr="00903DBA" w:rsidRDefault="006D1A61" w:rsidP="006D1A61">
      <w:pPr>
        <w:pStyle w:val="Code"/>
        <w:rPr>
          <w:highlight w:val="white"/>
        </w:rPr>
      </w:pPr>
      <w:r w:rsidRPr="00903DBA">
        <w:rPr>
          <w:highlight w:val="white"/>
        </w:rPr>
        <w:t xml:space="preserve">      $4.</w:t>
      </w:r>
      <w:r w:rsidR="00393ED1" w:rsidRPr="00903DBA">
        <w:rPr>
          <w:highlight w:val="white"/>
        </w:rPr>
        <w:t>CodeList.</w:t>
      </w:r>
      <w:r w:rsidRPr="00903DBA">
        <w:rPr>
          <w:highlight w:val="white"/>
        </w:rPr>
        <w:t>InsertRange(0, $3);</w:t>
      </w:r>
    </w:p>
    <w:p w14:paraId="3E2524C4" w14:textId="77777777" w:rsidR="006D1A61" w:rsidRPr="00903DBA" w:rsidRDefault="006D1A61" w:rsidP="006D1A61">
      <w:pPr>
        <w:pStyle w:val="Code"/>
        <w:rPr>
          <w:highlight w:val="white"/>
        </w:rPr>
      </w:pPr>
      <w:r w:rsidRPr="00903DBA">
        <w:rPr>
          <w:highlight w:val="white"/>
        </w:rPr>
        <w:t xml:space="preserve">      $$ = $4;</w:t>
      </w:r>
    </w:p>
    <w:p w14:paraId="32005523" w14:textId="77777777" w:rsidR="006D1A61" w:rsidRPr="00903DBA" w:rsidRDefault="006D1A61" w:rsidP="006D1A61">
      <w:pPr>
        <w:pStyle w:val="Code"/>
        <w:rPr>
          <w:highlight w:val="white"/>
        </w:rPr>
      </w:pPr>
      <w:r w:rsidRPr="00903DBA">
        <w:rPr>
          <w:highlight w:val="white"/>
        </w:rPr>
        <w:t xml:space="preserve">    }</w:t>
      </w:r>
    </w:p>
    <w:p w14:paraId="6E4A773E" w14:textId="4CBA96E6"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next set.</w:t>
      </w:r>
    </w:p>
    <w:p w14:paraId="1F98C182" w14:textId="4C6F8B93" w:rsidR="00FA0ED1" w:rsidRPr="00903DBA" w:rsidRDefault="00FA0ED1" w:rsidP="00FA0ED1">
      <w:pPr>
        <w:pStyle w:val="Code"/>
        <w:rPr>
          <w:highlight w:val="white"/>
        </w:rPr>
      </w:pPr>
      <w:r w:rsidRPr="00903DBA">
        <w:rPr>
          <w:highlight w:val="white"/>
        </w:rPr>
        <w:t>optional_statement_list:</w:t>
      </w:r>
    </w:p>
    <w:p w14:paraId="42445525" w14:textId="77777777" w:rsidR="00FA0ED1" w:rsidRPr="00903DBA" w:rsidRDefault="00FA0ED1" w:rsidP="00FA0ED1">
      <w:pPr>
        <w:pStyle w:val="Code"/>
        <w:rPr>
          <w:highlight w:val="white"/>
        </w:rPr>
      </w:pPr>
      <w:r w:rsidRPr="00903DBA">
        <w:rPr>
          <w:highlight w:val="white"/>
        </w:rPr>
        <w:t xml:space="preserve">    /* Empty */ {</w:t>
      </w:r>
    </w:p>
    <w:p w14:paraId="1DEDCDD0" w14:textId="77777777" w:rsidR="001B2758" w:rsidRPr="00903DBA" w:rsidRDefault="001B2758" w:rsidP="001B2758">
      <w:pPr>
        <w:pStyle w:val="Code"/>
        <w:rPr>
          <w:highlight w:val="white"/>
        </w:rPr>
      </w:pPr>
      <w:r w:rsidRPr="00903DBA">
        <w:rPr>
          <w:highlight w:val="white"/>
        </w:rPr>
        <w:t xml:space="preserve">      $$ = new Statement(new List&lt;MiddleCode&gt;(),</w:t>
      </w:r>
    </w:p>
    <w:p w14:paraId="46FD6394" w14:textId="77777777" w:rsidR="001B2758" w:rsidRPr="00903DBA" w:rsidRDefault="001B2758" w:rsidP="001B2758">
      <w:pPr>
        <w:pStyle w:val="Code"/>
        <w:rPr>
          <w:highlight w:val="white"/>
        </w:rPr>
      </w:pPr>
      <w:r w:rsidRPr="00903DBA">
        <w:rPr>
          <w:highlight w:val="white"/>
        </w:rPr>
        <w:t xml:space="preserve">                         new HashSet&lt;MiddleCode&gt;());</w:t>
      </w:r>
    </w:p>
    <w:p w14:paraId="7192CFA9" w14:textId="77777777" w:rsidR="00FA0ED1" w:rsidRPr="00903DBA" w:rsidRDefault="00FA0ED1" w:rsidP="00FA0ED1">
      <w:pPr>
        <w:pStyle w:val="Code"/>
        <w:rPr>
          <w:highlight w:val="white"/>
        </w:rPr>
      </w:pPr>
      <w:r w:rsidRPr="00903DBA">
        <w:rPr>
          <w:highlight w:val="white"/>
        </w:rPr>
        <w:t xml:space="preserve">    }</w:t>
      </w:r>
    </w:p>
    <w:p w14:paraId="4546E943" w14:textId="0C5114FE" w:rsidR="003D1818" w:rsidRPr="00903DBA" w:rsidRDefault="000F6244" w:rsidP="003D1818">
      <w:pPr>
        <w:rPr>
          <w:highlight w:val="white"/>
        </w:rPr>
      </w:pPr>
      <w:r w:rsidRPr="00903DBA">
        <w:rPr>
          <w:highlight w:val="white"/>
        </w:rPr>
        <w:t>In case of an non-em</w:t>
      </w:r>
      <w:r w:rsidR="00C858AA" w:rsidRPr="00903DBA">
        <w:rPr>
          <w:highlight w:val="white"/>
        </w:rPr>
        <w:t>pt</w:t>
      </w:r>
      <w:r w:rsidRPr="00903DBA">
        <w:rPr>
          <w:highlight w:val="white"/>
        </w:rPr>
        <w:t>y statement list, w</w:t>
      </w:r>
      <w:r w:rsidR="003D1818" w:rsidRPr="00903DBA">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903DBA">
        <w:rPr>
          <w:highlight w:val="white"/>
        </w:rPr>
        <w:t xml:space="preserve">the total middle code list and the next set </w:t>
      </w:r>
      <w:r w:rsidR="005331C9" w:rsidRPr="00903DBA">
        <w:rPr>
          <w:highlight w:val="white"/>
        </w:rPr>
        <w:t>of the last statement.</w:t>
      </w:r>
    </w:p>
    <w:p w14:paraId="28358925" w14:textId="77777777" w:rsidR="00FA0ED1" w:rsidRPr="00903DBA" w:rsidRDefault="00FA0ED1" w:rsidP="00FA0ED1">
      <w:pPr>
        <w:pStyle w:val="Code"/>
        <w:rPr>
          <w:highlight w:val="white"/>
        </w:rPr>
      </w:pPr>
      <w:r w:rsidRPr="00903DBA">
        <w:rPr>
          <w:highlight w:val="white"/>
        </w:rPr>
        <w:t xml:space="preserve">  | optional_statement_list statement {</w:t>
      </w:r>
    </w:p>
    <w:p w14:paraId="28DB28EF" w14:textId="77777777" w:rsidR="00FA0ED1" w:rsidRPr="00903DBA" w:rsidRDefault="00FA0ED1" w:rsidP="00FA0ED1">
      <w:pPr>
        <w:pStyle w:val="Code"/>
        <w:rPr>
          <w:highlight w:val="white"/>
        </w:rPr>
      </w:pPr>
      <w:r w:rsidRPr="00903DBA">
        <w:rPr>
          <w:highlight w:val="white"/>
        </w:rPr>
        <w:t xml:space="preserve">      MiddleCodeGenerator.Backpatch($1.NextSet, $2.CodeList);</w:t>
      </w:r>
    </w:p>
    <w:p w14:paraId="7ABE2027" w14:textId="77777777" w:rsidR="00FA0ED1" w:rsidRPr="00903DBA" w:rsidRDefault="00FA0ED1" w:rsidP="00FA0ED1">
      <w:pPr>
        <w:pStyle w:val="Code"/>
        <w:rPr>
          <w:highlight w:val="white"/>
        </w:rPr>
      </w:pPr>
      <w:r w:rsidRPr="00903DBA">
        <w:rPr>
          <w:highlight w:val="white"/>
        </w:rPr>
        <w:t xml:space="preserve">      List&lt;MiddleCode&gt; codeList = new List&lt;MiddleCode&gt;();</w:t>
      </w:r>
    </w:p>
    <w:p w14:paraId="6AE4755F" w14:textId="77777777" w:rsidR="00FA0ED1" w:rsidRPr="00903DBA" w:rsidRDefault="00FA0ED1" w:rsidP="00FA0ED1">
      <w:pPr>
        <w:pStyle w:val="Code"/>
        <w:rPr>
          <w:highlight w:val="white"/>
        </w:rPr>
      </w:pPr>
      <w:r w:rsidRPr="00903DBA">
        <w:rPr>
          <w:highlight w:val="white"/>
        </w:rPr>
        <w:t xml:space="preserve">      codeList.AddRange($1.CodeList);</w:t>
      </w:r>
    </w:p>
    <w:p w14:paraId="5977AB6E" w14:textId="77777777" w:rsidR="00FA0ED1" w:rsidRPr="00903DBA" w:rsidRDefault="00FA0ED1" w:rsidP="00FA0ED1">
      <w:pPr>
        <w:pStyle w:val="Code"/>
        <w:rPr>
          <w:highlight w:val="white"/>
        </w:rPr>
      </w:pPr>
      <w:r w:rsidRPr="00903DBA">
        <w:rPr>
          <w:highlight w:val="white"/>
        </w:rPr>
        <w:t xml:space="preserve">      codeList.AddRange($2.CodeList);</w:t>
      </w:r>
    </w:p>
    <w:p w14:paraId="5EF886C8" w14:textId="77777777" w:rsidR="00FA0ED1" w:rsidRPr="00903DBA" w:rsidRDefault="00FA0ED1" w:rsidP="00FA0ED1">
      <w:pPr>
        <w:pStyle w:val="Code"/>
        <w:rPr>
          <w:highlight w:val="white"/>
        </w:rPr>
      </w:pPr>
      <w:r w:rsidRPr="00903DBA">
        <w:rPr>
          <w:highlight w:val="white"/>
        </w:rPr>
        <w:t xml:space="preserve">      $$ = new Statement(codeList, $2.NextSet);</w:t>
      </w:r>
    </w:p>
    <w:p w14:paraId="7F578F1A" w14:textId="77777777" w:rsidR="00FA0ED1" w:rsidRPr="00903DBA" w:rsidRDefault="00FA0ED1" w:rsidP="00FA0ED1">
      <w:pPr>
        <w:pStyle w:val="Code"/>
        <w:rPr>
          <w:highlight w:val="white"/>
        </w:rPr>
      </w:pPr>
      <w:r w:rsidRPr="00903DBA">
        <w:rPr>
          <w:highlight w:val="white"/>
        </w:rPr>
        <w:t xml:space="preserve">    };</w:t>
      </w:r>
    </w:p>
    <w:p w14:paraId="1C10E2D0" w14:textId="77777777" w:rsidR="002C67F5" w:rsidRPr="00903DBA" w:rsidRDefault="002C67F5" w:rsidP="002C67F5">
      <w:pPr>
        <w:pStyle w:val="Code"/>
      </w:pPr>
    </w:p>
    <w:p w14:paraId="25FA011E" w14:textId="1B3AE087" w:rsidR="008F43AA" w:rsidRPr="00903DBA" w:rsidRDefault="00830081" w:rsidP="00830081">
      <w:pPr>
        <w:pStyle w:val="Rubrik3"/>
      </w:pPr>
      <w:bookmarkStart w:id="154" w:name="_Toc57656008"/>
      <w:r w:rsidRPr="00903DBA">
        <w:t>Declaration Statement</w:t>
      </w:r>
      <w:bookmarkEnd w:id="154"/>
    </w:p>
    <w:p w14:paraId="3CC455A3" w14:textId="09D80045" w:rsidR="008D0A0C" w:rsidRPr="00903DBA" w:rsidRDefault="008D0A0C" w:rsidP="008D0A0C">
      <w:r w:rsidRPr="00903DBA">
        <w:t xml:space="preserve">A statement can be a declaration. We return a statement with the middle code list of the declaration. </w:t>
      </w:r>
      <w:r w:rsidR="001846D4" w:rsidRPr="00903DBA">
        <w:t xml:space="preserve">The middle code list may hold code for </w:t>
      </w:r>
      <w:r w:rsidR="00F4217C" w:rsidRPr="00903DBA">
        <w:t>initialization</w:t>
      </w:r>
      <w:r w:rsidR="001846D4" w:rsidRPr="00903DBA">
        <w:t xml:space="preserve"> of variables or constants.</w:t>
      </w:r>
    </w:p>
    <w:p w14:paraId="583F5DD0" w14:textId="3440DD8B" w:rsidR="004D5DB0" w:rsidRPr="00903DBA" w:rsidRDefault="00FB6AA4" w:rsidP="00FB6AA4">
      <w:pPr>
        <w:pStyle w:val="CodeHeader"/>
      </w:pPr>
      <w:r w:rsidRPr="00903DBA">
        <w:t>MainParser.cs</w:t>
      </w:r>
    </w:p>
    <w:p w14:paraId="377FF5B0" w14:textId="722157AE" w:rsidR="00A5166E" w:rsidRPr="00903DBA" w:rsidRDefault="00A5166E" w:rsidP="00FB6AA4">
      <w:pPr>
        <w:pStyle w:val="CodeHeader"/>
      </w:pPr>
      <w:r w:rsidRPr="00903DBA">
        <w:t>XXX</w:t>
      </w:r>
    </w:p>
    <w:p w14:paraId="0A738E58" w14:textId="77777777" w:rsidR="00017213" w:rsidRPr="00903DBA" w:rsidRDefault="00017213" w:rsidP="00017213">
      <w:pPr>
        <w:pStyle w:val="Rubrik3"/>
        <w:tabs>
          <w:tab w:val="num" w:pos="360"/>
        </w:tabs>
      </w:pPr>
      <w:bookmarkStart w:id="155" w:name="_Toc57656009"/>
      <w:r w:rsidRPr="00903DBA">
        <w:t>Jump Register Statements</w:t>
      </w:r>
      <w:bookmarkEnd w:id="155"/>
    </w:p>
    <w:p w14:paraId="0E286EA8" w14:textId="77777777" w:rsidR="00017213" w:rsidRPr="00903DBA" w:rsidRDefault="00017213" w:rsidP="00017213">
      <w:r w:rsidRPr="00903DBA">
        <w:t>When performing a call to a function which address is stored in a pointer variables we need to store the address in a register and jump to that register.</w:t>
      </w:r>
    </w:p>
    <w:p w14:paraId="4029EEB6" w14:textId="77777777" w:rsidR="00017213" w:rsidRPr="00903DBA" w:rsidRDefault="00017213" w:rsidP="00017213">
      <w:pPr>
        <w:pStyle w:val="CodeHeader"/>
      </w:pPr>
      <w:r w:rsidRPr="00903DBA">
        <w:t>MainParser.gppg</w:t>
      </w:r>
    </w:p>
    <w:p w14:paraId="7D7578A4" w14:textId="77777777" w:rsidR="008F3C6A" w:rsidRPr="00903DBA" w:rsidRDefault="008F3C6A" w:rsidP="008F3C6A">
      <w:pPr>
        <w:pStyle w:val="Code"/>
        <w:rPr>
          <w:highlight w:val="white"/>
        </w:rPr>
      </w:pPr>
      <w:r w:rsidRPr="00903DBA">
        <w:rPr>
          <w:highlight w:val="white"/>
        </w:rPr>
        <w:t xml:space="preserve">  | JUMP_REGISTER LEFT_PARENTHESIS REGISTER_NAME RIGHT_PARENTHESIS SEMICOLON {</w:t>
      </w:r>
    </w:p>
    <w:p w14:paraId="1EA21814" w14:textId="77777777" w:rsidR="008F3C6A" w:rsidRPr="00903DBA" w:rsidRDefault="008F3C6A" w:rsidP="008F3C6A">
      <w:pPr>
        <w:pStyle w:val="Code"/>
        <w:rPr>
          <w:highlight w:val="white"/>
        </w:rPr>
      </w:pPr>
      <w:r w:rsidRPr="00903DBA">
        <w:rPr>
          <w:highlight w:val="white"/>
        </w:rPr>
        <w:t xml:space="preserve">      $$ = MiddleCodeGenerator.JumpRegisterStatement($3);</w:t>
      </w:r>
    </w:p>
    <w:p w14:paraId="4B826B57" w14:textId="77777777" w:rsidR="008F3C6A" w:rsidRPr="00903DBA" w:rsidRDefault="008F3C6A" w:rsidP="008F3C6A">
      <w:pPr>
        <w:pStyle w:val="Code"/>
        <w:rPr>
          <w:highlight w:val="white"/>
        </w:rPr>
      </w:pPr>
      <w:r w:rsidRPr="00903DBA">
        <w:rPr>
          <w:highlight w:val="white"/>
        </w:rPr>
        <w:t xml:space="preserve">    }</w:t>
      </w:r>
    </w:p>
    <w:p w14:paraId="75FA7903" w14:textId="73C38DF9" w:rsidR="00017213" w:rsidRPr="00903DBA" w:rsidRDefault="00B9668A" w:rsidP="00B9668A">
      <w:pPr>
        <w:pStyle w:val="CodeHeader"/>
      </w:pPr>
      <w:r w:rsidRPr="00903DBA">
        <w:rPr>
          <w:highlight w:val="white"/>
        </w:rPr>
        <w:t>MiddleCodeGenerator</w:t>
      </w:r>
      <w:r w:rsidRPr="00903DBA">
        <w:t>.cs</w:t>
      </w:r>
    </w:p>
    <w:p w14:paraId="32A23815" w14:textId="77777777" w:rsidR="008F3C6A" w:rsidRPr="00903DBA" w:rsidRDefault="008F3C6A" w:rsidP="008F3C6A">
      <w:pPr>
        <w:pStyle w:val="Code"/>
        <w:rPr>
          <w:highlight w:val="white"/>
        </w:rPr>
      </w:pPr>
      <w:r w:rsidRPr="00903DBA">
        <w:rPr>
          <w:highlight w:val="white"/>
        </w:rPr>
        <w:t xml:space="preserve">    public static Statement JumpRegisterStatement(Register register) {</w:t>
      </w:r>
    </w:p>
    <w:p w14:paraId="144E47BC" w14:textId="77777777" w:rsidR="008F3C6A" w:rsidRPr="00903DBA" w:rsidRDefault="008F3C6A" w:rsidP="008F3C6A">
      <w:pPr>
        <w:pStyle w:val="Code"/>
        <w:rPr>
          <w:highlight w:val="white"/>
        </w:rPr>
      </w:pPr>
      <w:r w:rsidRPr="00903DBA">
        <w:rPr>
          <w:highlight w:val="white"/>
        </w:rPr>
        <w:t xml:space="preserve">      List&lt;MiddleCode&gt; codeList = new List&lt;MiddleCode&gt;();</w:t>
      </w:r>
    </w:p>
    <w:p w14:paraId="1A22C36D" w14:textId="77777777" w:rsidR="008F3C6A" w:rsidRPr="00903DBA" w:rsidRDefault="008F3C6A" w:rsidP="008F3C6A">
      <w:pPr>
        <w:pStyle w:val="Code"/>
        <w:rPr>
          <w:highlight w:val="white"/>
        </w:rPr>
      </w:pPr>
      <w:r w:rsidRPr="00903DBA">
        <w:rPr>
          <w:highlight w:val="white"/>
        </w:rPr>
        <w:t xml:space="preserve">      AddMiddleCode(codeList, MiddleOperator.JumpRegister, register);</w:t>
      </w:r>
    </w:p>
    <w:p w14:paraId="42AFF50E" w14:textId="77777777" w:rsidR="008F3C6A" w:rsidRPr="00903DBA" w:rsidRDefault="008F3C6A" w:rsidP="008F3C6A">
      <w:pPr>
        <w:pStyle w:val="Code"/>
        <w:rPr>
          <w:highlight w:val="white"/>
        </w:rPr>
      </w:pPr>
      <w:r w:rsidRPr="00903DBA">
        <w:rPr>
          <w:highlight w:val="white"/>
        </w:rPr>
        <w:t xml:space="preserve">      return (new Statement(codeList));</w:t>
      </w:r>
    </w:p>
    <w:p w14:paraId="7358E65C" w14:textId="77777777" w:rsidR="008F3C6A" w:rsidRPr="00903DBA" w:rsidRDefault="008F3C6A" w:rsidP="008F3C6A">
      <w:pPr>
        <w:pStyle w:val="Code"/>
        <w:rPr>
          <w:highlight w:val="white"/>
        </w:rPr>
      </w:pPr>
      <w:r w:rsidRPr="00903DBA">
        <w:rPr>
          <w:highlight w:val="white"/>
        </w:rPr>
        <w:t xml:space="preserve">    }</w:t>
      </w:r>
    </w:p>
    <w:p w14:paraId="15917951" w14:textId="77777777" w:rsidR="00C36B35" w:rsidRPr="00903DBA" w:rsidRDefault="00C36B35" w:rsidP="00C36B35">
      <w:pPr>
        <w:pStyle w:val="Rubrik3"/>
        <w:numPr>
          <w:ilvl w:val="2"/>
          <w:numId w:val="151"/>
        </w:numPr>
      </w:pPr>
      <w:bookmarkStart w:id="156" w:name="_Toc57656010"/>
      <w:r w:rsidRPr="00903DBA">
        <w:t>Interrupt Statements</w:t>
      </w:r>
      <w:bookmarkEnd w:id="156"/>
    </w:p>
    <w:p w14:paraId="08E7D160" w14:textId="77777777" w:rsidR="00C36B35" w:rsidRPr="00903DBA" w:rsidRDefault="00C36B35" w:rsidP="00C36B35">
      <w:r w:rsidRPr="00903DBA">
        <w:t>When making system calls, an interrupt occurs. The operand is an integral value of short size (1 byte).</w:t>
      </w:r>
    </w:p>
    <w:p w14:paraId="40580526" w14:textId="77777777" w:rsidR="00C36B35" w:rsidRPr="00903DBA" w:rsidRDefault="00C36B35" w:rsidP="00C36B35">
      <w:pPr>
        <w:pStyle w:val="CodeHeader"/>
      </w:pPr>
      <w:r w:rsidRPr="00903DBA">
        <w:t>MainParser.gppg</w:t>
      </w:r>
    </w:p>
    <w:p w14:paraId="0BCA6244" w14:textId="77777777" w:rsidR="00C36B35" w:rsidRPr="00903DBA" w:rsidRDefault="00C36B35" w:rsidP="00C36B35">
      <w:pPr>
        <w:pStyle w:val="Code"/>
        <w:rPr>
          <w:highlight w:val="white"/>
        </w:rPr>
      </w:pPr>
      <w:r w:rsidRPr="00903DBA">
        <w:rPr>
          <w:highlight w:val="white"/>
        </w:rPr>
        <w:lastRenderedPageBreak/>
        <w:t xml:space="preserve">  | INTERRUPT LEFT_PARENTHESIS constant_integral_expression RIGHT_PARENTHESIS</w:t>
      </w:r>
    </w:p>
    <w:p w14:paraId="6E288DE9" w14:textId="77777777" w:rsidR="00C36B35" w:rsidRPr="00903DBA" w:rsidRDefault="00C36B35" w:rsidP="00C36B35">
      <w:pPr>
        <w:pStyle w:val="Code"/>
        <w:rPr>
          <w:highlight w:val="white"/>
        </w:rPr>
      </w:pPr>
      <w:r w:rsidRPr="00903DBA">
        <w:rPr>
          <w:highlight w:val="white"/>
        </w:rPr>
        <w:t xml:space="preserve">    SEMICOLON {</w:t>
      </w:r>
    </w:p>
    <w:p w14:paraId="24D9213A" w14:textId="77777777" w:rsidR="00C36B35" w:rsidRPr="00903DBA" w:rsidRDefault="00C36B35" w:rsidP="00C36B35">
      <w:pPr>
        <w:pStyle w:val="Code"/>
        <w:rPr>
          <w:highlight w:val="white"/>
        </w:rPr>
      </w:pPr>
      <w:r w:rsidRPr="00903DBA">
        <w:rPr>
          <w:highlight w:val="white"/>
        </w:rPr>
        <w:t xml:space="preserve">      $$ = MiddleCodeGenerator.InterruptStatement($3);</w:t>
      </w:r>
    </w:p>
    <w:p w14:paraId="38DC7208" w14:textId="77777777" w:rsidR="00C36B35" w:rsidRPr="00903DBA" w:rsidRDefault="00C36B35" w:rsidP="00C36B35">
      <w:pPr>
        <w:pStyle w:val="Code"/>
        <w:rPr>
          <w:highlight w:val="white"/>
        </w:rPr>
      </w:pPr>
      <w:r w:rsidRPr="00903DBA">
        <w:rPr>
          <w:highlight w:val="white"/>
        </w:rPr>
        <w:t xml:space="preserve">    }</w:t>
      </w:r>
    </w:p>
    <w:p w14:paraId="1A3D8D7C" w14:textId="77777777" w:rsidR="00B9668A" w:rsidRPr="00903DBA" w:rsidRDefault="00B9668A" w:rsidP="00B9668A">
      <w:pPr>
        <w:pStyle w:val="CodeHeader"/>
      </w:pPr>
      <w:r w:rsidRPr="00903DBA">
        <w:rPr>
          <w:highlight w:val="white"/>
        </w:rPr>
        <w:t>MiddleCodeGenerator</w:t>
      </w:r>
      <w:r w:rsidRPr="00903DBA">
        <w:t>.cs</w:t>
      </w:r>
    </w:p>
    <w:p w14:paraId="76D87FBD" w14:textId="77777777" w:rsidR="00C36B35" w:rsidRPr="00903DBA" w:rsidRDefault="00C36B35" w:rsidP="00C36B35">
      <w:pPr>
        <w:pStyle w:val="Code"/>
        <w:rPr>
          <w:highlight w:val="white"/>
        </w:rPr>
      </w:pPr>
      <w:r w:rsidRPr="00903DBA">
        <w:rPr>
          <w:highlight w:val="white"/>
        </w:rPr>
        <w:t xml:space="preserve">    public static Statement InterruptStatement(Expression expression) {</w:t>
      </w:r>
    </w:p>
    <w:p w14:paraId="6AA97004" w14:textId="77777777" w:rsidR="00C36B35" w:rsidRPr="00903DBA" w:rsidRDefault="00C36B35" w:rsidP="00C36B35">
      <w:pPr>
        <w:pStyle w:val="Code"/>
        <w:rPr>
          <w:highlight w:val="white"/>
        </w:rPr>
      </w:pPr>
      <w:r w:rsidRPr="00903DBA">
        <w:rPr>
          <w:highlight w:val="white"/>
        </w:rPr>
        <w:t xml:space="preserve">      List&lt;MiddleCode&gt; codeList = new List&lt;MiddleCode&gt;();</w:t>
      </w:r>
    </w:p>
    <w:p w14:paraId="013B3B20" w14:textId="77777777" w:rsidR="00C36B35" w:rsidRPr="00903DBA" w:rsidRDefault="00C36B35" w:rsidP="00C36B35">
      <w:pPr>
        <w:pStyle w:val="Code"/>
        <w:rPr>
          <w:highlight w:val="white"/>
        </w:rPr>
      </w:pPr>
      <w:r w:rsidRPr="00903DBA">
        <w:rPr>
          <w:highlight w:val="white"/>
        </w:rPr>
        <w:t xml:space="preserve">      AddMiddleCode(codeList, MiddleOperator.Interrupt,</w:t>
      </w:r>
    </w:p>
    <w:p w14:paraId="5857DCCB" w14:textId="77777777" w:rsidR="00C36B35" w:rsidRPr="00903DBA" w:rsidRDefault="00C36B35" w:rsidP="00C36B35">
      <w:pPr>
        <w:pStyle w:val="Code"/>
        <w:rPr>
          <w:highlight w:val="white"/>
        </w:rPr>
      </w:pPr>
      <w:r w:rsidRPr="00903DBA">
        <w:rPr>
          <w:highlight w:val="white"/>
        </w:rPr>
        <w:t xml:space="preserve">                    expression.Symbol.Value);</w:t>
      </w:r>
    </w:p>
    <w:p w14:paraId="3DBE2AFE" w14:textId="77777777" w:rsidR="00C36B35" w:rsidRPr="00903DBA" w:rsidRDefault="00C36B35" w:rsidP="00C36B35">
      <w:pPr>
        <w:pStyle w:val="Code"/>
        <w:rPr>
          <w:highlight w:val="white"/>
        </w:rPr>
      </w:pPr>
      <w:r w:rsidRPr="00903DBA">
        <w:rPr>
          <w:highlight w:val="white"/>
        </w:rPr>
        <w:t xml:space="preserve">      return (new Statement(codeList));</w:t>
      </w:r>
    </w:p>
    <w:p w14:paraId="2AE99C9C" w14:textId="77777777" w:rsidR="00C36B35" w:rsidRPr="00903DBA" w:rsidRDefault="00C36B35" w:rsidP="00C36B35">
      <w:pPr>
        <w:pStyle w:val="Code"/>
      </w:pPr>
      <w:r w:rsidRPr="00903DBA">
        <w:rPr>
          <w:highlight w:val="white"/>
        </w:rPr>
        <w:t xml:space="preserve">    }</w:t>
      </w:r>
    </w:p>
    <w:p w14:paraId="6BE5E668" w14:textId="50BD2226" w:rsidR="00C36B35" w:rsidRPr="00903DBA" w:rsidRDefault="00C36B35" w:rsidP="00C36B35">
      <w:pPr>
        <w:pStyle w:val="Rubrik3"/>
        <w:numPr>
          <w:ilvl w:val="2"/>
          <w:numId w:val="152"/>
        </w:numPr>
      </w:pPr>
      <w:r w:rsidRPr="00903DBA">
        <w:t xml:space="preserve"> </w:t>
      </w:r>
      <w:bookmarkStart w:id="157" w:name="_Toc57656011"/>
      <w:r w:rsidRPr="00903DBA">
        <w:t>System Call Statements</w:t>
      </w:r>
      <w:bookmarkEnd w:id="157"/>
    </w:p>
    <w:p w14:paraId="4327418D" w14:textId="77777777" w:rsidR="00876CC7" w:rsidRPr="00903DBA" w:rsidRDefault="00876CC7" w:rsidP="00C36B35">
      <w:r w:rsidRPr="00903DBA">
        <w:t>System calls for Linux.</w:t>
      </w:r>
    </w:p>
    <w:p w14:paraId="3D5BBF3B" w14:textId="77777777" w:rsidR="00C36B35" w:rsidRPr="00903DBA" w:rsidRDefault="00C36B35" w:rsidP="00C36B35">
      <w:pPr>
        <w:pStyle w:val="CodeHeader"/>
      </w:pPr>
      <w:r w:rsidRPr="00903DBA">
        <w:t>MainParser.gppg</w:t>
      </w:r>
    </w:p>
    <w:p w14:paraId="2FE83F82" w14:textId="77777777" w:rsidR="00C36B35" w:rsidRPr="00903DBA" w:rsidRDefault="00C36B35" w:rsidP="00C36B35">
      <w:pPr>
        <w:pStyle w:val="Code"/>
        <w:rPr>
          <w:highlight w:val="white"/>
        </w:rPr>
      </w:pPr>
      <w:r w:rsidRPr="00903DBA">
        <w:rPr>
          <w:highlight w:val="white"/>
        </w:rPr>
        <w:t xml:space="preserve">  | SYSCALL LEFT_PARENTHESIS RIGHT_PARENTHESIS SEMICOLON {</w:t>
      </w:r>
    </w:p>
    <w:p w14:paraId="7BD934C4" w14:textId="77777777" w:rsidR="00C36B35" w:rsidRPr="00903DBA" w:rsidRDefault="00C36B35" w:rsidP="00C36B35">
      <w:pPr>
        <w:pStyle w:val="Code"/>
        <w:rPr>
          <w:highlight w:val="white"/>
        </w:rPr>
      </w:pPr>
      <w:r w:rsidRPr="00903DBA">
        <w:rPr>
          <w:highlight w:val="white"/>
        </w:rPr>
        <w:t xml:space="preserve">      $$ = MiddleCodeGenerator.SyscallStatement();</w:t>
      </w:r>
    </w:p>
    <w:p w14:paraId="56CA3B89" w14:textId="77777777" w:rsidR="00C36B35" w:rsidRPr="00903DBA" w:rsidRDefault="00C36B35" w:rsidP="00C36B35">
      <w:pPr>
        <w:pStyle w:val="Code"/>
        <w:rPr>
          <w:highlight w:val="white"/>
        </w:rPr>
      </w:pPr>
      <w:r w:rsidRPr="00903DBA">
        <w:rPr>
          <w:highlight w:val="white"/>
        </w:rPr>
        <w:t xml:space="preserve">    };</w:t>
      </w:r>
    </w:p>
    <w:p w14:paraId="466986C4" w14:textId="77777777" w:rsidR="00B9668A" w:rsidRPr="00903DBA" w:rsidRDefault="00B9668A" w:rsidP="00B9668A">
      <w:pPr>
        <w:pStyle w:val="CodeHeader"/>
      </w:pPr>
      <w:r w:rsidRPr="00903DBA">
        <w:rPr>
          <w:highlight w:val="white"/>
        </w:rPr>
        <w:t>MiddleCodeGenerator</w:t>
      </w:r>
      <w:r w:rsidRPr="00903DBA">
        <w:t>.cs</w:t>
      </w:r>
    </w:p>
    <w:p w14:paraId="7CF2DA4C" w14:textId="77777777" w:rsidR="001C76A8" w:rsidRPr="00903DBA" w:rsidRDefault="001C76A8" w:rsidP="001C76A8">
      <w:pPr>
        <w:pStyle w:val="Code"/>
        <w:rPr>
          <w:highlight w:val="white"/>
        </w:rPr>
      </w:pPr>
      <w:r w:rsidRPr="00903DBA">
        <w:rPr>
          <w:highlight w:val="white"/>
        </w:rPr>
        <w:t xml:space="preserve">    public static Statement SyscallStatement() {</w:t>
      </w:r>
    </w:p>
    <w:p w14:paraId="0BAD845B" w14:textId="77777777" w:rsidR="001C76A8" w:rsidRPr="00903DBA" w:rsidRDefault="001C76A8" w:rsidP="001C76A8">
      <w:pPr>
        <w:pStyle w:val="Code"/>
        <w:rPr>
          <w:highlight w:val="white"/>
        </w:rPr>
      </w:pPr>
      <w:r w:rsidRPr="00903DBA">
        <w:rPr>
          <w:highlight w:val="white"/>
        </w:rPr>
        <w:t xml:space="preserve">      List&lt;MiddleCode&gt; codeList = new List&lt;MiddleCode&gt;();</w:t>
      </w:r>
    </w:p>
    <w:p w14:paraId="1ABB5C85" w14:textId="77777777" w:rsidR="001C76A8" w:rsidRPr="00903DBA" w:rsidRDefault="001C76A8" w:rsidP="001C76A8">
      <w:pPr>
        <w:pStyle w:val="Code"/>
        <w:rPr>
          <w:highlight w:val="white"/>
        </w:rPr>
      </w:pPr>
      <w:r w:rsidRPr="00903DBA">
        <w:rPr>
          <w:highlight w:val="white"/>
        </w:rPr>
        <w:t xml:space="preserve">      AddMiddleCode(codeList, MiddleOperator.SysCall);</w:t>
      </w:r>
    </w:p>
    <w:p w14:paraId="20D91C68" w14:textId="77777777" w:rsidR="001C76A8" w:rsidRPr="00903DBA" w:rsidRDefault="001C76A8" w:rsidP="001C76A8">
      <w:pPr>
        <w:pStyle w:val="Code"/>
        <w:rPr>
          <w:highlight w:val="white"/>
        </w:rPr>
      </w:pPr>
      <w:r w:rsidRPr="00903DBA">
        <w:rPr>
          <w:highlight w:val="white"/>
        </w:rPr>
        <w:t xml:space="preserve">      return (new Statement(codeList));</w:t>
      </w:r>
    </w:p>
    <w:p w14:paraId="44237D33" w14:textId="77777777" w:rsidR="001C76A8" w:rsidRPr="00903DBA" w:rsidRDefault="001C76A8" w:rsidP="001C76A8">
      <w:pPr>
        <w:pStyle w:val="Code"/>
        <w:rPr>
          <w:highlight w:val="white"/>
        </w:rPr>
      </w:pPr>
      <w:r w:rsidRPr="00903DBA">
        <w:rPr>
          <w:highlight w:val="white"/>
        </w:rPr>
        <w:t xml:space="preserve">    }</w:t>
      </w:r>
    </w:p>
    <w:p w14:paraId="13696776" w14:textId="33D65715" w:rsidR="00895D52" w:rsidRPr="00903DBA" w:rsidRDefault="00895D52" w:rsidP="00895D52">
      <w:pPr>
        <w:pStyle w:val="Rubrik2"/>
      </w:pPr>
      <w:bookmarkStart w:id="158" w:name="_Toc57656012"/>
      <w:r w:rsidRPr="00903DBA">
        <w:t>Expression</w:t>
      </w:r>
      <w:r w:rsidR="00FE4E0C" w:rsidRPr="00903DBA">
        <w:t>s</w:t>
      </w:r>
      <w:bookmarkEnd w:id="158"/>
    </w:p>
    <w:p w14:paraId="30F881BE" w14:textId="77777777" w:rsidR="00733710" w:rsidRPr="00903DBA" w:rsidRDefault="00733710" w:rsidP="00733710">
      <w:pPr>
        <w:pStyle w:val="Rubrik3"/>
        <w:rPr>
          <w:highlight w:val="white"/>
        </w:rPr>
      </w:pPr>
      <w:bookmarkStart w:id="159" w:name="_Toc57656013"/>
      <w:r w:rsidRPr="00903DBA">
        <w:rPr>
          <w:highlight w:val="white"/>
        </w:rPr>
        <w:t>The Expression Class</w:t>
      </w:r>
      <w:bookmarkEnd w:id="159"/>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lastRenderedPageBreak/>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7777777" w:rsidR="00733710" w:rsidRPr="00903DBA" w:rsidRDefault="00733710" w:rsidP="00733710">
      <w:pPr>
        <w:pStyle w:val="Code"/>
        <w:rPr>
          <w:highlight w:val="white"/>
        </w:rPr>
      </w:pPr>
      <w:r w:rsidRPr="00903DBA">
        <w:rPr>
          <w:highlight w:val="white"/>
        </w:rPr>
        <w:t>}</w:t>
      </w:r>
    </w:p>
    <w:p w14:paraId="298A0F95" w14:textId="14153FA8" w:rsidR="007175D9" w:rsidRPr="00903DBA" w:rsidRDefault="00456A00" w:rsidP="007175D9">
      <w:r w:rsidRPr="00903DBA">
        <w:t>The third part of the parser is the expressions.</w:t>
      </w:r>
      <w:r w:rsidR="001E1CBA" w:rsidRPr="00903DBA">
        <w:t xml:space="preserve"> </w:t>
      </w:r>
      <w:r w:rsidR="00D6500F" w:rsidRPr="00903DBA">
        <w:t>W</w:t>
      </w:r>
      <w:r w:rsidR="001E1CBA" w:rsidRPr="00903DBA">
        <w:t xml:space="preserve">e start with the expression of lowest </w:t>
      </w:r>
      <w:r w:rsidR="00073CA8" w:rsidRPr="00903DBA">
        <w:t>precedence and</w:t>
      </w:r>
      <w:r w:rsidR="001E1CBA" w:rsidRPr="00903DBA">
        <w:t xml:space="preserve"> add a new rule for each</w:t>
      </w:r>
      <w:r w:rsidR="009934C1" w:rsidRPr="00903DBA">
        <w:t xml:space="preserve"> </w:t>
      </w:r>
      <w:r w:rsidR="00D6500F" w:rsidRPr="00903DBA">
        <w:t xml:space="preserve">new </w:t>
      </w:r>
      <w:r w:rsidR="009934C1" w:rsidRPr="00903DBA">
        <w:t>level of</w:t>
      </w:r>
      <w:r w:rsidR="001E1CBA" w:rsidRPr="00903DBA">
        <w:t xml:space="preserve"> </w:t>
      </w:r>
      <w:r w:rsidR="00427B33" w:rsidRPr="00903DBA">
        <w:t>p</w:t>
      </w:r>
      <w:r w:rsidR="001E1CBA" w:rsidRPr="00903DBA">
        <w:t>recedence.</w:t>
      </w:r>
    </w:p>
    <w:p w14:paraId="6F10E708" w14:textId="77777777" w:rsidR="00A963C6" w:rsidRPr="00903DBA" w:rsidRDefault="00A963C6" w:rsidP="00A963C6">
      <w:pPr>
        <w:pStyle w:val="CodeHeader"/>
        <w:rPr>
          <w:highlight w:val="white"/>
        </w:rPr>
      </w:pPr>
      <w:r w:rsidRPr="00903DBA">
        <w:rPr>
          <w:highlight w:val="white"/>
        </w:rPr>
        <w:t>MainParser.cs</w:t>
      </w:r>
    </w:p>
    <w:p w14:paraId="72321066" w14:textId="333ABA7C" w:rsidR="00A963C6" w:rsidRPr="00903DBA" w:rsidRDefault="00A963C6" w:rsidP="00A963C6">
      <w:pPr>
        <w:pStyle w:val="Code"/>
        <w:rPr>
          <w:highlight w:val="white"/>
        </w:rPr>
      </w:pPr>
      <w:r w:rsidRPr="00903DBA">
        <w:rPr>
          <w:highlight w:val="white"/>
        </w:rPr>
        <w:t>optional_expression:</w:t>
      </w:r>
    </w:p>
    <w:p w14:paraId="05ABFF7C" w14:textId="77777777" w:rsidR="00A963C6" w:rsidRPr="00903DBA" w:rsidRDefault="00A963C6" w:rsidP="00A963C6">
      <w:pPr>
        <w:pStyle w:val="Code"/>
        <w:rPr>
          <w:highlight w:val="white"/>
        </w:rPr>
      </w:pPr>
      <w:r w:rsidRPr="00903DBA">
        <w:rPr>
          <w:highlight w:val="white"/>
        </w:rPr>
        <w:t xml:space="preserve">    /* Empty */ { $$ = null; }</w:t>
      </w:r>
    </w:p>
    <w:p w14:paraId="3274F736" w14:textId="77777777" w:rsidR="00A963C6" w:rsidRPr="00903DBA" w:rsidRDefault="00A963C6" w:rsidP="00A963C6">
      <w:pPr>
        <w:pStyle w:val="Code"/>
        <w:rPr>
          <w:highlight w:val="white"/>
        </w:rPr>
      </w:pPr>
      <w:r w:rsidRPr="00903DBA">
        <w:rPr>
          <w:highlight w:val="white"/>
        </w:rPr>
        <w:t xml:space="preserve">  | expression  { $$ = $1;   };</w:t>
      </w:r>
    </w:p>
    <w:p w14:paraId="4C3CB12D" w14:textId="122B251C" w:rsidR="00A963C6" w:rsidRPr="00903DBA" w:rsidRDefault="00BA4AFE" w:rsidP="00A604FA">
      <w:pPr>
        <w:rPr>
          <w:highlight w:val="white"/>
        </w:rPr>
      </w:pPr>
      <w:r w:rsidRPr="00903DBA">
        <w:rPr>
          <w:highlight w:val="white"/>
        </w:rPr>
        <w:t xml:space="preserve">The operator or lowest precedence is the comma operator. </w:t>
      </w:r>
      <w:r w:rsidR="00A604FA" w:rsidRPr="00903DBA">
        <w:rPr>
          <w:highlight w:val="white"/>
        </w:rPr>
        <w:t>A</w:t>
      </w:r>
      <w:r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84AE26" w14:textId="0B27967B" w:rsidR="00A47A97" w:rsidRPr="00903DBA" w:rsidRDefault="00695330" w:rsidP="00A47A97">
      <w:pPr>
        <w:rPr>
          <w:highlight w:val="white"/>
        </w:rPr>
      </w:pPr>
      <w:r w:rsidRPr="00903DBA">
        <w:rPr>
          <w:highlight w:val="white"/>
        </w:rPr>
        <w:t xml:space="preserve">The value of a comma expression is the value of the right expression, </w:t>
      </w:r>
      <w:r w:rsidR="00AB7158" w:rsidRPr="00903DBA">
        <w:rPr>
          <w:highlight w:val="white"/>
        </w:rPr>
        <w:t>the value of the left expression is discarded. However, we keep the side effects of both the left and right expressions.</w:t>
      </w:r>
    </w:p>
    <w:p w14:paraId="303F7F45" w14:textId="670B5AC1" w:rsidR="00A963C6" w:rsidRPr="00903DBA" w:rsidRDefault="00B32FC6" w:rsidP="00B32FC6">
      <w:pPr>
        <w:pStyle w:val="CodeHeader"/>
        <w:rPr>
          <w:highlight w:val="white"/>
        </w:rPr>
      </w:pPr>
      <w:r w:rsidRPr="00903DBA">
        <w:rPr>
          <w:highlight w:val="white"/>
        </w:rPr>
        <w:t>MiddleCodeGenerator.cs</w:t>
      </w:r>
    </w:p>
    <w:p w14:paraId="56B47C97" w14:textId="77777777" w:rsidR="00322B02" w:rsidRPr="00903DBA" w:rsidRDefault="00322B02" w:rsidP="00152085">
      <w:pPr>
        <w:pStyle w:val="Code"/>
        <w:rPr>
          <w:highlight w:val="white"/>
        </w:rPr>
      </w:pPr>
      <w:r w:rsidRPr="00903DBA">
        <w:rPr>
          <w:highlight w:val="white"/>
        </w:rPr>
        <w:t xml:space="preserve">    public static Expression CommaExpression(Expression leftExpression,</w:t>
      </w:r>
    </w:p>
    <w:p w14:paraId="651C9FDE" w14:textId="5693E970" w:rsidR="00322B02" w:rsidRPr="00903DBA" w:rsidRDefault="00322B02" w:rsidP="00152085">
      <w:pPr>
        <w:pStyle w:val="Code"/>
        <w:rPr>
          <w:highlight w:val="white"/>
        </w:rPr>
      </w:pPr>
      <w:r w:rsidRPr="00903DBA">
        <w:rPr>
          <w:highlight w:val="white"/>
        </w:rPr>
        <w:t xml:space="preserve">                                             Expression rightExpression) {</w:t>
      </w:r>
    </w:p>
    <w:p w14:paraId="162E00E3" w14:textId="77777777" w:rsidR="00322B02" w:rsidRPr="00903DBA" w:rsidRDefault="00322B02" w:rsidP="00152085">
      <w:pPr>
        <w:pStyle w:val="Code"/>
        <w:rPr>
          <w:highlight w:val="white"/>
        </w:rPr>
      </w:pPr>
      <w:r w:rsidRPr="00903DBA">
        <w:rPr>
          <w:highlight w:val="white"/>
        </w:rPr>
        <w:t xml:space="preserve">      List&lt;MiddleCode&gt; shortList = new List&lt;MiddleCode&gt;();</w:t>
      </w:r>
    </w:p>
    <w:p w14:paraId="7DE4B3E4" w14:textId="77777777" w:rsidR="00322B02" w:rsidRPr="00903DBA" w:rsidRDefault="00322B02" w:rsidP="00152085">
      <w:pPr>
        <w:pStyle w:val="Code"/>
        <w:rPr>
          <w:highlight w:val="white"/>
        </w:rPr>
      </w:pPr>
      <w:r w:rsidRPr="00903DBA">
        <w:rPr>
          <w:highlight w:val="white"/>
        </w:rPr>
        <w:t xml:space="preserve">      shortList.AddRange(leftExpression.ShortList);</w:t>
      </w:r>
    </w:p>
    <w:p w14:paraId="49D63135" w14:textId="77777777" w:rsidR="00322B02" w:rsidRPr="00903DBA" w:rsidRDefault="00322B02" w:rsidP="00152085">
      <w:pPr>
        <w:pStyle w:val="Code"/>
        <w:rPr>
          <w:highlight w:val="white"/>
        </w:rPr>
      </w:pPr>
      <w:r w:rsidRPr="00903DBA">
        <w:rPr>
          <w:highlight w:val="white"/>
        </w:rPr>
        <w:t xml:space="preserve">      shortList.AddRange(rightExpression.ShortList);</w:t>
      </w:r>
    </w:p>
    <w:p w14:paraId="392A9000" w14:textId="022CFCE9" w:rsidR="00322B02" w:rsidRPr="00903DBA" w:rsidRDefault="00695330" w:rsidP="009B2103">
      <w:pPr>
        <w:rPr>
          <w:highlight w:val="white"/>
        </w:rPr>
      </w:pPr>
      <w:r w:rsidRPr="00903DBA">
        <w:rPr>
          <w:highlight w:val="white"/>
        </w:rPr>
        <w:t xml:space="preserve">Note that we add the short list of the left expression to the middle code list. The reason for this is that </w:t>
      </w:r>
      <w:r w:rsidR="009B2103" w:rsidRPr="00903DBA">
        <w:rPr>
          <w:highlight w:val="white"/>
        </w:rPr>
        <w:t>we are not interested in the value of the left expression, only its side effects.</w:t>
      </w:r>
    </w:p>
    <w:p w14:paraId="30E3305C" w14:textId="77777777" w:rsidR="00322B02" w:rsidRPr="00903DBA" w:rsidRDefault="00322B02" w:rsidP="00152085">
      <w:pPr>
        <w:pStyle w:val="Code"/>
        <w:rPr>
          <w:highlight w:val="white"/>
        </w:rPr>
      </w:pPr>
      <w:r w:rsidRPr="00903DBA">
        <w:rPr>
          <w:highlight w:val="white"/>
        </w:rPr>
        <w:t xml:space="preserve">      List&lt;MiddleCode&gt; longList = new List&lt;MiddleCode&gt;();</w:t>
      </w:r>
    </w:p>
    <w:p w14:paraId="16C30387" w14:textId="0C6E6880" w:rsidR="00322B02" w:rsidRPr="00903DBA" w:rsidRDefault="00322B02" w:rsidP="00152085">
      <w:pPr>
        <w:pStyle w:val="Code"/>
        <w:rPr>
          <w:highlight w:val="white"/>
        </w:rPr>
      </w:pPr>
      <w:r w:rsidRPr="00903DBA">
        <w:rPr>
          <w:highlight w:val="white"/>
        </w:rPr>
        <w:t xml:space="preserve">      longList.AddRange(leftExpression.ShortList);</w:t>
      </w:r>
    </w:p>
    <w:p w14:paraId="526B1E2B" w14:textId="77777777" w:rsidR="00322B02" w:rsidRPr="00903DBA" w:rsidRDefault="00322B02" w:rsidP="00152085">
      <w:pPr>
        <w:pStyle w:val="Code"/>
        <w:rPr>
          <w:highlight w:val="white"/>
        </w:rPr>
      </w:pPr>
      <w:r w:rsidRPr="00903DBA">
        <w:rPr>
          <w:highlight w:val="white"/>
        </w:rPr>
        <w:t xml:space="preserve">      longList.AddRange(rightExpression.LongList);</w:t>
      </w:r>
    </w:p>
    <w:p w14:paraId="72714670" w14:textId="569E4903" w:rsidR="00322B02" w:rsidRPr="00903DBA" w:rsidRDefault="00322B02" w:rsidP="00D3214F">
      <w:pPr>
        <w:rPr>
          <w:highlight w:val="white"/>
        </w:rPr>
      </w:pPr>
      <w:r w:rsidRPr="00903DBA">
        <w:rPr>
          <w:highlight w:val="white"/>
        </w:rPr>
        <w:t xml:space="preserve"> </w:t>
      </w:r>
      <w:r w:rsidR="00D3214F" w:rsidRPr="00903DBA">
        <w:rPr>
          <w:highlight w:val="white"/>
        </w:rPr>
        <w:t>We return the symbol of the right expression</w:t>
      </w:r>
      <w:r w:rsidR="000B51B9" w:rsidRPr="00903DBA">
        <w:rPr>
          <w:highlight w:val="white"/>
        </w:rPr>
        <w:t>, and discard the symbol of the left expression.</w:t>
      </w:r>
    </w:p>
    <w:p w14:paraId="7EA82953" w14:textId="77777777" w:rsidR="00322B02" w:rsidRPr="00903DBA" w:rsidRDefault="00322B02" w:rsidP="00152085">
      <w:pPr>
        <w:pStyle w:val="Code"/>
        <w:rPr>
          <w:highlight w:val="white"/>
        </w:rPr>
      </w:pPr>
      <w:r w:rsidRPr="00903DBA">
        <w:rPr>
          <w:highlight w:val="white"/>
        </w:rPr>
        <w:t xml:space="preserve">      return (new Expression(rightExpression.Symbol, shortList, longList));</w:t>
      </w:r>
    </w:p>
    <w:p w14:paraId="68C6DB7E" w14:textId="4486D101" w:rsidR="00322B02" w:rsidRPr="00903DBA" w:rsidRDefault="00322B02" w:rsidP="00152085">
      <w:pPr>
        <w:pStyle w:val="Code"/>
        <w:rPr>
          <w:highlight w:val="white"/>
        </w:rPr>
      </w:pPr>
      <w:r w:rsidRPr="00903DBA">
        <w:rPr>
          <w:highlight w:val="white"/>
        </w:rPr>
        <w:t xml:space="preserve">    }</w:t>
      </w:r>
    </w:p>
    <w:p w14:paraId="7E40D4AC" w14:textId="77777777" w:rsidR="00B05CB1" w:rsidRPr="00903DBA" w:rsidRDefault="00B05CB1" w:rsidP="00B05CB1">
      <w:pPr>
        <w:pStyle w:val="Code"/>
        <w:rPr>
          <w:highlight w:val="white"/>
        </w:rPr>
      </w:pPr>
    </w:p>
    <w:p w14:paraId="030CFEF7" w14:textId="562B20BE" w:rsidR="00B05CB1" w:rsidRPr="00903DBA" w:rsidRDefault="00FE4E0C" w:rsidP="00152085">
      <w:pPr>
        <w:pStyle w:val="Rubrik3"/>
      </w:pPr>
      <w:bookmarkStart w:id="160" w:name="_Toc57656014"/>
      <w:r w:rsidRPr="00903DBA">
        <w:lastRenderedPageBreak/>
        <w:t xml:space="preserve">The </w:t>
      </w:r>
      <w:r w:rsidR="009E1435" w:rsidRPr="00903DBA">
        <w:t>Assignment Expression</w:t>
      </w:r>
      <w:bookmarkEnd w:id="160"/>
    </w:p>
    <w:p w14:paraId="13D84E3A" w14:textId="7DBCB98E"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903DBA" w14:paraId="74CF1851" w14:textId="77777777" w:rsidTr="000126E8">
        <w:tc>
          <w:tcPr>
            <w:tcW w:w="3116" w:type="dxa"/>
            <w:hideMark/>
          </w:tcPr>
          <w:p w14:paraId="6C3DC329" w14:textId="77777777" w:rsidR="000126E8" w:rsidRPr="00903DBA" w:rsidRDefault="000126E8">
            <w:pPr>
              <w:pStyle w:val="Code"/>
            </w:pPr>
            <w:r w:rsidRPr="00903DBA">
              <w:t>x += y;</w:t>
            </w:r>
          </w:p>
        </w:tc>
        <w:tc>
          <w:tcPr>
            <w:tcW w:w="3117" w:type="dxa"/>
            <w:hideMark/>
          </w:tcPr>
          <w:p w14:paraId="1874EFA9" w14:textId="77777777" w:rsidR="000126E8" w:rsidRPr="00903DBA" w:rsidRDefault="000126E8">
            <w:pPr>
              <w:pStyle w:val="Code"/>
            </w:pPr>
            <w:r w:rsidRPr="00903DBA">
              <w:t>$1 = x + y</w:t>
            </w:r>
          </w:p>
          <w:p w14:paraId="591AF24C" w14:textId="77777777" w:rsidR="000126E8" w:rsidRPr="00903DBA" w:rsidRDefault="000126E8">
            <w:pPr>
              <w:pStyle w:val="Code"/>
            </w:pPr>
            <w:r w:rsidRPr="00903DBA">
              <w:t>x = $1</w:t>
            </w:r>
          </w:p>
        </w:tc>
        <w:tc>
          <w:tcPr>
            <w:tcW w:w="3117" w:type="dxa"/>
          </w:tcPr>
          <w:p w14:paraId="79CE2785" w14:textId="77777777" w:rsidR="000126E8" w:rsidRPr="00903DBA" w:rsidRDefault="000126E8">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5A40FFAE" w14:textId="1CF59F14" w:rsidR="00BF71E1" w:rsidRPr="00903DBA" w:rsidRDefault="00BF71E1" w:rsidP="00BF71E1">
      <w:pPr>
        <w:pStyle w:val="CodeHeader"/>
        <w:rPr>
          <w:highlight w:val="white"/>
        </w:rPr>
      </w:pPr>
      <w:r w:rsidRPr="00903DBA">
        <w:rPr>
          <w:highlight w:val="white"/>
        </w:rPr>
        <w:t>MiddleCodeGenerator.cs</w:t>
      </w:r>
    </w:p>
    <w:p w14:paraId="7DF00FD8" w14:textId="77777777" w:rsidR="00BF71E1" w:rsidRPr="00903DBA" w:rsidRDefault="00BF71E1" w:rsidP="00BF71E1">
      <w:pPr>
        <w:pStyle w:val="Code"/>
        <w:rPr>
          <w:highlight w:val="white"/>
        </w:rPr>
      </w:pPr>
      <w:r w:rsidRPr="00903DBA">
        <w:rPr>
          <w:highlight w:val="white"/>
        </w:rPr>
        <w:t xml:space="preserve">    public static Expression AssignmentExpression(MiddleOperator middleOp,</w:t>
      </w:r>
    </w:p>
    <w:p w14:paraId="0386E9C9" w14:textId="77777777" w:rsidR="00BF71E1" w:rsidRPr="00903DBA" w:rsidRDefault="00BF71E1" w:rsidP="00BF71E1">
      <w:pPr>
        <w:pStyle w:val="Code"/>
        <w:rPr>
          <w:highlight w:val="white"/>
        </w:rPr>
      </w:pPr>
      <w:r w:rsidRPr="00903DBA">
        <w:rPr>
          <w:highlight w:val="white"/>
        </w:rPr>
        <w:t xml:space="preserve">                                                  Expression leftExpression,</w:t>
      </w:r>
    </w:p>
    <w:p w14:paraId="7D4ACAF6" w14:textId="2D907690" w:rsidR="00BF71E1" w:rsidRPr="00903DBA" w:rsidRDefault="00BF71E1" w:rsidP="00BF71E1">
      <w:pPr>
        <w:pStyle w:val="Code"/>
        <w:rPr>
          <w:highlight w:val="white"/>
        </w:rPr>
      </w:pPr>
      <w:r w:rsidRPr="00903DBA">
        <w:rPr>
          <w:highlight w:val="white"/>
        </w:rPr>
        <w:t xml:space="preserve">                                                  Expression rightExpression</w:t>
      </w:r>
      <w:r w:rsidR="008518B2" w:rsidRPr="00903DBA">
        <w:rPr>
          <w:highlight w:val="white"/>
        </w:rPr>
        <w:t>)</w:t>
      </w:r>
      <w:r w:rsidRPr="00903DBA">
        <w:rPr>
          <w:highlight w:val="white"/>
        </w:rPr>
        <w:t>{</w:t>
      </w:r>
    </w:p>
    <w:p w14:paraId="79CFCE6C" w14:textId="77777777" w:rsidR="00C40156" w:rsidRPr="00903DBA" w:rsidRDefault="00C40156" w:rsidP="00C40156">
      <w:pPr>
        <w:pStyle w:val="Code"/>
        <w:rPr>
          <w:highlight w:val="white"/>
        </w:rPr>
      </w:pPr>
      <w:r w:rsidRPr="00903DBA">
        <w:rPr>
          <w:highlight w:val="white"/>
        </w:rPr>
        <w:t xml:space="preserve">      rightExpression =</w:t>
      </w:r>
    </w:p>
    <w:p w14:paraId="7A3509A2" w14:textId="34A9E29C" w:rsidR="00C40156" w:rsidRPr="00903DBA" w:rsidRDefault="00C40156" w:rsidP="00C40156">
      <w:pPr>
        <w:pStyle w:val="Code"/>
        <w:rPr>
          <w:highlight w:val="white"/>
        </w:rPr>
      </w:pPr>
      <w:r w:rsidRPr="00903DBA">
        <w:rPr>
          <w:highlight w:val="white"/>
        </w:rPr>
        <w:t xml:space="preserve">        TypeCast.ImplicitCast(rightExpression, leftExpression.Symbol.Type);</w:t>
      </w:r>
    </w:p>
    <w:p w14:paraId="746750D6" w14:textId="77777777" w:rsidR="00C40156" w:rsidRPr="00903DBA" w:rsidRDefault="00C40156" w:rsidP="00C40156">
      <w:pPr>
        <w:pStyle w:val="Code"/>
        <w:rPr>
          <w:highlight w:val="white"/>
        </w:rPr>
      </w:pPr>
    </w:p>
    <w:p w14:paraId="7034B881" w14:textId="549C12AE" w:rsidR="00BF71E1" w:rsidRPr="00903DBA" w:rsidRDefault="00BF71E1" w:rsidP="00BF71E1">
      <w:pPr>
        <w:pStyle w:val="Code"/>
        <w:rPr>
          <w:highlight w:val="white"/>
        </w:rPr>
      </w:pPr>
      <w:r w:rsidRPr="00903DBA">
        <w:rPr>
          <w:highlight w:val="white"/>
        </w:rPr>
        <w:t xml:space="preserve">      switch (middleOp) {</w:t>
      </w:r>
    </w:p>
    <w:p w14:paraId="31971EFB" w14:textId="77777777" w:rsidR="00BF71E1" w:rsidRPr="00903DBA" w:rsidRDefault="00BF71E1" w:rsidP="00BF71E1">
      <w:pPr>
        <w:pStyle w:val="Code"/>
        <w:rPr>
          <w:highlight w:val="white"/>
        </w:rPr>
      </w:pPr>
      <w:r w:rsidRPr="00903DBA">
        <w:rPr>
          <w:highlight w:val="white"/>
        </w:rPr>
        <w:t xml:space="preserve">        case MiddleOperator.Assign:</w:t>
      </w:r>
    </w:p>
    <w:p w14:paraId="0D8C4F3D" w14:textId="6FE8CF74" w:rsidR="00BF71E1"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 rightExpression, true);</w:t>
      </w:r>
    </w:p>
    <w:p w14:paraId="5AC898A5" w14:textId="493CCF6C" w:rsidR="00BF71E1" w:rsidRPr="00903DBA" w:rsidRDefault="00E73D68" w:rsidP="00333B23">
      <w:pPr>
        <w:rPr>
          <w:highlight w:val="white"/>
        </w:rPr>
      </w:pPr>
      <w:r w:rsidRPr="00903DBA">
        <w:rPr>
          <w:highlight w:val="white"/>
        </w:rPr>
        <w:t xml:space="preserve">In </w:t>
      </w:r>
      <w:r w:rsidR="003F3668" w:rsidRPr="00903DBA">
        <w:rPr>
          <w:highlight w:val="white"/>
        </w:rPr>
        <w:t>c</w:t>
      </w:r>
      <w:r w:rsidRPr="00903DBA">
        <w:rPr>
          <w:highlight w:val="white"/>
        </w:rPr>
        <w:t>ases of compound assignment, we call the matching method</w:t>
      </w:r>
      <w:r w:rsidR="00641703" w:rsidRPr="00903DBA">
        <w:rPr>
          <w:highlight w:val="white"/>
        </w:rPr>
        <w:t xml:space="preserve"> to perform the operation, and</w:t>
      </w:r>
      <w:r w:rsidR="005B6100" w:rsidRPr="00903DBA">
        <w:rPr>
          <w:highlight w:val="white"/>
        </w:rPr>
        <w:t xml:space="preserve"> the</w:t>
      </w:r>
      <w:r w:rsidR="00641703" w:rsidRPr="00903DBA">
        <w:rPr>
          <w:highlight w:val="white"/>
        </w:rPr>
        <w:t xml:space="preserve"> </w:t>
      </w:r>
      <w:r w:rsidR="00641703" w:rsidRPr="00903DBA">
        <w:rPr>
          <w:rStyle w:val="KeyWord0"/>
          <w:highlight w:val="white"/>
        </w:rPr>
        <w:t>Assignment</w:t>
      </w:r>
      <w:r w:rsidR="00641703" w:rsidRPr="00903DBA">
        <w:rPr>
          <w:highlight w:val="white"/>
        </w:rPr>
        <w:t xml:space="preserve"> </w:t>
      </w:r>
      <w:r w:rsidR="005B6100" w:rsidRPr="00903DBA">
        <w:rPr>
          <w:highlight w:val="white"/>
        </w:rPr>
        <w:t xml:space="preserve">method </w:t>
      </w:r>
      <w:r w:rsidR="00641703" w:rsidRPr="00903DBA">
        <w:rPr>
          <w:highlight w:val="white"/>
        </w:rPr>
        <w:t>for</w:t>
      </w:r>
      <w:r w:rsidR="00333B23" w:rsidRPr="00903DBA">
        <w:rPr>
          <w:highlight w:val="white"/>
        </w:rPr>
        <w:t xml:space="preserve"> the final assignment.</w:t>
      </w:r>
    </w:p>
    <w:p w14:paraId="4D485149" w14:textId="77777777" w:rsidR="001843C6" w:rsidRPr="00903DBA" w:rsidRDefault="001843C6" w:rsidP="001843C6">
      <w:pPr>
        <w:pStyle w:val="Code"/>
        <w:rPr>
          <w:highlight w:val="white"/>
        </w:rPr>
      </w:pPr>
      <w:r w:rsidRPr="00903DBA">
        <w:rPr>
          <w:highlight w:val="white"/>
        </w:rPr>
        <w:t xml:space="preserve">        case MiddleOperator.BinaryAdd:</w:t>
      </w:r>
    </w:p>
    <w:p w14:paraId="6A632D3E" w14:textId="77777777" w:rsidR="001843C6" w:rsidRPr="00903DBA" w:rsidRDefault="001843C6" w:rsidP="001843C6">
      <w:pPr>
        <w:pStyle w:val="Code"/>
        <w:rPr>
          <w:highlight w:val="white"/>
        </w:rPr>
      </w:pPr>
      <w:r w:rsidRPr="00903DBA">
        <w:rPr>
          <w:highlight w:val="white"/>
        </w:rPr>
        <w:t xml:space="preserve">        case MiddleOperator.BinarySubtract:</w:t>
      </w:r>
    </w:p>
    <w:p w14:paraId="79CB878D" w14:textId="77777777" w:rsidR="001843C6" w:rsidRPr="00903DBA" w:rsidRDefault="001843C6" w:rsidP="001843C6">
      <w:pPr>
        <w:pStyle w:val="Code"/>
        <w:rPr>
          <w:highlight w:val="white"/>
        </w:rPr>
      </w:pPr>
      <w:r w:rsidRPr="00903DBA">
        <w:rPr>
          <w:highlight w:val="white"/>
        </w:rPr>
        <w:t xml:space="preserve">          return Assignment(leftExpression,</w:t>
      </w:r>
    </w:p>
    <w:p w14:paraId="101C18DF" w14:textId="77777777" w:rsidR="001843C6" w:rsidRPr="00903DBA" w:rsidRDefault="001843C6" w:rsidP="001843C6">
      <w:pPr>
        <w:pStyle w:val="Code"/>
        <w:rPr>
          <w:highlight w:val="white"/>
        </w:rPr>
      </w:pPr>
      <w:r w:rsidRPr="00903DBA">
        <w:rPr>
          <w:highlight w:val="white"/>
        </w:rPr>
        <w:t xml:space="preserve">                            AdditionExpression(middleOp, leftExpression,</w:t>
      </w:r>
    </w:p>
    <w:p w14:paraId="20F2E52D" w14:textId="77777777" w:rsidR="001843C6" w:rsidRPr="00903DBA" w:rsidRDefault="001843C6" w:rsidP="001843C6">
      <w:pPr>
        <w:pStyle w:val="Code"/>
        <w:rPr>
          <w:highlight w:val="white"/>
        </w:rPr>
      </w:pPr>
      <w:r w:rsidRPr="00903DBA">
        <w:rPr>
          <w:highlight w:val="white"/>
        </w:rPr>
        <w:t xml:space="preserve">                                               rightExpression));</w:t>
      </w:r>
    </w:p>
    <w:p w14:paraId="4CE45F0C" w14:textId="77777777" w:rsidR="00BF71E1" w:rsidRPr="00903DBA" w:rsidRDefault="00BF71E1" w:rsidP="001843C6">
      <w:pPr>
        <w:pStyle w:val="Code"/>
        <w:rPr>
          <w:highlight w:val="white"/>
        </w:rPr>
      </w:pPr>
    </w:p>
    <w:p w14:paraId="701F2A65" w14:textId="77777777" w:rsidR="00BF71E1" w:rsidRPr="00903DBA" w:rsidRDefault="00BF71E1" w:rsidP="00BF71E1">
      <w:pPr>
        <w:pStyle w:val="Code"/>
        <w:rPr>
          <w:highlight w:val="white"/>
        </w:rPr>
      </w:pPr>
      <w:r w:rsidRPr="00903DBA">
        <w:rPr>
          <w:highlight w:val="white"/>
        </w:rPr>
        <w:t xml:space="preserve">        case MiddleOperator.SignedMultiply:</w:t>
      </w:r>
    </w:p>
    <w:p w14:paraId="76AA5921" w14:textId="77777777" w:rsidR="00BF71E1" w:rsidRPr="00903DBA" w:rsidRDefault="00BF71E1" w:rsidP="00BF71E1">
      <w:pPr>
        <w:pStyle w:val="Code"/>
        <w:rPr>
          <w:highlight w:val="white"/>
        </w:rPr>
      </w:pPr>
      <w:r w:rsidRPr="00903DBA">
        <w:rPr>
          <w:highlight w:val="white"/>
        </w:rPr>
        <w:t xml:space="preserve">        case MiddleOperator.SignedDivide:</w:t>
      </w:r>
    </w:p>
    <w:p w14:paraId="002A2B52" w14:textId="77777777" w:rsidR="00BF71E1" w:rsidRPr="00903DBA" w:rsidRDefault="00BF71E1" w:rsidP="00BF71E1">
      <w:pPr>
        <w:pStyle w:val="Code"/>
        <w:rPr>
          <w:highlight w:val="white"/>
        </w:rPr>
      </w:pPr>
      <w:r w:rsidRPr="00903DBA">
        <w:rPr>
          <w:highlight w:val="white"/>
        </w:rPr>
        <w:t xml:space="preserve">        case MiddleOperator.SignedModulo:</w:t>
      </w:r>
    </w:p>
    <w:p w14:paraId="35B5CECE" w14:textId="6028DDCF" w:rsidR="00A36F85"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1E067599" w14:textId="22901592" w:rsidR="00F95287" w:rsidRPr="00903DBA" w:rsidRDefault="00F95287" w:rsidP="00795D07">
      <w:pPr>
        <w:pStyle w:val="Code"/>
        <w:rPr>
          <w:highlight w:val="white"/>
        </w:rPr>
      </w:pPr>
      <w:r w:rsidRPr="00903DBA">
        <w:rPr>
          <w:highlight w:val="white"/>
        </w:rPr>
        <w:t xml:space="preserve">                  </w:t>
      </w:r>
      <w:r w:rsidR="00A36F85" w:rsidRPr="00903DBA">
        <w:rPr>
          <w:highlight w:val="white"/>
        </w:rPr>
        <w:t xml:space="preserve">        </w:t>
      </w:r>
      <w:r w:rsidR="00CA2020" w:rsidRPr="00903DBA">
        <w:rPr>
          <w:highlight w:val="white"/>
        </w:rPr>
        <w:t xml:space="preserve"> </w:t>
      </w:r>
      <w:r w:rsidR="00BF71E1" w:rsidRPr="00903DBA">
        <w:rPr>
          <w:highlight w:val="white"/>
        </w:rPr>
        <w:t xml:space="preserve"> MultiplyExpression(middleOp, leftExpression, </w:t>
      </w:r>
    </w:p>
    <w:p w14:paraId="6CCCA4A8" w14:textId="0C983644" w:rsidR="00BF71E1" w:rsidRPr="00903DBA" w:rsidRDefault="00F95287" w:rsidP="00BF71E1">
      <w:pPr>
        <w:pStyle w:val="Code"/>
        <w:rPr>
          <w:highlight w:val="white"/>
        </w:rPr>
      </w:pPr>
      <w:r w:rsidRPr="00903DBA">
        <w:rPr>
          <w:highlight w:val="white"/>
        </w:rPr>
        <w:lastRenderedPageBreak/>
        <w:t xml:space="preserve">                           </w:t>
      </w:r>
      <w:r w:rsidR="00CA2020" w:rsidRPr="00903DBA">
        <w:rPr>
          <w:highlight w:val="white"/>
        </w:rPr>
        <w:t xml:space="preserve"> </w:t>
      </w:r>
      <w:r w:rsidRPr="00903DBA">
        <w:rPr>
          <w:highlight w:val="white"/>
        </w:rPr>
        <w:t xml:space="preserve">                             </w:t>
      </w:r>
      <w:r w:rsidR="00BF71E1" w:rsidRPr="00903DBA">
        <w:rPr>
          <w:highlight w:val="white"/>
        </w:rPr>
        <w:t>rightExpression));</w:t>
      </w:r>
    </w:p>
    <w:p w14:paraId="01D59FE5" w14:textId="77777777" w:rsidR="00BF71E1" w:rsidRPr="00903DBA" w:rsidRDefault="00BF71E1" w:rsidP="00BF71E1">
      <w:pPr>
        <w:pStyle w:val="Code"/>
        <w:rPr>
          <w:highlight w:val="white"/>
        </w:rPr>
      </w:pPr>
    </w:p>
    <w:p w14:paraId="7B63D467" w14:textId="77777777" w:rsidR="00BF71E1" w:rsidRPr="00903DBA" w:rsidRDefault="00BF71E1" w:rsidP="00BF71E1">
      <w:pPr>
        <w:pStyle w:val="Code"/>
        <w:rPr>
          <w:highlight w:val="white"/>
        </w:rPr>
      </w:pPr>
      <w:r w:rsidRPr="00903DBA">
        <w:rPr>
          <w:highlight w:val="white"/>
        </w:rPr>
        <w:t xml:space="preserve">        case MiddleOperator.BitwiseAnd:</w:t>
      </w:r>
    </w:p>
    <w:p w14:paraId="3FD866CF" w14:textId="3B470311" w:rsidR="00BF71E1" w:rsidRPr="00903DBA" w:rsidRDefault="00BF71E1" w:rsidP="00BF71E1">
      <w:pPr>
        <w:pStyle w:val="Code"/>
        <w:rPr>
          <w:highlight w:val="white"/>
        </w:rPr>
      </w:pPr>
      <w:r w:rsidRPr="00903DBA">
        <w:rPr>
          <w:highlight w:val="white"/>
        </w:rPr>
        <w:t xml:space="preserve">        case MiddleOperator.Bitwise</w:t>
      </w:r>
      <w:r w:rsidR="00414C74" w:rsidRPr="00903DBA">
        <w:rPr>
          <w:highlight w:val="white"/>
        </w:rPr>
        <w:t>Or</w:t>
      </w:r>
      <w:r w:rsidRPr="00903DBA">
        <w:rPr>
          <w:highlight w:val="white"/>
        </w:rPr>
        <w:t>:</w:t>
      </w:r>
    </w:p>
    <w:p w14:paraId="6BECF9A0" w14:textId="77777777" w:rsidR="00BF71E1" w:rsidRPr="00903DBA" w:rsidRDefault="00BF71E1" w:rsidP="00BF71E1">
      <w:pPr>
        <w:pStyle w:val="Code"/>
        <w:rPr>
          <w:highlight w:val="white"/>
        </w:rPr>
      </w:pPr>
      <w:r w:rsidRPr="00903DBA">
        <w:rPr>
          <w:highlight w:val="white"/>
        </w:rPr>
        <w:t xml:space="preserve">        case MiddleOperator.BitwiseXOr:</w:t>
      </w:r>
    </w:p>
    <w:p w14:paraId="7B04B4A2" w14:textId="10224216" w:rsidR="00E85BA9"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1CC5F08B" w14:textId="44F145D0" w:rsidR="003F41A2" w:rsidRPr="00903DBA" w:rsidRDefault="00616C48" w:rsidP="00BF71E1">
      <w:pPr>
        <w:pStyle w:val="Code"/>
        <w:rPr>
          <w:highlight w:val="white"/>
        </w:rPr>
      </w:pPr>
      <w:r w:rsidRPr="00903DBA">
        <w:rPr>
          <w:highlight w:val="white"/>
        </w:rPr>
        <w:t xml:space="preserve"> </w:t>
      </w:r>
      <w:r w:rsidR="003F41A2" w:rsidRPr="00903DBA">
        <w:rPr>
          <w:highlight w:val="white"/>
        </w:rPr>
        <w:t xml:space="preserve">          </w:t>
      </w:r>
      <w:r w:rsidR="008416E9" w:rsidRPr="00903DBA">
        <w:rPr>
          <w:highlight w:val="white"/>
        </w:rPr>
        <w:t xml:space="preserve"> </w:t>
      </w:r>
      <w:r w:rsidR="00E85BA9" w:rsidRPr="00903DBA">
        <w:rPr>
          <w:highlight w:val="white"/>
        </w:rPr>
        <w:t xml:space="preserve">               </w:t>
      </w:r>
      <w:r w:rsidR="00BF71E1" w:rsidRPr="00903DBA">
        <w:rPr>
          <w:highlight w:val="white"/>
        </w:rPr>
        <w:t xml:space="preserve"> BitwiseExpression(middleOp, leftExpression,</w:t>
      </w:r>
    </w:p>
    <w:p w14:paraId="7D315493" w14:textId="77101CB1" w:rsidR="00BF71E1" w:rsidRPr="00903DBA" w:rsidRDefault="003F41A2" w:rsidP="00BF71E1">
      <w:pPr>
        <w:pStyle w:val="Code"/>
        <w:rPr>
          <w:highlight w:val="white"/>
        </w:rPr>
      </w:pPr>
      <w:r w:rsidRPr="00903DBA">
        <w:rPr>
          <w:highlight w:val="white"/>
        </w:rPr>
        <w:t xml:space="preserve"> </w:t>
      </w:r>
      <w:r w:rsidR="00616C48" w:rsidRPr="00903DBA">
        <w:rPr>
          <w:highlight w:val="white"/>
        </w:rPr>
        <w:t xml:space="preserve"> </w:t>
      </w:r>
      <w:r w:rsidRPr="00903DBA">
        <w:rPr>
          <w:highlight w:val="white"/>
        </w:rPr>
        <w:t xml:space="preserve">                                           </w:t>
      </w:r>
      <w:r w:rsidR="00BF71E1" w:rsidRPr="00903DBA">
        <w:rPr>
          <w:highlight w:val="white"/>
        </w:rPr>
        <w:t xml:space="preserve"> rightExpression));</w:t>
      </w:r>
    </w:p>
    <w:p w14:paraId="68868981" w14:textId="77777777" w:rsidR="00BF71E1" w:rsidRPr="00903DBA" w:rsidRDefault="00BF71E1" w:rsidP="00BF71E1">
      <w:pPr>
        <w:pStyle w:val="Code"/>
        <w:rPr>
          <w:highlight w:val="white"/>
        </w:rPr>
      </w:pPr>
    </w:p>
    <w:p w14:paraId="0C560EAE" w14:textId="77777777" w:rsidR="00BF71E1" w:rsidRPr="00903DBA" w:rsidRDefault="00BF71E1" w:rsidP="00BF71E1">
      <w:pPr>
        <w:pStyle w:val="Code"/>
        <w:rPr>
          <w:highlight w:val="white"/>
        </w:rPr>
      </w:pPr>
      <w:r w:rsidRPr="00903DBA">
        <w:rPr>
          <w:highlight w:val="white"/>
        </w:rPr>
        <w:t xml:space="preserve">        default: // shift left, shift right</w:t>
      </w:r>
    </w:p>
    <w:p w14:paraId="4975816E" w14:textId="04179A61" w:rsidR="00E85BA9"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45FBFA35" w14:textId="53025CA8" w:rsidR="0074785D" w:rsidRPr="00903DBA" w:rsidRDefault="0074785D" w:rsidP="00BF71E1">
      <w:pPr>
        <w:pStyle w:val="Code"/>
        <w:rPr>
          <w:highlight w:val="white"/>
        </w:rPr>
      </w:pPr>
      <w:r w:rsidRPr="00903DBA">
        <w:rPr>
          <w:highlight w:val="white"/>
        </w:rPr>
        <w:t xml:space="preserve">  </w:t>
      </w:r>
      <w:r w:rsidR="00E564FC" w:rsidRPr="00903DBA">
        <w:rPr>
          <w:highlight w:val="white"/>
        </w:rPr>
        <w:t xml:space="preserve"> </w:t>
      </w:r>
      <w:r w:rsidRPr="00903DBA">
        <w:rPr>
          <w:highlight w:val="white"/>
        </w:rPr>
        <w:t xml:space="preserve">       </w:t>
      </w:r>
      <w:r w:rsidR="00E85BA9" w:rsidRPr="00903DBA">
        <w:rPr>
          <w:highlight w:val="white"/>
        </w:rPr>
        <w:t xml:space="preserve">                </w:t>
      </w:r>
      <w:r w:rsidR="00E242B5" w:rsidRPr="00903DBA">
        <w:rPr>
          <w:highlight w:val="white"/>
        </w:rPr>
        <w:t xml:space="preserve"> </w:t>
      </w:r>
      <w:r w:rsidR="00BF71E1" w:rsidRPr="00903DBA">
        <w:rPr>
          <w:highlight w:val="white"/>
        </w:rPr>
        <w:t xml:space="preserve"> ShiftExpression(middleOp, leftExpression,</w:t>
      </w:r>
    </w:p>
    <w:p w14:paraId="5C7DE381" w14:textId="1CA987B4" w:rsidR="00BF71E1" w:rsidRPr="00903DBA" w:rsidRDefault="0074785D" w:rsidP="00BF71E1">
      <w:pPr>
        <w:pStyle w:val="Code"/>
        <w:rPr>
          <w:highlight w:val="white"/>
        </w:rPr>
      </w:pPr>
      <w:r w:rsidRPr="00903DBA">
        <w:rPr>
          <w:highlight w:val="white"/>
        </w:rPr>
        <w:t xml:space="preserve">   </w:t>
      </w:r>
      <w:r w:rsidR="00E564FC" w:rsidRPr="00903DBA">
        <w:rPr>
          <w:highlight w:val="white"/>
        </w:rPr>
        <w:t xml:space="preserve"> </w:t>
      </w:r>
      <w:r w:rsidRPr="00903DBA">
        <w:rPr>
          <w:highlight w:val="white"/>
        </w:rPr>
        <w:t xml:space="preserve">                                       </w:t>
      </w:r>
      <w:r w:rsidR="00BF71E1" w:rsidRPr="00903DBA">
        <w:rPr>
          <w:highlight w:val="white"/>
        </w:rPr>
        <w:t xml:space="preserve"> rightExpression));</w:t>
      </w:r>
    </w:p>
    <w:p w14:paraId="648DB1D7" w14:textId="77777777" w:rsidR="00BF71E1" w:rsidRPr="00903DBA" w:rsidRDefault="00BF71E1" w:rsidP="00BF71E1">
      <w:pPr>
        <w:pStyle w:val="Code"/>
        <w:rPr>
          <w:highlight w:val="white"/>
        </w:rPr>
      </w:pPr>
      <w:r w:rsidRPr="00903DBA">
        <w:rPr>
          <w:highlight w:val="white"/>
        </w:rPr>
        <w:t xml:space="preserve">      }</w:t>
      </w:r>
    </w:p>
    <w:p w14:paraId="2AEC671D" w14:textId="745452B8" w:rsidR="00BF71E1" w:rsidRPr="00903DBA" w:rsidRDefault="00BF71E1" w:rsidP="00BF71E1">
      <w:pPr>
        <w:pStyle w:val="Code"/>
        <w:rPr>
          <w:highlight w:val="white"/>
        </w:rPr>
      </w:pPr>
      <w:r w:rsidRPr="00903DBA">
        <w:rPr>
          <w:highlight w:val="white"/>
        </w:rPr>
        <w:t xml:space="preserve">    }</w:t>
      </w:r>
    </w:p>
    <w:p w14:paraId="61F647D7" w14:textId="7EC1B61B" w:rsidR="00E56320" w:rsidRPr="00903DBA" w:rsidRDefault="007802F5" w:rsidP="007802F5">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w:t>
      </w:r>
      <w:r w:rsidR="00121F09" w:rsidRPr="00903DBA">
        <w:rPr>
          <w:highlight w:val="white"/>
        </w:rPr>
        <w:t xml:space="preserve">performs simple or compound assignment. </w:t>
      </w:r>
    </w:p>
    <w:p w14:paraId="6312683C" w14:textId="77777777" w:rsidR="00E56320" w:rsidRPr="00903DBA" w:rsidRDefault="00E56320" w:rsidP="00E56320">
      <w:pPr>
        <w:pStyle w:val="Code"/>
        <w:rPr>
          <w:highlight w:val="white"/>
        </w:rPr>
      </w:pPr>
      <w:r w:rsidRPr="00903DBA">
        <w:rPr>
          <w:highlight w:val="white"/>
        </w:rPr>
        <w:t xml:space="preserve">    public static Expression Assignment(Expression leftExpression,</w:t>
      </w:r>
    </w:p>
    <w:p w14:paraId="4C1FEACD" w14:textId="77777777" w:rsidR="00E56320" w:rsidRPr="00903DBA" w:rsidRDefault="00E56320" w:rsidP="00E56320">
      <w:pPr>
        <w:pStyle w:val="Code"/>
        <w:rPr>
          <w:highlight w:val="white"/>
        </w:rPr>
      </w:pPr>
      <w:r w:rsidRPr="00903DBA">
        <w:rPr>
          <w:highlight w:val="white"/>
        </w:rPr>
        <w:t xml:space="preserve">                                        Expression rightExpression,</w:t>
      </w:r>
    </w:p>
    <w:p w14:paraId="583BF263" w14:textId="3EAE5C6C" w:rsidR="00E56320" w:rsidRPr="00903DBA" w:rsidRDefault="00E56320" w:rsidP="00E56320">
      <w:pPr>
        <w:pStyle w:val="Code"/>
        <w:rPr>
          <w:highlight w:val="white"/>
        </w:rPr>
      </w:pPr>
      <w:r w:rsidRPr="00903DBA">
        <w:rPr>
          <w:highlight w:val="white"/>
        </w:rPr>
        <w:t xml:space="preserve">                                        bool simpleAssignment = false) {</w:t>
      </w:r>
    </w:p>
    <w:p w14:paraId="2EA5C106" w14:textId="77777777" w:rsidR="008102DD" w:rsidRPr="00903DBA" w:rsidRDefault="008102DD" w:rsidP="008102DD">
      <w:pPr>
        <w:rPr>
          <w:highlight w:val="white"/>
        </w:rPr>
      </w:pPr>
      <w:r w:rsidRPr="00903DBA">
        <w:rPr>
          <w:highlight w:val="white"/>
        </w:rPr>
        <w:t>In cases of system calls, a specific register is assigned a value.</w:t>
      </w:r>
    </w:p>
    <w:p w14:paraId="0ECE9DEE" w14:textId="77777777" w:rsidR="00E56320" w:rsidRPr="00903DBA" w:rsidRDefault="00E56320" w:rsidP="00E56320">
      <w:pPr>
        <w:pStyle w:val="Code"/>
        <w:rPr>
          <w:highlight w:val="white"/>
        </w:rPr>
      </w:pPr>
      <w:r w:rsidRPr="00903DBA">
        <w:rPr>
          <w:highlight w:val="white"/>
        </w:rPr>
        <w:t xml:space="preserve">      Register? register = leftExpression.Register;</w:t>
      </w:r>
    </w:p>
    <w:p w14:paraId="756B2599" w14:textId="27EABCE0" w:rsidR="00E56320" w:rsidRPr="00903DBA" w:rsidRDefault="00E56320" w:rsidP="00E56320">
      <w:pPr>
        <w:pStyle w:val="Code"/>
        <w:rPr>
          <w:highlight w:val="white"/>
        </w:rPr>
      </w:pPr>
      <w:r w:rsidRPr="00903DBA">
        <w:rPr>
          <w:highlight w:val="white"/>
        </w:rPr>
        <w:t xml:space="preserve">      if (register != null) {</w:t>
      </w:r>
    </w:p>
    <w:p w14:paraId="2A8E67C7" w14:textId="26DD0687" w:rsidR="00E56320" w:rsidRPr="00903DBA" w:rsidRDefault="00E56320" w:rsidP="00E56320">
      <w:pPr>
        <w:pStyle w:val="Code"/>
        <w:rPr>
          <w:highlight w:val="white"/>
        </w:rPr>
      </w:pPr>
      <w:r w:rsidRPr="00903DBA">
        <w:rPr>
          <w:highlight w:val="white"/>
        </w:rPr>
        <w:t xml:space="preserve">        Symbol rightSymbol = rightExpression.Symbol;</w:t>
      </w:r>
    </w:p>
    <w:p w14:paraId="085025AA" w14:textId="462453B4" w:rsidR="006965B9" w:rsidRPr="00903DBA" w:rsidRDefault="006965B9" w:rsidP="006965B9">
      <w:pPr>
        <w:rPr>
          <w:highlight w:val="white"/>
        </w:rPr>
      </w:pPr>
      <w:r w:rsidRPr="00903DBA">
        <w:rPr>
          <w:highlight w:val="white"/>
        </w:rPr>
        <w:t>We check that the register has the same size (in bytes) as the expression it is assigned to. If it is not</w:t>
      </w:r>
      <w:r w:rsidR="008102DD" w:rsidRPr="00903DBA">
        <w:rPr>
          <w:highlight w:val="white"/>
        </w:rPr>
        <w:t>,</w:t>
      </w:r>
      <w:r w:rsidRPr="00903DBA">
        <w:rPr>
          <w:highlight w:val="white"/>
        </w:rPr>
        <w:t xml:space="preserve"> we report an error.</w:t>
      </w:r>
    </w:p>
    <w:p w14:paraId="46E8FEA2" w14:textId="77777777" w:rsidR="00D57F04" w:rsidRPr="00903DBA" w:rsidRDefault="00E56320" w:rsidP="00E56320">
      <w:pPr>
        <w:pStyle w:val="Code"/>
        <w:rPr>
          <w:highlight w:val="white"/>
        </w:rPr>
      </w:pPr>
      <w:r w:rsidRPr="00903DBA">
        <w:rPr>
          <w:highlight w:val="white"/>
        </w:rPr>
        <w:t xml:space="preserve">        Assert.Error(AssemblyCode.SizeOfRegister(register.Value) ==</w:t>
      </w:r>
    </w:p>
    <w:p w14:paraId="60A17EC8" w14:textId="77777777" w:rsidR="00D57F04" w:rsidRPr="00903DBA" w:rsidRDefault="00D57F04" w:rsidP="00E56320">
      <w:pPr>
        <w:pStyle w:val="Code"/>
        <w:rPr>
          <w:highlight w:val="white"/>
        </w:rPr>
      </w:pPr>
      <w:r w:rsidRPr="00903DBA">
        <w:rPr>
          <w:highlight w:val="white"/>
        </w:rPr>
        <w:t xml:space="preserve">                    </w:t>
      </w:r>
      <w:r w:rsidR="00E56320" w:rsidRPr="00903DBA">
        <w:rPr>
          <w:highlight w:val="white"/>
        </w:rPr>
        <w:t xml:space="preserve"> rightExpression.Symbol.Type.Size(),</w:t>
      </w:r>
    </w:p>
    <w:p w14:paraId="34300740" w14:textId="421F462F" w:rsidR="00E56320" w:rsidRPr="00903DBA" w:rsidRDefault="00D57F04" w:rsidP="00E56320">
      <w:pPr>
        <w:pStyle w:val="Code"/>
        <w:rPr>
          <w:highlight w:val="white"/>
        </w:rPr>
      </w:pPr>
      <w:r w:rsidRPr="00903DBA">
        <w:rPr>
          <w:highlight w:val="white"/>
        </w:rPr>
        <w:t xml:space="preserve">                    </w:t>
      </w:r>
      <w:r w:rsidR="00E56320" w:rsidRPr="00903DBA">
        <w:rPr>
          <w:highlight w:val="white"/>
        </w:rPr>
        <w:t xml:space="preserve"> Message.Unmatched_register_size);</w:t>
      </w:r>
    </w:p>
    <w:p w14:paraId="44D440EE" w14:textId="7D160060" w:rsidR="00906BE0" w:rsidRPr="00903DBA" w:rsidRDefault="00386A09" w:rsidP="00845CEE">
      <w:pPr>
        <w:rPr>
          <w:highlight w:val="white"/>
        </w:rPr>
      </w:pPr>
      <w:r w:rsidRPr="00903DBA">
        <w:rPr>
          <w:highlight w:val="white"/>
        </w:rPr>
        <w:t xml:space="preserve">We add the long list of the right expression, since we need its value, </w:t>
      </w:r>
      <w:r w:rsidR="00572EBE" w:rsidRPr="00903DBA">
        <w:rPr>
          <w:highlight w:val="white"/>
        </w:rPr>
        <w:t>to the final middle code list</w:t>
      </w:r>
      <w:r w:rsidR="004A533C" w:rsidRPr="00903DBA">
        <w:rPr>
          <w:highlight w:val="white"/>
        </w:rPr>
        <w:t>.</w:t>
      </w:r>
    </w:p>
    <w:p w14:paraId="3192E071" w14:textId="62FEA667" w:rsidR="00E56320" w:rsidRPr="00903DBA" w:rsidRDefault="00E56320" w:rsidP="00E56320">
      <w:pPr>
        <w:pStyle w:val="Code"/>
        <w:rPr>
          <w:highlight w:val="white"/>
        </w:rPr>
      </w:pPr>
      <w:r w:rsidRPr="00903DBA">
        <w:rPr>
          <w:highlight w:val="white"/>
        </w:rPr>
        <w:t xml:space="preserve">        List&lt;MiddleCode&gt; </w:t>
      </w:r>
      <w:r w:rsidR="00A340D5" w:rsidRPr="00903DBA">
        <w:rPr>
          <w:highlight w:val="white"/>
        </w:rPr>
        <w:t>longList</w:t>
      </w:r>
      <w:r w:rsidRPr="00903DBA">
        <w:rPr>
          <w:highlight w:val="white"/>
        </w:rPr>
        <w:t xml:space="preserve"> = new List&lt;MiddleCode&gt;();</w:t>
      </w:r>
    </w:p>
    <w:p w14:paraId="6AB91FBF" w14:textId="3E831030" w:rsidR="00E56320" w:rsidRPr="00903DBA" w:rsidRDefault="00E56320" w:rsidP="00E56320">
      <w:pPr>
        <w:pStyle w:val="Code"/>
        <w:rPr>
          <w:highlight w:val="white"/>
        </w:rPr>
      </w:pPr>
      <w:r w:rsidRPr="00903DBA">
        <w:rPr>
          <w:highlight w:val="white"/>
        </w:rPr>
        <w:t xml:space="preserve">        </w:t>
      </w:r>
      <w:r w:rsidR="00A340D5" w:rsidRPr="00903DBA">
        <w:rPr>
          <w:highlight w:val="white"/>
        </w:rPr>
        <w:t>longList</w:t>
      </w:r>
      <w:r w:rsidRPr="00903DBA">
        <w:rPr>
          <w:highlight w:val="white"/>
        </w:rPr>
        <w:t>.AddRange(rightExpression.LongList);</w:t>
      </w:r>
    </w:p>
    <w:p w14:paraId="7AB29426" w14:textId="18CA73BD" w:rsidR="004A533C" w:rsidRPr="00903DBA" w:rsidRDefault="004A533C" w:rsidP="004A533C">
      <w:pPr>
        <w:rPr>
          <w:highlight w:val="white"/>
        </w:rPr>
      </w:pPr>
      <w:r w:rsidRPr="00903DBA">
        <w:rPr>
          <w:highlight w:val="white"/>
        </w:rPr>
        <w:t>We add the assignment of the value of right expression to the register.</w:t>
      </w:r>
    </w:p>
    <w:p w14:paraId="4112BB86" w14:textId="32DE62C9" w:rsidR="00F909F8" w:rsidRPr="00903DBA" w:rsidRDefault="00E56320" w:rsidP="00E56320">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MiddleOperator.AssignRegister,</w:t>
      </w:r>
    </w:p>
    <w:p w14:paraId="5B03D447" w14:textId="6AD7CE90" w:rsidR="00E56320" w:rsidRPr="00903DBA" w:rsidRDefault="00F909F8" w:rsidP="00E56320">
      <w:pPr>
        <w:pStyle w:val="Code"/>
        <w:rPr>
          <w:highlight w:val="white"/>
        </w:rPr>
      </w:pPr>
      <w:r w:rsidRPr="00903DBA">
        <w:rPr>
          <w:highlight w:val="white"/>
        </w:rPr>
        <w:t xml:space="preserve">                     </w:t>
      </w:r>
      <w:r w:rsidR="00E56320" w:rsidRPr="00903DBA">
        <w:rPr>
          <w:highlight w:val="white"/>
        </w:rPr>
        <w:t xml:space="preserve"> register, rightExpression.Symbol);</w:t>
      </w:r>
    </w:p>
    <w:p w14:paraId="741C48F2" w14:textId="2A4EE856" w:rsidR="0021676F" w:rsidRPr="00903DBA" w:rsidRDefault="004801D9" w:rsidP="003E5CB4">
      <w:pPr>
        <w:rPr>
          <w:highlight w:val="white"/>
        </w:rPr>
      </w:pPr>
      <w:r w:rsidRPr="00903DBA">
        <w:rPr>
          <w:highlight w:val="white"/>
        </w:rPr>
        <w:t xml:space="preserve">Since this an assignment, </w:t>
      </w:r>
      <w:r w:rsidR="003E5CB4" w:rsidRPr="00903DBA">
        <w:rPr>
          <w:highlight w:val="white"/>
        </w:rPr>
        <w:t>the code list holds both the assignment of the register and the side effect of the assignment. Therefore, we add the long list as both the short list and the long list of the</w:t>
      </w:r>
      <w:r w:rsidR="007177B3" w:rsidRPr="00903DBA">
        <w:rPr>
          <w:highlight w:val="white"/>
        </w:rPr>
        <w:t xml:space="preserve"> </w:t>
      </w:r>
      <w:r w:rsidR="00A340D5" w:rsidRPr="00903DBA">
        <w:rPr>
          <w:highlight w:val="white"/>
        </w:rPr>
        <w:t>result</w:t>
      </w:r>
      <w:r w:rsidR="003E5CB4" w:rsidRPr="00903DBA">
        <w:rPr>
          <w:highlight w:val="white"/>
        </w:rPr>
        <w:t xml:space="preserve"> expression</w:t>
      </w:r>
      <w:r w:rsidR="00A340D5" w:rsidRPr="00903DBA">
        <w:rPr>
          <w:highlight w:val="white"/>
        </w:rPr>
        <w:t>.</w:t>
      </w:r>
    </w:p>
    <w:p w14:paraId="3CF3853B" w14:textId="6D727F84" w:rsidR="00E56320" w:rsidRPr="00903DBA" w:rsidRDefault="00E56320" w:rsidP="00E56320">
      <w:pPr>
        <w:pStyle w:val="Code"/>
        <w:rPr>
          <w:highlight w:val="white"/>
        </w:rPr>
      </w:pPr>
      <w:r w:rsidRPr="00903DBA">
        <w:rPr>
          <w:highlight w:val="white"/>
        </w:rPr>
        <w:t xml:space="preserve">        return (new Expression(rightExpression.Symbol, </w:t>
      </w:r>
      <w:r w:rsidR="00A340D5" w:rsidRPr="00903DBA">
        <w:rPr>
          <w:highlight w:val="white"/>
        </w:rPr>
        <w:t>longList</w:t>
      </w:r>
      <w:r w:rsidRPr="00903DBA">
        <w:rPr>
          <w:highlight w:val="white"/>
        </w:rPr>
        <w:t xml:space="preserve">, </w:t>
      </w:r>
      <w:r w:rsidR="00A340D5" w:rsidRPr="00903DBA">
        <w:rPr>
          <w:highlight w:val="white"/>
        </w:rPr>
        <w:t>longList</w:t>
      </w:r>
      <w:r w:rsidRPr="00903DBA">
        <w:rPr>
          <w:highlight w:val="white"/>
        </w:rPr>
        <w:t>));</w:t>
      </w:r>
    </w:p>
    <w:p w14:paraId="654AEF50" w14:textId="0EC638A5" w:rsidR="00E56320" w:rsidRPr="00903DBA" w:rsidRDefault="00E56320" w:rsidP="00E56320">
      <w:pPr>
        <w:pStyle w:val="Code"/>
        <w:rPr>
          <w:highlight w:val="white"/>
        </w:rPr>
      </w:pPr>
      <w:r w:rsidRPr="00903DBA">
        <w:rPr>
          <w:highlight w:val="white"/>
        </w:rPr>
        <w:t xml:space="preserve">      }</w:t>
      </w:r>
    </w:p>
    <w:p w14:paraId="6577D886" w14:textId="68D49740" w:rsidR="00EB100E" w:rsidRPr="00903DBA" w:rsidRDefault="00EB100E" w:rsidP="00EB100E">
      <w:pPr>
        <w:rPr>
          <w:highlight w:val="white"/>
        </w:rPr>
      </w:pPr>
      <w:r w:rsidRPr="00903DBA">
        <w:rPr>
          <w:highlight w:val="white"/>
        </w:rPr>
        <w:t>If the left expression is not a register,</w:t>
      </w:r>
      <w:r w:rsidR="001D7A2A" w:rsidRPr="00903DBA">
        <w:rPr>
          <w:highlight w:val="white"/>
        </w:rPr>
        <w:t xml:space="preserve"> we first check that </w:t>
      </w:r>
      <w:r w:rsidR="00BB1854" w:rsidRPr="00903DBA">
        <w:rPr>
          <w:highlight w:val="white"/>
        </w:rPr>
        <w:t>the left expression is assignable. If it is not, we report an error.</w:t>
      </w:r>
    </w:p>
    <w:p w14:paraId="06CBC9D3" w14:textId="77777777" w:rsidR="00E56320" w:rsidRPr="00903DBA" w:rsidRDefault="00E56320" w:rsidP="00E56320">
      <w:pPr>
        <w:pStyle w:val="Code"/>
        <w:rPr>
          <w:highlight w:val="white"/>
        </w:rPr>
      </w:pPr>
      <w:r w:rsidRPr="00903DBA">
        <w:rPr>
          <w:highlight w:val="white"/>
        </w:rPr>
        <w:t xml:space="preserve">      else {</w:t>
      </w:r>
    </w:p>
    <w:p w14:paraId="6F2FEED6" w14:textId="77777777" w:rsidR="00F27AC0" w:rsidRPr="00903DBA" w:rsidRDefault="00E56320" w:rsidP="00E56320">
      <w:pPr>
        <w:pStyle w:val="Code"/>
        <w:rPr>
          <w:highlight w:val="white"/>
        </w:rPr>
      </w:pPr>
      <w:r w:rsidRPr="00903DBA">
        <w:rPr>
          <w:highlight w:val="white"/>
        </w:rPr>
        <w:t xml:space="preserve">        Assert.Error(leftExpression.Symbol.Assignable,</w:t>
      </w:r>
    </w:p>
    <w:p w14:paraId="530A5D7F" w14:textId="48DD4769" w:rsidR="00E56320" w:rsidRPr="00903DBA" w:rsidRDefault="00F27AC0" w:rsidP="00E56320">
      <w:pPr>
        <w:pStyle w:val="Code"/>
        <w:rPr>
          <w:highlight w:val="white"/>
        </w:rPr>
      </w:pPr>
      <w:r w:rsidRPr="00903DBA">
        <w:rPr>
          <w:highlight w:val="white"/>
        </w:rPr>
        <w:t xml:space="preserve">                    </w:t>
      </w:r>
      <w:r w:rsidR="00E56320" w:rsidRPr="00903DBA">
        <w:rPr>
          <w:highlight w:val="white"/>
        </w:rPr>
        <w:t xml:space="preserve"> leftExpression, Message.Not_assignable);</w:t>
      </w:r>
    </w:p>
    <w:p w14:paraId="6ADB36E9" w14:textId="4B8AAEBA" w:rsidR="00974137" w:rsidRPr="00903DBA" w:rsidRDefault="00974137" w:rsidP="00974137">
      <w:pPr>
        <w:pStyle w:val="Code"/>
        <w:rPr>
          <w:highlight w:val="white"/>
        </w:rPr>
      </w:pPr>
      <w:r w:rsidRPr="00903DBA">
        <w:rPr>
          <w:highlight w:val="white"/>
        </w:rPr>
        <w:t xml:space="preserve">        List&lt;MiddleCode&gt; </w:t>
      </w:r>
      <w:r w:rsidR="00A340D5" w:rsidRPr="00903DBA">
        <w:rPr>
          <w:highlight w:val="white"/>
        </w:rPr>
        <w:t>longList</w:t>
      </w:r>
      <w:r w:rsidRPr="00903DBA">
        <w:rPr>
          <w:highlight w:val="white"/>
        </w:rPr>
        <w:t xml:space="preserve"> = new List&lt;MiddleCode&gt;();</w:t>
      </w:r>
    </w:p>
    <w:p w14:paraId="684C52B2" w14:textId="530D5932" w:rsidR="00C62753" w:rsidRPr="00903DBA" w:rsidRDefault="00A12497" w:rsidP="00974137">
      <w:pPr>
        <w:rPr>
          <w:highlight w:val="white"/>
        </w:rPr>
      </w:pPr>
      <w:r w:rsidRPr="00903DBA">
        <w:rPr>
          <w:highlight w:val="white"/>
        </w:rPr>
        <w:lastRenderedPageBreak/>
        <w:t>In case of a simple assignment</w:t>
      </w:r>
      <w:r w:rsidR="00BE53B1" w:rsidRPr="00903DBA">
        <w:rPr>
          <w:highlight w:val="white"/>
        </w:rPr>
        <w:t xml:space="preserve"> we add the long list of the </w:t>
      </w:r>
      <w:r w:rsidR="00A14DC8" w:rsidRPr="00903DBA">
        <w:rPr>
          <w:highlight w:val="white"/>
        </w:rPr>
        <w:t xml:space="preserve">left expression to the code list. In case of a compound assignment, the long list of the left expression has already been added to </w:t>
      </w:r>
      <w:r w:rsidR="008E05B7" w:rsidRPr="00903DBA">
        <w:rPr>
          <w:highlight w:val="white"/>
        </w:rPr>
        <w:t xml:space="preserve">long list of the right expression. If we added the long list </w:t>
      </w:r>
      <w:r w:rsidR="00C62753" w:rsidRPr="00903DBA">
        <w:rPr>
          <w:highlight w:val="white"/>
        </w:rPr>
        <w:t>in case of a compound assignment, we would add the same code twice.</w:t>
      </w:r>
    </w:p>
    <w:p w14:paraId="23497CF4" w14:textId="77777777" w:rsidR="00974137" w:rsidRPr="00903DBA" w:rsidRDefault="00974137" w:rsidP="00974137">
      <w:pPr>
        <w:pStyle w:val="Code"/>
        <w:rPr>
          <w:highlight w:val="white"/>
        </w:rPr>
      </w:pPr>
      <w:r w:rsidRPr="00903DBA">
        <w:rPr>
          <w:highlight w:val="white"/>
        </w:rPr>
        <w:t xml:space="preserve">        if (simpleAssignment) {</w:t>
      </w:r>
    </w:p>
    <w:p w14:paraId="554B500B" w14:textId="07E48A43" w:rsidR="00974137" w:rsidRPr="00903DBA" w:rsidRDefault="00974137" w:rsidP="00974137">
      <w:pPr>
        <w:pStyle w:val="Code"/>
        <w:rPr>
          <w:highlight w:val="white"/>
        </w:rPr>
      </w:pPr>
      <w:r w:rsidRPr="00903DBA">
        <w:rPr>
          <w:highlight w:val="white"/>
        </w:rPr>
        <w:t xml:space="preserve">          </w:t>
      </w:r>
      <w:r w:rsidR="00A340D5" w:rsidRPr="00903DBA">
        <w:rPr>
          <w:highlight w:val="white"/>
        </w:rPr>
        <w:t>longList</w:t>
      </w:r>
      <w:r w:rsidRPr="00903DBA">
        <w:rPr>
          <w:highlight w:val="white"/>
        </w:rPr>
        <w:t>.AddRange(leftExpression.LongList);</w:t>
      </w:r>
    </w:p>
    <w:p w14:paraId="454A8F16" w14:textId="53AD1599" w:rsidR="00974137" w:rsidRPr="00903DBA" w:rsidRDefault="00841BFB" w:rsidP="00841BFB">
      <w:pPr>
        <w:rPr>
          <w:highlight w:val="white"/>
        </w:rPr>
      </w:pPr>
      <w:r w:rsidRPr="00903DBA">
        <w:rPr>
          <w:highlight w:val="white"/>
        </w:rPr>
        <w:t xml:space="preserve">If the left expression is </w:t>
      </w:r>
      <w:r w:rsidR="002E5ABC" w:rsidRPr="00903DBA">
        <w:rPr>
          <w:highlight w:val="white"/>
        </w:rPr>
        <w:t xml:space="preserve">of floating type, we need to pop the floating value stack in case of a simple assignment. In case of a compound assignment, </w:t>
      </w:r>
      <w:r w:rsidR="0094596F" w:rsidRPr="00903DBA">
        <w:rPr>
          <w:highlight w:val="white"/>
        </w:rPr>
        <w:t xml:space="preserve">we </w:t>
      </w:r>
      <w:r w:rsidR="00AB35D5" w:rsidRPr="00903DBA">
        <w:rPr>
          <w:highlight w:val="white"/>
        </w:rPr>
        <w:t>let the value stay on the stack.</w:t>
      </w:r>
    </w:p>
    <w:p w14:paraId="586017B5" w14:textId="77777777" w:rsidR="00974137" w:rsidRPr="00903DBA" w:rsidRDefault="00974137" w:rsidP="00974137">
      <w:pPr>
        <w:pStyle w:val="Code"/>
        <w:rPr>
          <w:highlight w:val="white"/>
        </w:rPr>
      </w:pPr>
      <w:r w:rsidRPr="00903DBA">
        <w:rPr>
          <w:highlight w:val="white"/>
        </w:rPr>
        <w:t xml:space="preserve">          if (leftExpression.Symbol.Type.IsFloating()) {</w:t>
      </w:r>
    </w:p>
    <w:p w14:paraId="797A56FD" w14:textId="33D511DA"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MiddleOperator.PopFloat);</w:t>
      </w:r>
    </w:p>
    <w:p w14:paraId="656818C0" w14:textId="77777777" w:rsidR="00974137" w:rsidRPr="00903DBA" w:rsidRDefault="00974137" w:rsidP="00974137">
      <w:pPr>
        <w:pStyle w:val="Code"/>
        <w:rPr>
          <w:highlight w:val="white"/>
        </w:rPr>
      </w:pPr>
      <w:r w:rsidRPr="00903DBA">
        <w:rPr>
          <w:highlight w:val="white"/>
        </w:rPr>
        <w:t xml:space="preserve">          }</w:t>
      </w:r>
    </w:p>
    <w:p w14:paraId="658A6CDE" w14:textId="77777777" w:rsidR="00974137" w:rsidRPr="00903DBA" w:rsidRDefault="00974137" w:rsidP="00974137">
      <w:pPr>
        <w:pStyle w:val="Code"/>
        <w:rPr>
          <w:highlight w:val="white"/>
        </w:rPr>
      </w:pPr>
      <w:r w:rsidRPr="00903DBA">
        <w:rPr>
          <w:highlight w:val="white"/>
        </w:rPr>
        <w:t xml:space="preserve">        }</w:t>
      </w:r>
    </w:p>
    <w:p w14:paraId="0A7F68CD" w14:textId="4435E443" w:rsidR="00974137" w:rsidRPr="00903DBA" w:rsidRDefault="00592DBD" w:rsidP="00592DBD">
      <w:pPr>
        <w:rPr>
          <w:highlight w:val="white"/>
        </w:rPr>
      </w:pPr>
      <w:r w:rsidRPr="00903DBA">
        <w:rPr>
          <w:highlight w:val="white"/>
        </w:rPr>
        <w:t xml:space="preserve">We type cast the right expression to the type of the left </w:t>
      </w:r>
      <w:r w:rsidR="000F6607" w:rsidRPr="00903DBA">
        <w:rPr>
          <w:highlight w:val="white"/>
        </w:rPr>
        <w:t>expression and</w:t>
      </w:r>
      <w:r w:rsidR="000342D3" w:rsidRPr="00903DBA">
        <w:rPr>
          <w:highlight w:val="white"/>
        </w:rPr>
        <w:t xml:space="preserve"> add its long list to the final code list.</w:t>
      </w:r>
    </w:p>
    <w:p w14:paraId="54E44661" w14:textId="77777777" w:rsidR="00974137" w:rsidRPr="00903DBA" w:rsidRDefault="00974137" w:rsidP="00974137">
      <w:pPr>
        <w:pStyle w:val="Code"/>
        <w:rPr>
          <w:highlight w:val="white"/>
        </w:rPr>
      </w:pPr>
      <w:r w:rsidRPr="00903DBA">
        <w:rPr>
          <w:highlight w:val="white"/>
        </w:rPr>
        <w:t xml:space="preserve">        rightExpression = TypeCast.ImplicitCast(rightExpression,</w:t>
      </w:r>
    </w:p>
    <w:p w14:paraId="546CE322" w14:textId="77777777" w:rsidR="00974137" w:rsidRPr="00903DBA" w:rsidRDefault="00974137" w:rsidP="00974137">
      <w:pPr>
        <w:pStyle w:val="Code"/>
        <w:rPr>
          <w:highlight w:val="white"/>
        </w:rPr>
      </w:pPr>
      <w:r w:rsidRPr="00903DBA">
        <w:rPr>
          <w:highlight w:val="white"/>
        </w:rPr>
        <w:t xml:space="preserve">                                                leftExpression.Symbol.Type);</w:t>
      </w:r>
    </w:p>
    <w:p w14:paraId="70527EC4" w14:textId="6758A10A" w:rsidR="00974137" w:rsidRPr="00903DBA" w:rsidRDefault="00974137" w:rsidP="00974137">
      <w:pPr>
        <w:pStyle w:val="Code"/>
        <w:rPr>
          <w:highlight w:val="white"/>
        </w:rPr>
      </w:pPr>
      <w:r w:rsidRPr="00903DBA">
        <w:rPr>
          <w:highlight w:val="white"/>
        </w:rPr>
        <w:t xml:space="preserve">        </w:t>
      </w:r>
      <w:r w:rsidR="00A340D5" w:rsidRPr="00903DBA">
        <w:rPr>
          <w:highlight w:val="white"/>
        </w:rPr>
        <w:t>longList</w:t>
      </w:r>
      <w:r w:rsidRPr="00903DBA">
        <w:rPr>
          <w:highlight w:val="white"/>
        </w:rPr>
        <w:t>.AddRange(rightExpression.LongList);</w:t>
      </w:r>
    </w:p>
    <w:p w14:paraId="27D6293B" w14:textId="3A60ABF1" w:rsidR="00974137" w:rsidRPr="00903DBA" w:rsidRDefault="00351B11" w:rsidP="00F06140">
      <w:pPr>
        <w:rPr>
          <w:highlight w:val="white"/>
        </w:rPr>
      </w:pPr>
      <w:r w:rsidRPr="00903DBA">
        <w:rPr>
          <w:highlight w:val="white"/>
        </w:rPr>
        <w:t xml:space="preserve">If the expressions hold floating type, </w:t>
      </w:r>
      <w:r w:rsidR="00D800B4" w:rsidRPr="00903DBA">
        <w:rPr>
          <w:highlight w:val="white"/>
        </w:rPr>
        <w:t>we really do not perform an assignment, we simply top the current value on the floating value stack to the left expression.</w:t>
      </w:r>
    </w:p>
    <w:p w14:paraId="5DF87201" w14:textId="77777777" w:rsidR="00974137" w:rsidRPr="00903DBA" w:rsidRDefault="00974137" w:rsidP="00974137">
      <w:pPr>
        <w:pStyle w:val="Code"/>
        <w:rPr>
          <w:highlight w:val="white"/>
        </w:rPr>
      </w:pPr>
      <w:r w:rsidRPr="00903DBA">
        <w:rPr>
          <w:highlight w:val="white"/>
        </w:rPr>
        <w:t xml:space="preserve">        if (leftExpression.Symbol.Type.IsFloating()) {</w:t>
      </w:r>
    </w:p>
    <w:p w14:paraId="1F3A8BB3" w14:textId="468DE8A2"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MiddleOperator.TopFloat,</w:t>
      </w:r>
    </w:p>
    <w:p w14:paraId="240E04C1" w14:textId="77777777" w:rsidR="00974137" w:rsidRPr="00903DBA" w:rsidRDefault="00974137" w:rsidP="00974137">
      <w:pPr>
        <w:pStyle w:val="Code"/>
        <w:rPr>
          <w:highlight w:val="white"/>
        </w:rPr>
      </w:pPr>
      <w:r w:rsidRPr="00903DBA">
        <w:rPr>
          <w:highlight w:val="white"/>
        </w:rPr>
        <w:t xml:space="preserve">                        leftExpression.Symbol);</w:t>
      </w:r>
    </w:p>
    <w:p w14:paraId="48D938D4" w14:textId="77777777" w:rsidR="00974137" w:rsidRPr="00903DBA" w:rsidRDefault="00974137" w:rsidP="00974137">
      <w:pPr>
        <w:pStyle w:val="Code"/>
        <w:rPr>
          <w:highlight w:val="white"/>
        </w:rPr>
      </w:pPr>
      <w:r w:rsidRPr="00903DBA">
        <w:rPr>
          <w:highlight w:val="white"/>
        </w:rPr>
        <w:t xml:space="preserve">          List&lt;MiddleCode&gt; shortList = new List&lt;MiddleCode&gt;();</w:t>
      </w:r>
    </w:p>
    <w:p w14:paraId="5065F940" w14:textId="3BB8443E" w:rsidR="00974137" w:rsidRPr="00903DBA" w:rsidRDefault="00974137" w:rsidP="00974137">
      <w:pPr>
        <w:pStyle w:val="Code"/>
        <w:rPr>
          <w:highlight w:val="white"/>
        </w:rPr>
      </w:pPr>
      <w:r w:rsidRPr="00903DBA">
        <w:rPr>
          <w:highlight w:val="white"/>
        </w:rPr>
        <w:t xml:space="preserve">          shortList.AddRange(</w:t>
      </w:r>
      <w:r w:rsidR="00A340D5" w:rsidRPr="00903DBA">
        <w:rPr>
          <w:highlight w:val="white"/>
        </w:rPr>
        <w:t>longList</w:t>
      </w:r>
      <w:r w:rsidRPr="00903DBA">
        <w:rPr>
          <w:highlight w:val="white"/>
        </w:rPr>
        <w:t>);</w:t>
      </w:r>
    </w:p>
    <w:p w14:paraId="7CD0A880" w14:textId="1D85C1ED" w:rsidR="00D800B4" w:rsidRPr="00903DBA" w:rsidRDefault="00E619A5" w:rsidP="00C15E2A">
      <w:pPr>
        <w:rPr>
          <w:highlight w:val="white"/>
        </w:rPr>
      </w:pPr>
      <w:r w:rsidRPr="00903DBA">
        <w:rPr>
          <w:highlight w:val="white"/>
        </w:rPr>
        <w:t>In case of floating type, t</w:t>
      </w:r>
      <w:r w:rsidR="0050625E" w:rsidRPr="00903DBA">
        <w:rPr>
          <w:highlight w:val="white"/>
        </w:rPr>
        <w:t>here is a difference between</w:t>
      </w:r>
      <w:r w:rsidRPr="00903DBA">
        <w:rPr>
          <w:highlight w:val="white"/>
        </w:rPr>
        <w:t xml:space="preserve"> the short list and long list. </w:t>
      </w:r>
      <w:r w:rsidR="005E4835" w:rsidRPr="00903DBA">
        <w:rPr>
          <w:highlight w:val="white"/>
        </w:rPr>
        <w:t>In the long list, the resulting value of the assignment (which equals the new value of the left expression) shall be used. Therefore, it is preserved on the stack. In the short list, the value is popped from the stack</w:t>
      </w:r>
      <w:r w:rsidR="00FE07AE" w:rsidRPr="00903DBA">
        <w:rPr>
          <w:highlight w:val="white"/>
        </w:rPr>
        <w:t>, since the value shall not be used, only the side effect of the assignment.</w:t>
      </w:r>
    </w:p>
    <w:p w14:paraId="7317FD17" w14:textId="77777777" w:rsidR="00974137" w:rsidRPr="00903DBA" w:rsidRDefault="00974137" w:rsidP="00974137">
      <w:pPr>
        <w:pStyle w:val="Code"/>
        <w:rPr>
          <w:highlight w:val="white"/>
        </w:rPr>
      </w:pPr>
      <w:r w:rsidRPr="00903DBA">
        <w:rPr>
          <w:highlight w:val="white"/>
        </w:rPr>
        <w:t xml:space="preserve">          AddMiddleCode(shortList, MiddleOperator.PopFloat);</w:t>
      </w:r>
    </w:p>
    <w:p w14:paraId="7A554A52" w14:textId="62B0385D" w:rsidR="00974137" w:rsidRPr="00903DBA" w:rsidRDefault="00974137" w:rsidP="00974137">
      <w:pPr>
        <w:pStyle w:val="Code"/>
        <w:rPr>
          <w:highlight w:val="white"/>
        </w:rPr>
      </w:pPr>
      <w:r w:rsidRPr="00903DBA">
        <w:rPr>
          <w:highlight w:val="white"/>
        </w:rPr>
        <w:t xml:space="preserve">          return (new Expression(leftExpression.Symbol, shortList, </w:t>
      </w:r>
      <w:r w:rsidR="00A340D5" w:rsidRPr="00903DBA">
        <w:rPr>
          <w:highlight w:val="white"/>
        </w:rPr>
        <w:t>longList</w:t>
      </w:r>
      <w:r w:rsidRPr="00903DBA">
        <w:rPr>
          <w:highlight w:val="white"/>
        </w:rPr>
        <w:t>));</w:t>
      </w:r>
    </w:p>
    <w:p w14:paraId="35112C71" w14:textId="599E6619" w:rsidR="00974137" w:rsidRPr="00903DBA" w:rsidRDefault="00974137" w:rsidP="00974137">
      <w:pPr>
        <w:pStyle w:val="Code"/>
        <w:rPr>
          <w:highlight w:val="white"/>
        </w:rPr>
      </w:pPr>
      <w:r w:rsidRPr="00903DBA">
        <w:rPr>
          <w:highlight w:val="white"/>
        </w:rPr>
        <w:t xml:space="preserve">        }</w:t>
      </w:r>
    </w:p>
    <w:p w14:paraId="2CBFA845" w14:textId="012C0262" w:rsidR="00B82530" w:rsidRPr="00903DBA" w:rsidRDefault="00AA2FD5" w:rsidP="00B82530">
      <w:pPr>
        <w:rPr>
          <w:highlight w:val="white"/>
        </w:rPr>
      </w:pPr>
      <w:r w:rsidRPr="00903DBA">
        <w:rPr>
          <w:highlight w:val="white"/>
        </w:rPr>
        <w:t>In case of integral type, we add an assign instruction to the final code.</w:t>
      </w:r>
    </w:p>
    <w:p w14:paraId="6EE2C03E" w14:textId="6B5B4107" w:rsidR="00974137" w:rsidRPr="00903DBA" w:rsidRDefault="00974137" w:rsidP="00974137">
      <w:pPr>
        <w:pStyle w:val="Code"/>
        <w:rPr>
          <w:highlight w:val="white"/>
        </w:rPr>
      </w:pPr>
      <w:r w:rsidRPr="00903DBA">
        <w:rPr>
          <w:highlight w:val="white"/>
        </w:rPr>
        <w:t xml:space="preserve">        else {</w:t>
      </w:r>
    </w:p>
    <w:p w14:paraId="6BA86FF9" w14:textId="77777777" w:rsidR="00EC1143" w:rsidRPr="00903DBA" w:rsidRDefault="00EC1143" w:rsidP="00EC1143">
      <w:pPr>
        <w:pStyle w:val="Code"/>
        <w:rPr>
          <w:highlight w:val="white"/>
        </w:rPr>
      </w:pPr>
      <w:r w:rsidRPr="00903DBA">
        <w:rPr>
          <w:highlight w:val="white"/>
        </w:rPr>
        <w:t xml:space="preserve">          if (leftExpression.Symbol.Type.IsStructOrUnion()) {</w:t>
      </w:r>
    </w:p>
    <w:p w14:paraId="3ABF63B1" w14:textId="2C6709EC" w:rsidR="00D846FD" w:rsidRPr="00903DBA" w:rsidRDefault="00D846FD" w:rsidP="00D846FD">
      <w:pPr>
        <w:pStyle w:val="Code"/>
        <w:rPr>
          <w:highlight w:val="white"/>
        </w:rPr>
      </w:pPr>
      <w:r w:rsidRPr="00903DBA">
        <w:rPr>
          <w:highlight w:val="white"/>
        </w:rPr>
        <w:t xml:space="preserve">            AddMiddleCode(longList, MiddleOperator.</w:t>
      </w:r>
      <w:r w:rsidR="008E27F0" w:rsidRPr="00903DBA">
        <w:rPr>
          <w:highlight w:val="white"/>
        </w:rPr>
        <w:t>AssignInit</w:t>
      </w:r>
      <w:r w:rsidRPr="00903DBA">
        <w:rPr>
          <w:highlight w:val="white"/>
        </w:rPr>
        <w:t>,</w:t>
      </w:r>
    </w:p>
    <w:p w14:paraId="5B604561" w14:textId="77777777" w:rsidR="00D846FD" w:rsidRPr="00903DBA" w:rsidRDefault="00D846FD" w:rsidP="00D846FD">
      <w:pPr>
        <w:pStyle w:val="Code"/>
        <w:rPr>
          <w:highlight w:val="white"/>
        </w:rPr>
      </w:pPr>
      <w:r w:rsidRPr="00903DBA">
        <w:rPr>
          <w:highlight w:val="white"/>
        </w:rPr>
        <w:t xml:space="preserve">                          leftExpression.Symbol, rightExpression.Symbol);</w:t>
      </w:r>
    </w:p>
    <w:p w14:paraId="5DD2A079" w14:textId="77777777" w:rsidR="00EC1143" w:rsidRPr="00903DBA" w:rsidRDefault="00EC1143" w:rsidP="00EC1143">
      <w:pPr>
        <w:pStyle w:val="Code"/>
        <w:rPr>
          <w:highlight w:val="white"/>
        </w:rPr>
      </w:pPr>
      <w:r w:rsidRPr="00903DBA">
        <w:rPr>
          <w:highlight w:val="white"/>
        </w:rPr>
        <w:t xml:space="preserve">          }</w:t>
      </w:r>
    </w:p>
    <w:p w14:paraId="746319D8" w14:textId="77777777" w:rsidR="00EC1143" w:rsidRPr="00903DBA" w:rsidRDefault="00EC1143" w:rsidP="00EC1143">
      <w:pPr>
        <w:pStyle w:val="Code"/>
        <w:rPr>
          <w:highlight w:val="white"/>
        </w:rPr>
      </w:pPr>
    </w:p>
    <w:p w14:paraId="0BF5F886" w14:textId="4F383CF4"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MiddleOperator.Assign,</w:t>
      </w:r>
    </w:p>
    <w:p w14:paraId="764BD2AA" w14:textId="77777777" w:rsidR="00974137" w:rsidRPr="00903DBA" w:rsidRDefault="00974137" w:rsidP="00974137">
      <w:pPr>
        <w:pStyle w:val="Code"/>
        <w:rPr>
          <w:highlight w:val="white"/>
        </w:rPr>
      </w:pPr>
      <w:r w:rsidRPr="00903DBA">
        <w:rPr>
          <w:highlight w:val="white"/>
        </w:rPr>
        <w:t xml:space="preserve">                        leftExpression.Symbol, rightExpression.Symbol);</w:t>
      </w:r>
    </w:p>
    <w:p w14:paraId="55DDC77B" w14:textId="77777777" w:rsidR="00974137" w:rsidRPr="00903DBA" w:rsidRDefault="00974137" w:rsidP="00974137">
      <w:pPr>
        <w:pStyle w:val="Code"/>
        <w:rPr>
          <w:highlight w:val="white"/>
        </w:rPr>
      </w:pPr>
      <w:r w:rsidRPr="00903DBA">
        <w:rPr>
          <w:highlight w:val="white"/>
        </w:rPr>
        <w:t xml:space="preserve">          BigInteger? bitFieldMask =</w:t>
      </w:r>
    </w:p>
    <w:p w14:paraId="383AA01D" w14:textId="5B312B0B" w:rsidR="00974137" w:rsidRPr="00903DBA" w:rsidRDefault="00974137" w:rsidP="00974137">
      <w:pPr>
        <w:pStyle w:val="Code"/>
        <w:rPr>
          <w:highlight w:val="white"/>
        </w:rPr>
      </w:pPr>
      <w:r w:rsidRPr="00903DBA">
        <w:rPr>
          <w:highlight w:val="white"/>
        </w:rPr>
        <w:t xml:space="preserve">                     leftExpression.Symbol.Type.</w:t>
      </w:r>
      <w:r w:rsidR="001A34D2" w:rsidRPr="00903DBA">
        <w:rPr>
          <w:highlight w:val="white"/>
        </w:rPr>
        <w:t>Get</w:t>
      </w:r>
      <w:r w:rsidRPr="00903DBA">
        <w:rPr>
          <w:highlight w:val="white"/>
        </w:rPr>
        <w:t>BitfieldMask();</w:t>
      </w:r>
    </w:p>
    <w:p w14:paraId="3C1D37A0" w14:textId="327991AD" w:rsidR="00974137" w:rsidRPr="00903DBA" w:rsidRDefault="00426E10" w:rsidP="00426E10">
      <w:pPr>
        <w:rPr>
          <w:highlight w:val="white"/>
        </w:rPr>
      </w:pPr>
      <w:r w:rsidRPr="00903DBA">
        <w:rPr>
          <w:highlight w:val="white"/>
        </w:rPr>
        <w:t xml:space="preserve">In case of bitfield, we add an add operation </w:t>
      </w:r>
      <w:r w:rsidR="00866CCB" w:rsidRPr="00903DBA">
        <w:rPr>
          <w:highlight w:val="white"/>
        </w:rPr>
        <w:t>to</w:t>
      </w:r>
      <w:r w:rsidRPr="00903DBA">
        <w:rPr>
          <w:highlight w:val="white"/>
        </w:rPr>
        <w:t xml:space="preserve"> set the non-relevant bits to zero.</w:t>
      </w:r>
    </w:p>
    <w:p w14:paraId="47EBCCB7" w14:textId="77777777" w:rsidR="00974137" w:rsidRPr="00903DBA" w:rsidRDefault="00974137" w:rsidP="00974137">
      <w:pPr>
        <w:pStyle w:val="Code"/>
        <w:rPr>
          <w:highlight w:val="white"/>
        </w:rPr>
      </w:pPr>
      <w:r w:rsidRPr="00903DBA">
        <w:rPr>
          <w:highlight w:val="white"/>
        </w:rPr>
        <w:t xml:space="preserve">          if (bitFieldMask != null) {</w:t>
      </w:r>
    </w:p>
    <w:p w14:paraId="3C196F48" w14:textId="77777777" w:rsidR="00974137" w:rsidRPr="00903DBA" w:rsidRDefault="00974137" w:rsidP="00974137">
      <w:pPr>
        <w:pStyle w:val="Code"/>
        <w:rPr>
          <w:highlight w:val="white"/>
        </w:rPr>
      </w:pPr>
      <w:r w:rsidRPr="00903DBA">
        <w:rPr>
          <w:highlight w:val="white"/>
        </w:rPr>
        <w:t xml:space="preserve">            Symbol maskSymbol = new Symbol(leftExpression.Symbol.Type,</w:t>
      </w:r>
    </w:p>
    <w:p w14:paraId="36CEFF17" w14:textId="77777777" w:rsidR="00974137" w:rsidRPr="00903DBA" w:rsidRDefault="00974137" w:rsidP="00974137">
      <w:pPr>
        <w:pStyle w:val="Code"/>
        <w:rPr>
          <w:highlight w:val="white"/>
        </w:rPr>
      </w:pPr>
      <w:r w:rsidRPr="00903DBA">
        <w:rPr>
          <w:highlight w:val="white"/>
        </w:rPr>
        <w:t xml:space="preserve">                                           bitFieldMask);</w:t>
      </w:r>
    </w:p>
    <w:p w14:paraId="3E1CD858" w14:textId="508C1876"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MiddleOperator.BitwiseAnd,</w:t>
      </w:r>
    </w:p>
    <w:p w14:paraId="73A46A47" w14:textId="77777777" w:rsidR="00974137" w:rsidRPr="00903DBA" w:rsidRDefault="00974137" w:rsidP="00974137">
      <w:pPr>
        <w:pStyle w:val="Code"/>
        <w:rPr>
          <w:highlight w:val="white"/>
        </w:rPr>
      </w:pPr>
      <w:r w:rsidRPr="00903DBA">
        <w:rPr>
          <w:highlight w:val="white"/>
        </w:rPr>
        <w:t xml:space="preserve">                          leftExpression.Symbol, leftExpression.Symbol,</w:t>
      </w:r>
    </w:p>
    <w:p w14:paraId="058E1C7C" w14:textId="77777777" w:rsidR="00974137" w:rsidRPr="00903DBA" w:rsidRDefault="00974137" w:rsidP="00974137">
      <w:pPr>
        <w:pStyle w:val="Code"/>
        <w:rPr>
          <w:highlight w:val="white"/>
        </w:rPr>
      </w:pPr>
      <w:r w:rsidRPr="00903DBA">
        <w:rPr>
          <w:highlight w:val="white"/>
        </w:rPr>
        <w:t xml:space="preserve">                          maskSymbol);</w:t>
      </w:r>
    </w:p>
    <w:p w14:paraId="37E769BC" w14:textId="77777777" w:rsidR="00974137" w:rsidRPr="00903DBA" w:rsidRDefault="00974137" w:rsidP="00974137">
      <w:pPr>
        <w:pStyle w:val="Code"/>
        <w:rPr>
          <w:highlight w:val="white"/>
        </w:rPr>
      </w:pPr>
      <w:r w:rsidRPr="00903DBA">
        <w:rPr>
          <w:highlight w:val="white"/>
        </w:rPr>
        <w:lastRenderedPageBreak/>
        <w:t xml:space="preserve">          }</w:t>
      </w:r>
    </w:p>
    <w:p w14:paraId="43D01CF9" w14:textId="3033FDBD" w:rsidR="00974137" w:rsidRPr="00903DBA" w:rsidRDefault="00154A7C" w:rsidP="00F52D94">
      <w:pPr>
        <w:rPr>
          <w:highlight w:val="white"/>
        </w:rPr>
      </w:pPr>
      <w:r w:rsidRPr="00903DBA">
        <w:rPr>
          <w:highlight w:val="white"/>
        </w:rPr>
        <w:t>In the integral case</w:t>
      </w:r>
      <w:r w:rsidR="00F52D94" w:rsidRPr="00903DBA">
        <w:rPr>
          <w:highlight w:val="white"/>
        </w:rPr>
        <w:t xml:space="preserve">, </w:t>
      </w:r>
      <w:r w:rsidR="00FF68F7" w:rsidRPr="00903DBA">
        <w:rPr>
          <w:highlight w:val="white"/>
        </w:rPr>
        <w:t xml:space="preserve">we set the code list as both the short list and long list in the resulting expression since </w:t>
      </w:r>
      <w:r w:rsidR="00233A60" w:rsidRPr="00903DBA">
        <w:rPr>
          <w:highlight w:val="white"/>
        </w:rPr>
        <w:t>the assignment is a side effect.</w:t>
      </w:r>
    </w:p>
    <w:p w14:paraId="21F467D5" w14:textId="65304C76" w:rsidR="00974137" w:rsidRPr="00903DBA" w:rsidRDefault="00974137" w:rsidP="00974137">
      <w:pPr>
        <w:pStyle w:val="Code"/>
        <w:rPr>
          <w:highlight w:val="white"/>
        </w:rPr>
      </w:pPr>
      <w:r w:rsidRPr="00903DBA">
        <w:rPr>
          <w:highlight w:val="white"/>
        </w:rPr>
        <w:t xml:space="preserve">          return (new Expression(leftExpression.Symbol, </w:t>
      </w:r>
      <w:r w:rsidR="00A340D5" w:rsidRPr="00903DBA">
        <w:rPr>
          <w:highlight w:val="white"/>
        </w:rPr>
        <w:t>longList</w:t>
      </w:r>
      <w:r w:rsidRPr="00903DBA">
        <w:rPr>
          <w:highlight w:val="white"/>
        </w:rPr>
        <w:t xml:space="preserve">, </w:t>
      </w:r>
      <w:r w:rsidR="00A340D5" w:rsidRPr="00903DBA">
        <w:rPr>
          <w:highlight w:val="white"/>
        </w:rPr>
        <w:t>longList</w:t>
      </w:r>
      <w:r w:rsidRPr="00903DBA">
        <w:rPr>
          <w:highlight w:val="white"/>
        </w:rPr>
        <w:t>));</w:t>
      </w:r>
    </w:p>
    <w:p w14:paraId="38401505" w14:textId="77777777" w:rsidR="00974137" w:rsidRPr="00903DBA" w:rsidRDefault="00974137" w:rsidP="00974137">
      <w:pPr>
        <w:pStyle w:val="Code"/>
        <w:rPr>
          <w:highlight w:val="white"/>
        </w:rPr>
      </w:pPr>
      <w:r w:rsidRPr="00903DBA">
        <w:rPr>
          <w:highlight w:val="white"/>
        </w:rPr>
        <w:t xml:space="preserve">        }</w:t>
      </w:r>
    </w:p>
    <w:p w14:paraId="0D7334F7" w14:textId="77777777" w:rsidR="00974137" w:rsidRPr="00903DBA" w:rsidRDefault="00974137" w:rsidP="00974137">
      <w:pPr>
        <w:pStyle w:val="Code"/>
        <w:rPr>
          <w:highlight w:val="white"/>
        </w:rPr>
      </w:pPr>
      <w:r w:rsidRPr="00903DBA">
        <w:rPr>
          <w:highlight w:val="white"/>
        </w:rPr>
        <w:t xml:space="preserve">      }</w:t>
      </w:r>
    </w:p>
    <w:p w14:paraId="17C39A89" w14:textId="77777777" w:rsidR="00974137" w:rsidRPr="00903DBA" w:rsidRDefault="00974137" w:rsidP="00974137">
      <w:pPr>
        <w:pStyle w:val="Code"/>
        <w:rPr>
          <w:highlight w:val="white"/>
        </w:rPr>
      </w:pPr>
      <w:r w:rsidRPr="00903DBA">
        <w:rPr>
          <w:highlight w:val="white"/>
        </w:rPr>
        <w:t xml:space="preserve">    }</w:t>
      </w:r>
    </w:p>
    <w:p w14:paraId="13428A25" w14:textId="3BB8B386" w:rsidR="00F82E42" w:rsidRPr="00903DBA" w:rsidRDefault="00F82E42" w:rsidP="00F82E42">
      <w:pPr>
        <w:pStyle w:val="Rubrik3"/>
        <w:numPr>
          <w:ilvl w:val="2"/>
          <w:numId w:val="121"/>
        </w:numPr>
      </w:pPr>
      <w:bookmarkStart w:id="161" w:name="_Toc57656015"/>
      <w:r w:rsidRPr="00903DBA">
        <w:t>The Condition Expression</w:t>
      </w:r>
      <w:bookmarkEnd w:id="161"/>
    </w:p>
    <w:p w14:paraId="7A624048" w14:textId="4EAAEEE4" w:rsidR="00BA322E" w:rsidRPr="00903DBA" w:rsidRDefault="00BA322E" w:rsidP="00BA322E">
      <w:pPr>
        <w:rPr>
          <w:color w:val="auto"/>
        </w:rPr>
      </w:pPr>
      <w:r w:rsidRPr="00903DBA">
        <w:t>The conditional operator applies lazy evaluation, which means that only on</w:t>
      </w:r>
      <w:r w:rsidR="00B653CC" w:rsidRPr="00903DBA">
        <w:t>e</w:t>
      </w:r>
      <w:r w:rsidRPr="00903DBA">
        <w:t xml:space="preserve"> of the true or false expression will be evaluated.</w:t>
      </w:r>
    </w:p>
    <w:p w14:paraId="0FD300C4" w14:textId="77777777" w:rsidR="00815D7B" w:rsidRPr="00903DBA" w:rsidRDefault="00815D7B" w:rsidP="00815D7B">
      <w:pPr>
        <w:pStyle w:val="CodeHeader"/>
      </w:pPr>
      <w:r w:rsidRPr="00903DBA">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3B8EE436" w14:textId="2DE2314D" w:rsidR="00886DEE" w:rsidRPr="00903DBA" w:rsidRDefault="00886DEE" w:rsidP="00886DEE">
      <w:pPr>
        <w:pStyle w:val="CodeHeader"/>
        <w:rPr>
          <w:highlight w:val="white"/>
        </w:rPr>
      </w:pPr>
      <w:r w:rsidRPr="00903DBA">
        <w:rPr>
          <w:highlight w:val="white"/>
        </w:rPr>
        <w:t>MiddleCodeGenerator.cs</w:t>
      </w:r>
    </w:p>
    <w:p w14:paraId="23507068" w14:textId="77777777" w:rsidR="008234C7" w:rsidRPr="00903DBA" w:rsidRDefault="008234C7" w:rsidP="008234C7">
      <w:pPr>
        <w:pStyle w:val="Code"/>
        <w:rPr>
          <w:highlight w:val="white"/>
        </w:rPr>
      </w:pPr>
      <w:r w:rsidRPr="00903DBA">
        <w:rPr>
          <w:highlight w:val="white"/>
        </w:rPr>
        <w:t xml:space="preserve">    public static Expression ConditionalExpression(Expression testExpression,</w:t>
      </w:r>
    </w:p>
    <w:p w14:paraId="27CE53A7" w14:textId="7AD26DFE" w:rsidR="008234C7" w:rsidRPr="00903DBA" w:rsidRDefault="008234C7" w:rsidP="008234C7">
      <w:pPr>
        <w:pStyle w:val="Code"/>
        <w:rPr>
          <w:highlight w:val="white"/>
        </w:rPr>
      </w:pPr>
      <w:r w:rsidRPr="00903DBA">
        <w:rPr>
          <w:highlight w:val="white"/>
        </w:rPr>
        <w:t xml:space="preserve">            </w:t>
      </w:r>
      <w:r w:rsidR="00212896" w:rsidRPr="00903DBA">
        <w:rPr>
          <w:highlight w:val="white"/>
        </w:rPr>
        <w:t xml:space="preserve">  </w:t>
      </w:r>
      <w:r w:rsidRPr="00903DBA">
        <w:rPr>
          <w:highlight w:val="white"/>
        </w:rPr>
        <w:t xml:space="preserve">                                   Expression trueExpression,</w:t>
      </w:r>
    </w:p>
    <w:p w14:paraId="5FF4F895" w14:textId="632E3462" w:rsidR="008234C7" w:rsidRPr="00903DBA" w:rsidRDefault="008234C7" w:rsidP="008234C7">
      <w:pPr>
        <w:pStyle w:val="Code"/>
        <w:rPr>
          <w:highlight w:val="white"/>
        </w:rPr>
      </w:pPr>
      <w:r w:rsidRPr="00903DBA">
        <w:rPr>
          <w:highlight w:val="white"/>
        </w:rPr>
        <w:t xml:space="preserve">              </w:t>
      </w:r>
      <w:r w:rsidR="00212896" w:rsidRPr="00903DBA">
        <w:rPr>
          <w:highlight w:val="white"/>
        </w:rPr>
        <w:t xml:space="preserve">  </w:t>
      </w:r>
      <w:r w:rsidRPr="00903DBA">
        <w:rPr>
          <w:highlight w:val="white"/>
        </w:rPr>
        <w:t xml:space="preserve">                                 Expression falseExpression) {</w:t>
      </w:r>
    </w:p>
    <w:p w14:paraId="53F162D0" w14:textId="0E294E86" w:rsidR="008234C7" w:rsidRPr="00903DBA" w:rsidRDefault="00E75DDA" w:rsidP="00E75DDA">
      <w:pPr>
        <w:rPr>
          <w:highlight w:val="white"/>
        </w:rPr>
      </w:pPr>
      <w:r w:rsidRPr="00903DBA">
        <w:rPr>
          <w:highlight w:val="white"/>
        </w:rPr>
        <w:t>We type cast the test expression to logical type.</w:t>
      </w:r>
    </w:p>
    <w:p w14:paraId="6E68BAF9" w14:textId="671888A2" w:rsidR="008234C7" w:rsidRPr="00903DBA" w:rsidRDefault="008234C7" w:rsidP="008234C7">
      <w:pPr>
        <w:pStyle w:val="Code"/>
        <w:rPr>
          <w:highlight w:val="white"/>
        </w:rPr>
      </w:pPr>
      <w:r w:rsidRPr="00903DBA">
        <w:rPr>
          <w:highlight w:val="white"/>
        </w:rPr>
        <w:t xml:space="preserve">      testExpression = TypeCast.ToLogical(testExpression);</w:t>
      </w:r>
    </w:p>
    <w:p w14:paraId="333EAFBB" w14:textId="1AE5F081" w:rsidR="00CE57B4" w:rsidRPr="00903DBA" w:rsidRDefault="00CE57B4" w:rsidP="00CE57B4">
      <w:pPr>
        <w:rPr>
          <w:highlight w:val="white"/>
        </w:rPr>
      </w:pPr>
      <w:r w:rsidRPr="00903DBA">
        <w:rPr>
          <w:highlight w:val="white"/>
        </w:rPr>
        <w:t xml:space="preserve">If the test expression is constant, </w:t>
      </w:r>
      <w:r w:rsidR="00FD2D06" w:rsidRPr="00903DBA">
        <w:rPr>
          <w:highlight w:val="white"/>
        </w:rPr>
        <w:t>we simple return the true</w:t>
      </w:r>
      <w:r w:rsidR="00192E62" w:rsidRPr="00903DBA">
        <w:rPr>
          <w:highlight w:val="white"/>
        </w:rPr>
        <w:t xml:space="preserve"> or</w:t>
      </w:r>
      <w:r w:rsidR="00FD2D06" w:rsidRPr="00903DBA">
        <w:rPr>
          <w:highlight w:val="white"/>
        </w:rPr>
        <w:t xml:space="preserve"> false expression depending on whether the </w:t>
      </w:r>
      <w:r w:rsidR="0088191B" w:rsidRPr="00903DBA">
        <w:rPr>
          <w:highlight w:val="white"/>
        </w:rPr>
        <w:t>test expression is true.</w:t>
      </w:r>
    </w:p>
    <w:p w14:paraId="42D9D480" w14:textId="77777777" w:rsidR="008234C7" w:rsidRPr="00903DBA" w:rsidRDefault="008234C7" w:rsidP="008234C7">
      <w:pPr>
        <w:pStyle w:val="Code"/>
        <w:rPr>
          <w:highlight w:val="white"/>
        </w:rPr>
      </w:pPr>
      <w:r w:rsidRPr="00903DBA">
        <w:rPr>
          <w:highlight w:val="white"/>
        </w:rPr>
        <w:t xml:space="preserve">      if (ConstantExpression.IsConstant(testExpression)) {</w:t>
      </w:r>
    </w:p>
    <w:p w14:paraId="38A9D664" w14:textId="77777777" w:rsidR="00F758FC" w:rsidRPr="00903DBA" w:rsidRDefault="008234C7" w:rsidP="008234C7">
      <w:pPr>
        <w:pStyle w:val="Code"/>
        <w:rPr>
          <w:highlight w:val="white"/>
        </w:rPr>
      </w:pPr>
      <w:r w:rsidRPr="00903DBA">
        <w:rPr>
          <w:highlight w:val="white"/>
        </w:rPr>
        <w:t xml:space="preserve">        return ConstantExpression.IsTrue(testExpression)</w:t>
      </w:r>
    </w:p>
    <w:p w14:paraId="39B9F7A9" w14:textId="6DC647E3" w:rsidR="008234C7" w:rsidRPr="00903DBA" w:rsidRDefault="00F758FC" w:rsidP="008234C7">
      <w:pPr>
        <w:pStyle w:val="Code"/>
        <w:rPr>
          <w:highlight w:val="white"/>
        </w:rPr>
      </w:pPr>
      <w:r w:rsidRPr="00903DBA">
        <w:rPr>
          <w:highlight w:val="white"/>
        </w:rPr>
        <w:t xml:space="preserve">              </w:t>
      </w:r>
      <w:r w:rsidR="008234C7" w:rsidRPr="00903DBA">
        <w:rPr>
          <w:highlight w:val="white"/>
        </w:rPr>
        <w:t xml:space="preserve"> ? falseExpression : trueExpression;</w:t>
      </w:r>
    </w:p>
    <w:p w14:paraId="2E5EDAF9" w14:textId="77777777" w:rsidR="008234C7" w:rsidRPr="00903DBA" w:rsidRDefault="008234C7" w:rsidP="008234C7">
      <w:pPr>
        <w:pStyle w:val="Code"/>
        <w:rPr>
          <w:highlight w:val="white"/>
        </w:rPr>
      </w:pPr>
      <w:r w:rsidRPr="00903DBA">
        <w:rPr>
          <w:highlight w:val="white"/>
        </w:rPr>
        <w:t xml:space="preserve">      }</w:t>
      </w:r>
    </w:p>
    <w:p w14:paraId="08034E5D" w14:textId="1B88EA05" w:rsidR="008234C7" w:rsidRPr="00903DBA" w:rsidRDefault="00B5070F" w:rsidP="00192E62">
      <w:pPr>
        <w:rPr>
          <w:highlight w:val="white"/>
        </w:rPr>
      </w:pPr>
      <w:r w:rsidRPr="00903DBA">
        <w:rPr>
          <w:highlight w:val="white"/>
        </w:rPr>
        <w:t>I</w:t>
      </w:r>
      <w:r w:rsidR="00192E62" w:rsidRPr="00903DBA">
        <w:rPr>
          <w:highlight w:val="white"/>
        </w:rPr>
        <w:t xml:space="preserve">f both the true and false expressions hold logical </w:t>
      </w:r>
      <w:r w:rsidR="005A064A" w:rsidRPr="00903DBA">
        <w:rPr>
          <w:highlight w:val="white"/>
        </w:rPr>
        <w:t>types,</w:t>
      </w:r>
      <w:r w:rsidR="0006600E" w:rsidRPr="00903DBA">
        <w:rPr>
          <w:highlight w:val="white"/>
        </w:rPr>
        <w:t xml:space="preserve"> we keep their types.</w:t>
      </w:r>
    </w:p>
    <w:p w14:paraId="71A3D248" w14:textId="77777777" w:rsidR="004922D6" w:rsidRPr="00903DBA" w:rsidRDefault="008234C7" w:rsidP="008234C7">
      <w:pPr>
        <w:pStyle w:val="Code"/>
        <w:rPr>
          <w:highlight w:val="white"/>
        </w:rPr>
      </w:pPr>
      <w:r w:rsidRPr="00903DBA">
        <w:rPr>
          <w:highlight w:val="white"/>
        </w:rPr>
        <w:t xml:space="preserve">      if (trueExpression.Symbol.Type.IsLogical() &amp;&amp;</w:t>
      </w:r>
    </w:p>
    <w:p w14:paraId="01E1F957" w14:textId="6E868314" w:rsidR="008234C7" w:rsidRPr="00903DBA" w:rsidRDefault="004922D6" w:rsidP="008234C7">
      <w:pPr>
        <w:pStyle w:val="Code"/>
        <w:rPr>
          <w:highlight w:val="white"/>
        </w:rPr>
      </w:pPr>
      <w:r w:rsidRPr="00903DBA">
        <w:rPr>
          <w:highlight w:val="white"/>
        </w:rPr>
        <w:t xml:space="preserve">         </w:t>
      </w:r>
      <w:r w:rsidR="008234C7" w:rsidRPr="00903DBA">
        <w:rPr>
          <w:highlight w:val="white"/>
        </w:rPr>
        <w:t xml:space="preserve"> falseExpression.Symbol.Type.IsLogical()) {</w:t>
      </w:r>
    </w:p>
    <w:p w14:paraId="395F781F" w14:textId="6F8DF5E6" w:rsidR="005A064A" w:rsidRPr="00903DBA" w:rsidRDefault="005A064A" w:rsidP="004F7998">
      <w:pPr>
        <w:rPr>
          <w:highlight w:val="white"/>
        </w:rPr>
      </w:pPr>
      <w:r w:rsidRPr="00903DBA">
        <w:rPr>
          <w:highlight w:val="white"/>
        </w:rPr>
        <w:t xml:space="preserve">We start by backpathing the </w:t>
      </w:r>
      <w:r w:rsidR="004F7998" w:rsidRPr="00903DBA">
        <w:rPr>
          <w:highlight w:val="white"/>
        </w:rPr>
        <w:t>true and false set of the test expression to the beginning of the true and false expression’s code list.</w:t>
      </w:r>
    </w:p>
    <w:p w14:paraId="552730E2" w14:textId="77777777" w:rsidR="008234C7" w:rsidRPr="00903DBA" w:rsidRDefault="008234C7" w:rsidP="008234C7">
      <w:pPr>
        <w:pStyle w:val="Code"/>
        <w:rPr>
          <w:highlight w:val="white"/>
        </w:rPr>
      </w:pPr>
      <w:r w:rsidRPr="00903DBA">
        <w:rPr>
          <w:highlight w:val="white"/>
        </w:rPr>
        <w:t xml:space="preserve">        Backpatch(testExpression.Symbol.TrueSet, trueExpression.LongList);</w:t>
      </w:r>
    </w:p>
    <w:p w14:paraId="5B8B235F" w14:textId="77777777" w:rsidR="008234C7" w:rsidRPr="00903DBA" w:rsidRDefault="008234C7" w:rsidP="008234C7">
      <w:pPr>
        <w:pStyle w:val="Code"/>
        <w:rPr>
          <w:highlight w:val="white"/>
        </w:rPr>
      </w:pPr>
      <w:r w:rsidRPr="00903DBA">
        <w:rPr>
          <w:highlight w:val="white"/>
        </w:rPr>
        <w:t xml:space="preserve">        Backpatch(testExpression.Symbol.FalseSet, falseExpression.LongList);</w:t>
      </w:r>
    </w:p>
    <w:p w14:paraId="03D8D91E" w14:textId="5211CCB3" w:rsidR="008234C7" w:rsidRPr="00903DBA" w:rsidRDefault="003D2AED" w:rsidP="003D2AED">
      <w:pPr>
        <w:rPr>
          <w:highlight w:val="white"/>
        </w:rPr>
      </w:pPr>
      <w:r w:rsidRPr="00903DBA">
        <w:rPr>
          <w:highlight w:val="white"/>
        </w:rPr>
        <w:t>The result</w:t>
      </w:r>
      <w:r w:rsidR="00D359FC" w:rsidRPr="00903DBA">
        <w:rPr>
          <w:highlight w:val="white"/>
        </w:rPr>
        <w:t>ing</w:t>
      </w:r>
      <w:r w:rsidRPr="00903DBA">
        <w:rPr>
          <w:highlight w:val="white"/>
        </w:rPr>
        <w:t xml:space="preserve"> true set is the union of the true </w:t>
      </w:r>
      <w:r w:rsidR="003441FD" w:rsidRPr="00903DBA">
        <w:rPr>
          <w:highlight w:val="white"/>
        </w:rPr>
        <w:t>sets of the true and false expression</w:t>
      </w:r>
      <w:r w:rsidR="00D359FC" w:rsidRPr="00903DBA">
        <w:rPr>
          <w:highlight w:val="white"/>
        </w:rPr>
        <w:t xml:space="preserve">, and the resulting </w:t>
      </w:r>
      <w:r w:rsidR="003441FD" w:rsidRPr="00903DBA">
        <w:rPr>
          <w:highlight w:val="white"/>
        </w:rPr>
        <w:t>false set is the union of the false sets of the true and false expression.</w:t>
      </w:r>
    </w:p>
    <w:p w14:paraId="310E1310" w14:textId="77777777" w:rsidR="008234C7" w:rsidRPr="00903DBA" w:rsidRDefault="008234C7" w:rsidP="008234C7">
      <w:pPr>
        <w:pStyle w:val="Code"/>
        <w:rPr>
          <w:highlight w:val="white"/>
        </w:rPr>
      </w:pPr>
      <w:r w:rsidRPr="00903DBA">
        <w:rPr>
          <w:highlight w:val="white"/>
        </w:rPr>
        <w:t xml:space="preserve">        ISet&lt;MiddleCode&gt; trueSet = new HashSet&lt;MiddleCode&gt;(),</w:t>
      </w:r>
    </w:p>
    <w:p w14:paraId="03FE2B60" w14:textId="77777777" w:rsidR="008234C7" w:rsidRPr="00903DBA" w:rsidRDefault="008234C7" w:rsidP="008234C7">
      <w:pPr>
        <w:pStyle w:val="Code"/>
        <w:rPr>
          <w:highlight w:val="white"/>
        </w:rPr>
      </w:pPr>
      <w:r w:rsidRPr="00903DBA">
        <w:rPr>
          <w:highlight w:val="white"/>
        </w:rPr>
        <w:t xml:space="preserve">                         falseSet = new HashSet&lt;MiddleCode&gt;();</w:t>
      </w:r>
    </w:p>
    <w:p w14:paraId="48D2BE31" w14:textId="77777777" w:rsidR="008234C7" w:rsidRPr="00903DBA" w:rsidRDefault="008234C7" w:rsidP="008234C7">
      <w:pPr>
        <w:pStyle w:val="Code"/>
        <w:rPr>
          <w:highlight w:val="white"/>
        </w:rPr>
      </w:pPr>
      <w:r w:rsidRPr="00903DBA">
        <w:rPr>
          <w:highlight w:val="white"/>
        </w:rPr>
        <w:t xml:space="preserve">        trueSet.UnionWith(trueExpression.Symbol.TrueSet);</w:t>
      </w:r>
    </w:p>
    <w:p w14:paraId="57D7401B" w14:textId="77777777" w:rsidR="008234C7" w:rsidRPr="00903DBA" w:rsidRDefault="008234C7" w:rsidP="008234C7">
      <w:pPr>
        <w:pStyle w:val="Code"/>
        <w:rPr>
          <w:highlight w:val="white"/>
        </w:rPr>
      </w:pPr>
      <w:r w:rsidRPr="00903DBA">
        <w:rPr>
          <w:highlight w:val="white"/>
        </w:rPr>
        <w:t xml:space="preserve">        trueSet.UnionWith(falseExpression.Symbol.TrueSet);</w:t>
      </w:r>
    </w:p>
    <w:p w14:paraId="77C331A2" w14:textId="77777777" w:rsidR="008234C7" w:rsidRPr="00903DBA" w:rsidRDefault="008234C7" w:rsidP="008234C7">
      <w:pPr>
        <w:pStyle w:val="Code"/>
        <w:rPr>
          <w:highlight w:val="white"/>
        </w:rPr>
      </w:pPr>
      <w:r w:rsidRPr="00903DBA">
        <w:rPr>
          <w:highlight w:val="white"/>
        </w:rPr>
        <w:t xml:space="preserve">        falseSet.UnionWith(trueExpression.Symbol.FalseSet);</w:t>
      </w:r>
    </w:p>
    <w:p w14:paraId="16540E4A" w14:textId="77777777" w:rsidR="008234C7" w:rsidRPr="00903DBA" w:rsidRDefault="008234C7" w:rsidP="008234C7">
      <w:pPr>
        <w:pStyle w:val="Code"/>
        <w:rPr>
          <w:highlight w:val="white"/>
        </w:rPr>
      </w:pPr>
      <w:r w:rsidRPr="00903DBA">
        <w:rPr>
          <w:highlight w:val="white"/>
        </w:rPr>
        <w:t xml:space="preserve">        falseSet.UnionWith(falseExpression.Symbol.FalseSet);</w:t>
      </w:r>
    </w:p>
    <w:p w14:paraId="31B4D8DE" w14:textId="77777777" w:rsidR="008234C7" w:rsidRPr="00903DBA" w:rsidRDefault="008234C7" w:rsidP="008234C7">
      <w:pPr>
        <w:pStyle w:val="Code"/>
        <w:rPr>
          <w:highlight w:val="white"/>
        </w:rPr>
      </w:pPr>
    </w:p>
    <w:p w14:paraId="01F08808" w14:textId="77777777" w:rsidR="008234C7" w:rsidRPr="00903DBA" w:rsidRDefault="008234C7" w:rsidP="008234C7">
      <w:pPr>
        <w:pStyle w:val="Code"/>
        <w:rPr>
          <w:highlight w:val="white"/>
        </w:rPr>
      </w:pPr>
      <w:r w:rsidRPr="00903DBA">
        <w:rPr>
          <w:highlight w:val="white"/>
        </w:rPr>
        <w:t xml:space="preserve">        List&lt;MiddleCode&gt; shortList = new List&lt;MiddleCode&gt;();</w:t>
      </w:r>
    </w:p>
    <w:p w14:paraId="039F440C" w14:textId="61478821" w:rsidR="008234C7" w:rsidRPr="00903DBA" w:rsidRDefault="00AC790D" w:rsidP="00AC790D">
      <w:pPr>
        <w:rPr>
          <w:highlight w:val="white"/>
        </w:rPr>
      </w:pPr>
      <w:r w:rsidRPr="00903DBA">
        <w:rPr>
          <w:highlight w:val="white"/>
        </w:rPr>
        <w:t>If the short list of both the true and false expression is empty</w:t>
      </w:r>
      <w:r w:rsidR="00212AD4" w:rsidRPr="00903DBA">
        <w:rPr>
          <w:highlight w:val="white"/>
        </w:rPr>
        <w:t xml:space="preserve">, </w:t>
      </w:r>
      <w:r w:rsidR="00523DE7" w:rsidRPr="00903DBA">
        <w:rPr>
          <w:highlight w:val="white"/>
        </w:rPr>
        <w:t xml:space="preserve">it does not matter if the test expression is true or false, and we let the </w:t>
      </w:r>
      <w:r w:rsidR="00212AD4" w:rsidRPr="00903DBA">
        <w:rPr>
          <w:highlight w:val="white"/>
        </w:rPr>
        <w:t>resulting short list be the short list of the true expression (which may be empty).</w:t>
      </w:r>
      <w:r w:rsidR="008234C7" w:rsidRPr="00903DBA">
        <w:rPr>
          <w:highlight w:val="white"/>
        </w:rPr>
        <w:t xml:space="preserve"> </w:t>
      </w:r>
    </w:p>
    <w:p w14:paraId="2D84552F" w14:textId="77777777" w:rsidR="000D56FD" w:rsidRPr="00903DBA" w:rsidRDefault="008234C7" w:rsidP="008234C7">
      <w:pPr>
        <w:pStyle w:val="Code"/>
        <w:rPr>
          <w:highlight w:val="white"/>
        </w:rPr>
      </w:pPr>
      <w:r w:rsidRPr="00903DBA">
        <w:rPr>
          <w:highlight w:val="white"/>
        </w:rPr>
        <w:t xml:space="preserve">        if (IsEmpty(trueExpression.ShortList) &amp;&amp;</w:t>
      </w:r>
    </w:p>
    <w:p w14:paraId="10022920" w14:textId="2EC5EEF7" w:rsidR="008234C7" w:rsidRPr="00903DBA" w:rsidRDefault="000D56FD" w:rsidP="008234C7">
      <w:pPr>
        <w:pStyle w:val="Code"/>
        <w:rPr>
          <w:highlight w:val="white"/>
        </w:rPr>
      </w:pPr>
      <w:r w:rsidRPr="00903DBA">
        <w:rPr>
          <w:highlight w:val="white"/>
        </w:rPr>
        <w:t xml:space="preserve">           </w:t>
      </w:r>
      <w:r w:rsidR="008234C7" w:rsidRPr="00903DBA">
        <w:rPr>
          <w:highlight w:val="white"/>
        </w:rPr>
        <w:t xml:space="preserve"> IsEmpty(falseExpression.ShortList)) {</w:t>
      </w:r>
    </w:p>
    <w:p w14:paraId="3DF073E7" w14:textId="77777777" w:rsidR="008234C7" w:rsidRPr="00903DBA" w:rsidRDefault="008234C7" w:rsidP="008234C7">
      <w:pPr>
        <w:pStyle w:val="Code"/>
        <w:rPr>
          <w:highlight w:val="white"/>
        </w:rPr>
      </w:pPr>
      <w:r w:rsidRPr="00903DBA">
        <w:rPr>
          <w:highlight w:val="white"/>
        </w:rPr>
        <w:t xml:space="preserve">          shortList.AddRange(testExpression.ShortList);</w:t>
      </w:r>
    </w:p>
    <w:p w14:paraId="4C9B33DB" w14:textId="103E4464" w:rsidR="008234C7" w:rsidRPr="00903DBA" w:rsidRDefault="008234C7" w:rsidP="008234C7">
      <w:pPr>
        <w:pStyle w:val="Code"/>
        <w:rPr>
          <w:highlight w:val="white"/>
        </w:rPr>
      </w:pPr>
      <w:r w:rsidRPr="00903DBA">
        <w:rPr>
          <w:highlight w:val="white"/>
        </w:rPr>
        <w:t xml:space="preserve">        }</w:t>
      </w:r>
    </w:p>
    <w:p w14:paraId="3FD2611B" w14:textId="24D49A77" w:rsidR="00523DE7" w:rsidRPr="00903DBA" w:rsidRDefault="00523DE7" w:rsidP="00523DE7">
      <w:pPr>
        <w:rPr>
          <w:highlight w:val="white"/>
        </w:rPr>
      </w:pPr>
      <w:r w:rsidRPr="00903DBA">
        <w:rPr>
          <w:highlight w:val="white"/>
        </w:rPr>
        <w:t>If the short list of the test expression is not empty, the situation becomes a bit more complicated.</w:t>
      </w:r>
      <w:r w:rsidR="00F22D7C" w:rsidRPr="00903DBA">
        <w:rPr>
          <w:highlight w:val="white"/>
        </w:rPr>
        <w:t xml:space="preserve"> We add the long list, rather than the short list, of the test expression to the final short list since we </w:t>
      </w:r>
      <w:r w:rsidR="00406F76" w:rsidRPr="00903DBA">
        <w:rPr>
          <w:highlight w:val="white"/>
        </w:rPr>
        <w:t>need the value of the test expression in order to jump to the short list of the true of false expression.</w:t>
      </w:r>
    </w:p>
    <w:p w14:paraId="79212CED" w14:textId="77777777" w:rsidR="008234C7" w:rsidRPr="00903DBA" w:rsidRDefault="008234C7" w:rsidP="008234C7">
      <w:pPr>
        <w:pStyle w:val="Code"/>
        <w:rPr>
          <w:highlight w:val="white"/>
        </w:rPr>
      </w:pPr>
      <w:r w:rsidRPr="00903DBA">
        <w:rPr>
          <w:highlight w:val="white"/>
        </w:rPr>
        <w:t xml:space="preserve">        else {</w:t>
      </w:r>
    </w:p>
    <w:p w14:paraId="08C56E2C" w14:textId="4A42C6B1" w:rsidR="008234C7" w:rsidRPr="00903DBA" w:rsidRDefault="008234C7" w:rsidP="008234C7">
      <w:pPr>
        <w:pStyle w:val="Code"/>
        <w:rPr>
          <w:highlight w:val="white"/>
        </w:rPr>
      </w:pPr>
      <w:r w:rsidRPr="00903DBA">
        <w:rPr>
          <w:highlight w:val="white"/>
        </w:rPr>
        <w:t xml:space="preserve">          shortList.AddRange(testExpression.LongList);</w:t>
      </w:r>
    </w:p>
    <w:p w14:paraId="19203B05" w14:textId="77777777" w:rsidR="008234C7" w:rsidRPr="00903DBA" w:rsidRDefault="008234C7" w:rsidP="008234C7">
      <w:pPr>
        <w:pStyle w:val="Code"/>
        <w:rPr>
          <w:highlight w:val="white"/>
        </w:rPr>
      </w:pPr>
      <w:r w:rsidRPr="00903DBA">
        <w:rPr>
          <w:highlight w:val="white"/>
        </w:rPr>
        <w:t xml:space="preserve">          shortList.AddRange(trueExpression.ShortList);</w:t>
      </w:r>
    </w:p>
    <w:p w14:paraId="0484E8AA" w14:textId="77777777" w:rsidR="008234C7" w:rsidRPr="00903DBA" w:rsidRDefault="008234C7" w:rsidP="008234C7">
      <w:pPr>
        <w:pStyle w:val="Code"/>
        <w:rPr>
          <w:highlight w:val="white"/>
        </w:rPr>
      </w:pPr>
      <w:r w:rsidRPr="00903DBA">
        <w:rPr>
          <w:highlight w:val="white"/>
        </w:rPr>
        <w:t xml:space="preserve">          shortList.AddRange(falseExpression.ShortList);</w:t>
      </w:r>
    </w:p>
    <w:p w14:paraId="79DE7DEC" w14:textId="77777777" w:rsidR="008234C7" w:rsidRPr="00903DBA" w:rsidRDefault="008234C7" w:rsidP="008234C7">
      <w:pPr>
        <w:pStyle w:val="Code"/>
        <w:rPr>
          <w:highlight w:val="white"/>
        </w:rPr>
      </w:pPr>
      <w:r w:rsidRPr="00903DBA">
        <w:rPr>
          <w:highlight w:val="white"/>
        </w:rPr>
        <w:t xml:space="preserve">        }</w:t>
      </w:r>
    </w:p>
    <w:p w14:paraId="6791C177" w14:textId="76A0F5AD" w:rsidR="008234C7" w:rsidRPr="00903DBA" w:rsidRDefault="00EF0A5A" w:rsidP="004B46F1">
      <w:pPr>
        <w:rPr>
          <w:highlight w:val="white"/>
        </w:rPr>
      </w:pPr>
      <w:r w:rsidRPr="00903DBA">
        <w:rPr>
          <w:highlight w:val="white"/>
        </w:rPr>
        <w:t>W</w:t>
      </w:r>
      <w:r w:rsidR="00577C00" w:rsidRPr="00903DBA">
        <w:rPr>
          <w:highlight w:val="white"/>
        </w:rPr>
        <w:t xml:space="preserve">e </w:t>
      </w:r>
      <w:r w:rsidR="00747983" w:rsidRPr="00903DBA">
        <w:rPr>
          <w:highlight w:val="white"/>
        </w:rPr>
        <w:t>add the long list of the test, true, and false expression to the final long list.</w:t>
      </w:r>
    </w:p>
    <w:p w14:paraId="5DB7E073" w14:textId="77777777" w:rsidR="008234C7" w:rsidRPr="00903DBA" w:rsidRDefault="008234C7" w:rsidP="008234C7">
      <w:pPr>
        <w:pStyle w:val="Code"/>
        <w:rPr>
          <w:highlight w:val="white"/>
        </w:rPr>
      </w:pPr>
      <w:r w:rsidRPr="00903DBA">
        <w:rPr>
          <w:highlight w:val="white"/>
        </w:rPr>
        <w:t xml:space="preserve">        List&lt;MiddleCode&gt; longList = new List&lt;MiddleCode&gt;();</w:t>
      </w:r>
    </w:p>
    <w:p w14:paraId="722A7D08" w14:textId="77777777" w:rsidR="008234C7" w:rsidRPr="00903DBA" w:rsidRDefault="008234C7" w:rsidP="008234C7">
      <w:pPr>
        <w:pStyle w:val="Code"/>
        <w:rPr>
          <w:highlight w:val="white"/>
        </w:rPr>
      </w:pPr>
      <w:r w:rsidRPr="00903DBA">
        <w:rPr>
          <w:highlight w:val="white"/>
        </w:rPr>
        <w:t xml:space="preserve">        longList.AddRange(testExpression.LongList);</w:t>
      </w:r>
    </w:p>
    <w:p w14:paraId="630B9344" w14:textId="77777777" w:rsidR="008234C7" w:rsidRPr="00903DBA" w:rsidRDefault="008234C7" w:rsidP="008234C7">
      <w:pPr>
        <w:pStyle w:val="Code"/>
        <w:rPr>
          <w:highlight w:val="white"/>
        </w:rPr>
      </w:pPr>
      <w:r w:rsidRPr="00903DBA">
        <w:rPr>
          <w:highlight w:val="white"/>
        </w:rPr>
        <w:t xml:space="preserve">        longList.AddRange(trueExpression.LongList);</w:t>
      </w:r>
    </w:p>
    <w:p w14:paraId="4E1D7F2E" w14:textId="77777777" w:rsidR="008234C7" w:rsidRPr="00903DBA" w:rsidRDefault="008234C7" w:rsidP="008234C7">
      <w:pPr>
        <w:pStyle w:val="Code"/>
        <w:rPr>
          <w:highlight w:val="white"/>
        </w:rPr>
      </w:pPr>
      <w:r w:rsidRPr="00903DBA">
        <w:rPr>
          <w:highlight w:val="white"/>
        </w:rPr>
        <w:t xml:space="preserve">        longList.AddRange(falseExpression.LongList);</w:t>
      </w:r>
    </w:p>
    <w:p w14:paraId="5CA4DBA1" w14:textId="3A68F39F" w:rsidR="008234C7" w:rsidRPr="00903DBA" w:rsidRDefault="00EF0A5A" w:rsidP="00EF0A5A">
      <w:pPr>
        <w:rPr>
          <w:highlight w:val="white"/>
        </w:rPr>
      </w:pPr>
      <w:r w:rsidRPr="00903DBA">
        <w:rPr>
          <w:highlight w:val="white"/>
        </w:rPr>
        <w:t>Finally, w</w:t>
      </w:r>
      <w:r w:rsidR="00562D9B" w:rsidRPr="00903DBA">
        <w:rPr>
          <w:highlight w:val="white"/>
        </w:rPr>
        <w:t>e create a new symbol with logical type and the resulting true and false sets.</w:t>
      </w:r>
    </w:p>
    <w:p w14:paraId="3B8A9A1D" w14:textId="77777777" w:rsidR="008234C7" w:rsidRPr="00903DBA" w:rsidRDefault="008234C7" w:rsidP="008234C7">
      <w:pPr>
        <w:pStyle w:val="Code"/>
        <w:rPr>
          <w:highlight w:val="white"/>
        </w:rPr>
      </w:pPr>
      <w:r w:rsidRPr="00903DBA">
        <w:rPr>
          <w:highlight w:val="white"/>
        </w:rPr>
        <w:t xml:space="preserve">        Symbol symbol = new Symbol(trueSet, falseSet);</w:t>
      </w:r>
    </w:p>
    <w:p w14:paraId="4F471038" w14:textId="77777777" w:rsidR="008234C7" w:rsidRPr="00903DBA" w:rsidRDefault="008234C7" w:rsidP="008234C7">
      <w:pPr>
        <w:pStyle w:val="Code"/>
        <w:rPr>
          <w:highlight w:val="white"/>
        </w:rPr>
      </w:pPr>
      <w:r w:rsidRPr="00903DBA">
        <w:rPr>
          <w:highlight w:val="white"/>
        </w:rPr>
        <w:t xml:space="preserve">        return (new Expression(symbol, shortList, longList));</w:t>
      </w:r>
    </w:p>
    <w:p w14:paraId="74460B55" w14:textId="77777777" w:rsidR="008234C7" w:rsidRPr="00903DBA" w:rsidRDefault="008234C7" w:rsidP="008234C7">
      <w:pPr>
        <w:pStyle w:val="Code"/>
        <w:rPr>
          <w:highlight w:val="white"/>
        </w:rPr>
      </w:pPr>
      <w:r w:rsidRPr="00903DBA">
        <w:rPr>
          <w:highlight w:val="white"/>
        </w:rPr>
        <w:t xml:space="preserve">      }</w:t>
      </w:r>
    </w:p>
    <w:p w14:paraId="18D0FBB3" w14:textId="38F14D14" w:rsidR="00562D9B" w:rsidRPr="00903DBA" w:rsidRDefault="00562D9B" w:rsidP="00562D9B">
      <w:pPr>
        <w:rPr>
          <w:highlight w:val="white"/>
        </w:rPr>
      </w:pPr>
      <w:r w:rsidRPr="00903DBA">
        <w:rPr>
          <w:highlight w:val="white"/>
        </w:rPr>
        <w:t xml:space="preserve">If at least one of the true or false expression does not hold logical type, </w:t>
      </w:r>
      <w:r w:rsidR="003C5209" w:rsidRPr="00903DBA">
        <w:rPr>
          <w:highlight w:val="white"/>
        </w:rPr>
        <w:t xml:space="preserve">we define </w:t>
      </w:r>
      <w:r w:rsidR="003C5209" w:rsidRPr="00903DBA">
        <w:rPr>
          <w:rStyle w:val="KeyWord0"/>
          <w:highlight w:val="white"/>
        </w:rPr>
        <w:t>maxType</w:t>
      </w:r>
      <w:r w:rsidR="003C5209" w:rsidRPr="00903DBA">
        <w:rPr>
          <w:highlight w:val="white"/>
        </w:rPr>
        <w:t xml:space="preserve"> as their large</w:t>
      </w:r>
      <w:r w:rsidR="00635B7E" w:rsidRPr="00903DBA">
        <w:rPr>
          <w:highlight w:val="white"/>
        </w:rPr>
        <w:t>s</w:t>
      </w:r>
      <w:r w:rsidR="003C5209" w:rsidRPr="00903DBA">
        <w:rPr>
          <w:highlight w:val="white"/>
        </w:rPr>
        <w:t>t type, and type cast both expressions to that type.</w:t>
      </w:r>
    </w:p>
    <w:p w14:paraId="3E2DB7A9" w14:textId="09A1A203" w:rsidR="008234C7" w:rsidRPr="00903DBA" w:rsidRDefault="008234C7" w:rsidP="008234C7">
      <w:pPr>
        <w:pStyle w:val="Code"/>
        <w:rPr>
          <w:highlight w:val="white"/>
        </w:rPr>
      </w:pPr>
      <w:r w:rsidRPr="00903DBA">
        <w:rPr>
          <w:highlight w:val="white"/>
        </w:rPr>
        <w:t xml:space="preserve">      else {</w:t>
      </w:r>
    </w:p>
    <w:p w14:paraId="4E96606F" w14:textId="77777777" w:rsidR="000D56FD" w:rsidRPr="00903DBA" w:rsidRDefault="008234C7" w:rsidP="008234C7">
      <w:pPr>
        <w:pStyle w:val="Code"/>
        <w:rPr>
          <w:highlight w:val="white"/>
        </w:rPr>
      </w:pPr>
      <w:r w:rsidRPr="00903DBA">
        <w:rPr>
          <w:highlight w:val="white"/>
        </w:rPr>
        <w:t xml:space="preserve">        Type maxType = TypeCast.MaxType(trueExpression.Symbol.Type,</w:t>
      </w:r>
    </w:p>
    <w:p w14:paraId="7AEBAAED" w14:textId="46BC607C" w:rsidR="008234C7" w:rsidRPr="00903DBA" w:rsidRDefault="000D56FD" w:rsidP="008234C7">
      <w:pPr>
        <w:pStyle w:val="Code"/>
        <w:rPr>
          <w:highlight w:val="white"/>
        </w:rPr>
      </w:pPr>
      <w:r w:rsidRPr="00903DBA">
        <w:rPr>
          <w:highlight w:val="white"/>
        </w:rPr>
        <w:t xml:space="preserve">                                       </w:t>
      </w:r>
      <w:r w:rsidR="008234C7" w:rsidRPr="00903DBA">
        <w:rPr>
          <w:highlight w:val="white"/>
        </w:rPr>
        <w:t xml:space="preserve"> falseExpression.Symbol.Type);</w:t>
      </w:r>
    </w:p>
    <w:p w14:paraId="486B6BD0" w14:textId="752CF1D5" w:rsidR="008234C7" w:rsidRPr="00903DBA" w:rsidRDefault="008234C7" w:rsidP="008234C7">
      <w:pPr>
        <w:pStyle w:val="Code"/>
        <w:rPr>
          <w:highlight w:val="white"/>
        </w:rPr>
      </w:pPr>
      <w:r w:rsidRPr="00903DBA">
        <w:rPr>
          <w:highlight w:val="white"/>
        </w:rPr>
        <w:t xml:space="preserve">        trueExpression = TypeCast.ImplicitCast(trueExpression, maxType);</w:t>
      </w:r>
    </w:p>
    <w:p w14:paraId="5C13E8BF" w14:textId="77777777" w:rsidR="008234C7" w:rsidRPr="00903DBA" w:rsidRDefault="008234C7" w:rsidP="008234C7">
      <w:pPr>
        <w:pStyle w:val="Code"/>
        <w:rPr>
          <w:highlight w:val="white"/>
        </w:rPr>
      </w:pPr>
      <w:r w:rsidRPr="00903DBA">
        <w:rPr>
          <w:highlight w:val="white"/>
        </w:rPr>
        <w:t xml:space="preserve">        Backpatch(testExpression.Symbol.TrueSet, trueExpression.LongList);</w:t>
      </w:r>
    </w:p>
    <w:p w14:paraId="3F3E8EA2" w14:textId="77777777" w:rsidR="007B5F64" w:rsidRPr="00903DBA" w:rsidRDefault="007B5F64" w:rsidP="007B5F64">
      <w:pPr>
        <w:rPr>
          <w:highlight w:val="white"/>
        </w:rPr>
      </w:pPr>
      <w:r w:rsidRPr="00903DBA">
        <w:rPr>
          <w:highlight w:val="white"/>
        </w:rPr>
        <w:t>We create a new temporary symbol to hold the result of the condition expression.</w:t>
      </w:r>
    </w:p>
    <w:p w14:paraId="0638166A" w14:textId="120B2896" w:rsidR="00556929" w:rsidRPr="00903DBA" w:rsidRDefault="008234C7" w:rsidP="008234C7">
      <w:pPr>
        <w:pStyle w:val="Code"/>
        <w:rPr>
          <w:highlight w:val="white"/>
        </w:rPr>
      </w:pPr>
      <w:r w:rsidRPr="00903DBA">
        <w:rPr>
          <w:highlight w:val="white"/>
        </w:rPr>
        <w:t xml:space="preserve"> </w:t>
      </w:r>
      <w:r w:rsidR="005F6533" w:rsidRPr="00903DBA">
        <w:rPr>
          <w:highlight w:val="white"/>
        </w:rPr>
        <w:t xml:space="preserve">       Symbol symbol = new Symbol(maxType);</w:t>
      </w:r>
    </w:p>
    <w:p w14:paraId="7EF4D7E3" w14:textId="5120C58D" w:rsidR="00DB0A60" w:rsidRPr="00903DBA" w:rsidRDefault="00DB0A60" w:rsidP="00DB0A60">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30F1AD45" w14:textId="77777777" w:rsidR="001812FF" w:rsidRPr="00903DBA" w:rsidRDefault="001812FF" w:rsidP="001812FF">
      <w:pPr>
        <w:pStyle w:val="Code"/>
        <w:rPr>
          <w:highlight w:val="white"/>
        </w:rPr>
      </w:pPr>
      <w:r w:rsidRPr="00903DBA">
        <w:rPr>
          <w:highlight w:val="white"/>
        </w:rPr>
        <w:t xml:space="preserve">        if (maxType.IsFloating()) {</w:t>
      </w:r>
    </w:p>
    <w:p w14:paraId="42910B08" w14:textId="77777777" w:rsidR="001812FF" w:rsidRPr="00903DBA" w:rsidRDefault="001812FF" w:rsidP="001812FF">
      <w:pPr>
        <w:pStyle w:val="Code"/>
        <w:rPr>
          <w:highlight w:val="white"/>
        </w:rPr>
      </w:pPr>
      <w:r w:rsidRPr="00903DBA">
        <w:rPr>
          <w:highlight w:val="white"/>
        </w:rPr>
        <w:t xml:space="preserve">          AddMiddleCode(trueExpression.LongList,</w:t>
      </w:r>
    </w:p>
    <w:p w14:paraId="5160F903" w14:textId="77777777" w:rsidR="001812FF" w:rsidRPr="00903DBA" w:rsidRDefault="001812FF" w:rsidP="001812FF">
      <w:pPr>
        <w:pStyle w:val="Code"/>
        <w:rPr>
          <w:highlight w:val="white"/>
        </w:rPr>
      </w:pPr>
      <w:r w:rsidRPr="00903DBA">
        <w:rPr>
          <w:highlight w:val="white"/>
        </w:rPr>
        <w:t xml:space="preserve">                        MiddleOperator.DecreaseStack);</w:t>
      </w:r>
    </w:p>
    <w:p w14:paraId="103DD065" w14:textId="77777777" w:rsidR="001812FF" w:rsidRPr="00903DBA" w:rsidRDefault="001812FF" w:rsidP="001812FF">
      <w:pPr>
        <w:pStyle w:val="Code"/>
        <w:rPr>
          <w:highlight w:val="white"/>
        </w:rPr>
      </w:pPr>
      <w:r w:rsidRPr="00903DBA">
        <w:rPr>
          <w:highlight w:val="white"/>
        </w:rPr>
        <w:t xml:space="preserve">        }</w:t>
      </w:r>
    </w:p>
    <w:p w14:paraId="2E70602D" w14:textId="77777777" w:rsidR="001812FF" w:rsidRPr="00903DBA" w:rsidRDefault="001812FF" w:rsidP="001812FF">
      <w:pPr>
        <w:pStyle w:val="Code"/>
        <w:rPr>
          <w:highlight w:val="white"/>
        </w:rPr>
      </w:pPr>
      <w:r w:rsidRPr="00903DBA">
        <w:rPr>
          <w:highlight w:val="white"/>
        </w:rPr>
        <w:t xml:space="preserve">        else {</w:t>
      </w:r>
    </w:p>
    <w:p w14:paraId="62966C61" w14:textId="74F21BC5" w:rsidR="001812FF" w:rsidRPr="00903DBA" w:rsidRDefault="001812FF" w:rsidP="00AA6B80">
      <w:pPr>
        <w:pStyle w:val="Code"/>
        <w:rPr>
          <w:highlight w:val="white"/>
        </w:rPr>
      </w:pPr>
      <w:r w:rsidRPr="00903DBA">
        <w:rPr>
          <w:highlight w:val="white"/>
        </w:rPr>
        <w:t xml:space="preserve">          if (trueExpression.Symbol.IsTemporary()</w:t>
      </w:r>
      <w:r w:rsidR="00AA6B80" w:rsidRPr="00903DBA">
        <w:rPr>
          <w:highlight w:val="white"/>
        </w:rPr>
        <w:t>) {</w:t>
      </w:r>
    </w:p>
    <w:p w14:paraId="3FC8C238" w14:textId="77777777" w:rsidR="001812FF" w:rsidRPr="00903DBA" w:rsidRDefault="001812FF" w:rsidP="001812FF">
      <w:pPr>
        <w:pStyle w:val="Code"/>
        <w:rPr>
          <w:highlight w:val="white"/>
        </w:rPr>
      </w:pPr>
      <w:r w:rsidRPr="00903DBA">
        <w:rPr>
          <w:highlight w:val="white"/>
        </w:rPr>
        <w:t xml:space="preserve">            foreach (MiddleCode middleCode in trueExpression.LongList) {</w:t>
      </w:r>
    </w:p>
    <w:p w14:paraId="13CFB749" w14:textId="77777777" w:rsidR="001812FF" w:rsidRPr="00903DBA" w:rsidRDefault="001812FF" w:rsidP="001812FF">
      <w:pPr>
        <w:pStyle w:val="Code"/>
        <w:rPr>
          <w:highlight w:val="white"/>
        </w:rPr>
      </w:pPr>
      <w:r w:rsidRPr="00903DBA">
        <w:rPr>
          <w:highlight w:val="white"/>
        </w:rPr>
        <w:t xml:space="preserve">              if (middleCode[0] == trueExpression.Symbol) {</w:t>
      </w:r>
    </w:p>
    <w:p w14:paraId="22B7364D" w14:textId="77777777" w:rsidR="001812FF" w:rsidRPr="00903DBA" w:rsidRDefault="001812FF" w:rsidP="001812FF">
      <w:pPr>
        <w:pStyle w:val="Code"/>
        <w:rPr>
          <w:highlight w:val="white"/>
        </w:rPr>
      </w:pPr>
      <w:r w:rsidRPr="00903DBA">
        <w:rPr>
          <w:highlight w:val="white"/>
        </w:rPr>
        <w:t xml:space="preserve">                middleCode[0] = symbol;</w:t>
      </w:r>
    </w:p>
    <w:p w14:paraId="69AAE616" w14:textId="77777777" w:rsidR="001812FF" w:rsidRPr="00903DBA" w:rsidRDefault="001812FF" w:rsidP="001812FF">
      <w:pPr>
        <w:pStyle w:val="Code"/>
        <w:rPr>
          <w:highlight w:val="white"/>
        </w:rPr>
      </w:pPr>
      <w:r w:rsidRPr="00903DBA">
        <w:rPr>
          <w:highlight w:val="white"/>
        </w:rPr>
        <w:t xml:space="preserve">              }</w:t>
      </w:r>
    </w:p>
    <w:p w14:paraId="5C49CA15" w14:textId="77777777" w:rsidR="001812FF" w:rsidRPr="00903DBA" w:rsidRDefault="001812FF" w:rsidP="001812FF">
      <w:pPr>
        <w:pStyle w:val="Code"/>
        <w:rPr>
          <w:highlight w:val="white"/>
        </w:rPr>
      </w:pPr>
      <w:r w:rsidRPr="00903DBA">
        <w:rPr>
          <w:highlight w:val="white"/>
        </w:rPr>
        <w:t xml:space="preserve">            }</w:t>
      </w:r>
    </w:p>
    <w:p w14:paraId="15DA7DA5" w14:textId="77777777" w:rsidR="001812FF" w:rsidRPr="00903DBA" w:rsidRDefault="001812FF" w:rsidP="001812FF">
      <w:pPr>
        <w:pStyle w:val="Code"/>
        <w:rPr>
          <w:highlight w:val="white"/>
        </w:rPr>
      </w:pPr>
      <w:r w:rsidRPr="00903DBA">
        <w:rPr>
          <w:highlight w:val="white"/>
        </w:rPr>
        <w:lastRenderedPageBreak/>
        <w:t xml:space="preserve">          }</w:t>
      </w:r>
    </w:p>
    <w:p w14:paraId="7A12D9A3" w14:textId="77777777" w:rsidR="001812FF" w:rsidRPr="00903DBA" w:rsidRDefault="001812FF" w:rsidP="001812FF">
      <w:pPr>
        <w:pStyle w:val="Code"/>
        <w:rPr>
          <w:highlight w:val="white"/>
        </w:rPr>
      </w:pPr>
      <w:r w:rsidRPr="00903DBA">
        <w:rPr>
          <w:highlight w:val="white"/>
        </w:rPr>
        <w:t xml:space="preserve">          else {</w:t>
      </w:r>
    </w:p>
    <w:p w14:paraId="403432FB" w14:textId="77777777" w:rsidR="001812FF" w:rsidRPr="00903DBA" w:rsidRDefault="001812FF" w:rsidP="001812FF">
      <w:pPr>
        <w:pStyle w:val="Code"/>
        <w:rPr>
          <w:highlight w:val="white"/>
        </w:rPr>
      </w:pPr>
      <w:r w:rsidRPr="00903DBA">
        <w:rPr>
          <w:highlight w:val="white"/>
        </w:rPr>
        <w:t xml:space="preserve">            AddMiddleCode(trueExpression.LongList, MiddleOperator.Assign,</w:t>
      </w:r>
    </w:p>
    <w:p w14:paraId="2D94AF43" w14:textId="77777777" w:rsidR="001812FF" w:rsidRPr="00903DBA" w:rsidRDefault="001812FF" w:rsidP="001812FF">
      <w:pPr>
        <w:pStyle w:val="Code"/>
        <w:rPr>
          <w:highlight w:val="white"/>
        </w:rPr>
      </w:pPr>
      <w:r w:rsidRPr="00903DBA">
        <w:rPr>
          <w:highlight w:val="white"/>
        </w:rPr>
        <w:t xml:space="preserve">                          symbol, trueExpression.Symbol);</w:t>
      </w:r>
    </w:p>
    <w:p w14:paraId="3C145C48" w14:textId="77777777" w:rsidR="001812FF" w:rsidRPr="00903DBA" w:rsidRDefault="001812FF" w:rsidP="001812FF">
      <w:pPr>
        <w:pStyle w:val="Code"/>
        <w:rPr>
          <w:highlight w:val="white"/>
        </w:rPr>
      </w:pPr>
      <w:r w:rsidRPr="00903DBA">
        <w:rPr>
          <w:highlight w:val="white"/>
        </w:rPr>
        <w:t xml:space="preserve">          }</w:t>
      </w:r>
    </w:p>
    <w:p w14:paraId="7424FFCF" w14:textId="77777777" w:rsidR="001812FF" w:rsidRPr="00903DBA" w:rsidRDefault="001812FF" w:rsidP="001812FF">
      <w:pPr>
        <w:pStyle w:val="Code"/>
        <w:rPr>
          <w:highlight w:val="white"/>
        </w:rPr>
      </w:pPr>
      <w:r w:rsidRPr="00903DBA">
        <w:rPr>
          <w:highlight w:val="white"/>
        </w:rPr>
        <w:t xml:space="preserve">        }</w:t>
      </w:r>
    </w:p>
    <w:p w14:paraId="6016F107" w14:textId="4D8290AB" w:rsidR="008234C7" w:rsidRPr="00903DBA" w:rsidRDefault="007C0BD0" w:rsidP="007C0BD0">
      <w:pPr>
        <w:rPr>
          <w:highlight w:val="white"/>
        </w:rPr>
      </w:pPr>
      <w:r w:rsidRPr="00903DBA">
        <w:rPr>
          <w:highlight w:val="white"/>
        </w:rPr>
        <w:t xml:space="preserve">We add </w:t>
      </w:r>
      <w:r w:rsidR="003169A5" w:rsidRPr="00903DBA">
        <w:rPr>
          <w:highlight w:val="white"/>
        </w:rPr>
        <w:t xml:space="preserve">the jump to a </w:t>
      </w:r>
      <w:r w:rsidRPr="00903DBA">
        <w:rPr>
          <w:highlight w:val="white"/>
        </w:rPr>
        <w:t>target code to bo</w:t>
      </w:r>
      <w:r w:rsidR="005440D6" w:rsidRPr="00903DBA">
        <w:rPr>
          <w:highlight w:val="white"/>
        </w:rPr>
        <w:t>th</w:t>
      </w:r>
      <w:r w:rsidRPr="00903DBA">
        <w:rPr>
          <w:highlight w:val="white"/>
        </w:rPr>
        <w:t xml:space="preserve"> the short and long list of the true expression.</w:t>
      </w:r>
      <w:r w:rsidR="003169A5" w:rsidRPr="00903DBA">
        <w:rPr>
          <w:highlight w:val="white"/>
        </w:rPr>
        <w:t xml:space="preserve"> The target code </w:t>
      </w:r>
      <w:r w:rsidR="00E0228A" w:rsidRPr="00903DBA">
        <w:rPr>
          <w:highlight w:val="white"/>
        </w:rPr>
        <w:t>will be added after the code of the false expression.</w:t>
      </w:r>
      <w:r w:rsidR="001F575C" w:rsidRPr="00903DBA">
        <w:rPr>
          <w:highlight w:val="white"/>
        </w:rPr>
        <w:t xml:space="preserve"> Its purpose is to jump over the false expression code.</w:t>
      </w:r>
    </w:p>
    <w:p w14:paraId="6B2981D7" w14:textId="77777777" w:rsidR="008234C7" w:rsidRPr="00903DBA" w:rsidRDefault="008234C7" w:rsidP="008234C7">
      <w:pPr>
        <w:pStyle w:val="Code"/>
        <w:rPr>
          <w:highlight w:val="white"/>
        </w:rPr>
      </w:pPr>
      <w:r w:rsidRPr="00903DBA">
        <w:rPr>
          <w:highlight w:val="white"/>
        </w:rPr>
        <w:t xml:space="preserve">        MiddleCode targetCode = new MiddleCode(MiddleOperator.Empty);</w:t>
      </w:r>
    </w:p>
    <w:p w14:paraId="7D4E77C7" w14:textId="77777777" w:rsidR="00963E23" w:rsidRPr="00903DBA" w:rsidRDefault="008234C7" w:rsidP="008234C7">
      <w:pPr>
        <w:pStyle w:val="Code"/>
        <w:rPr>
          <w:highlight w:val="white"/>
        </w:rPr>
      </w:pPr>
      <w:r w:rsidRPr="00903DBA">
        <w:rPr>
          <w:highlight w:val="white"/>
        </w:rPr>
        <w:t xml:space="preserve">        AddMiddleCode(trueExpression.ShortList,</w:t>
      </w:r>
    </w:p>
    <w:p w14:paraId="32670F51" w14:textId="734E0CD9" w:rsidR="008234C7" w:rsidRPr="00903DBA" w:rsidRDefault="00963E23" w:rsidP="008234C7">
      <w:pPr>
        <w:pStyle w:val="Code"/>
        <w:rPr>
          <w:highlight w:val="white"/>
        </w:rPr>
      </w:pPr>
      <w:r w:rsidRPr="00903DBA">
        <w:rPr>
          <w:highlight w:val="white"/>
        </w:rPr>
        <w:t xml:space="preserve">                     </w:t>
      </w:r>
      <w:r w:rsidR="008234C7" w:rsidRPr="00903DBA">
        <w:rPr>
          <w:highlight w:val="white"/>
        </w:rPr>
        <w:t xml:space="preserve"> MiddleOperator.Goto, targetCode);</w:t>
      </w:r>
    </w:p>
    <w:p w14:paraId="2AE1B236" w14:textId="77777777" w:rsidR="00963E23" w:rsidRPr="00903DBA" w:rsidRDefault="008234C7" w:rsidP="008234C7">
      <w:pPr>
        <w:pStyle w:val="Code"/>
        <w:rPr>
          <w:highlight w:val="white"/>
        </w:rPr>
      </w:pPr>
      <w:r w:rsidRPr="00903DBA">
        <w:rPr>
          <w:highlight w:val="white"/>
        </w:rPr>
        <w:t xml:space="preserve">        AddMiddleCode(trueExpression.LongList,</w:t>
      </w:r>
    </w:p>
    <w:p w14:paraId="15961AD0" w14:textId="77777777" w:rsidR="008A5BB2" w:rsidRPr="00903DBA" w:rsidRDefault="00963E23" w:rsidP="008234C7">
      <w:pPr>
        <w:pStyle w:val="Code"/>
        <w:rPr>
          <w:highlight w:val="white"/>
        </w:rPr>
      </w:pPr>
      <w:r w:rsidRPr="00903DBA">
        <w:rPr>
          <w:highlight w:val="white"/>
        </w:rPr>
        <w:t xml:space="preserve">                      </w:t>
      </w:r>
      <w:r w:rsidR="008234C7" w:rsidRPr="00903DBA">
        <w:rPr>
          <w:highlight w:val="white"/>
        </w:rPr>
        <w:t>MiddleOperator.Goto, targetCode);</w:t>
      </w:r>
    </w:p>
    <w:p w14:paraId="7E726384" w14:textId="0BF41628" w:rsidR="008234C7" w:rsidRPr="00903DBA" w:rsidRDefault="008A5BB2" w:rsidP="008A5BB2">
      <w:pPr>
        <w:rPr>
          <w:highlight w:val="white"/>
        </w:rPr>
      </w:pPr>
      <w:r w:rsidRPr="00903DBA">
        <w:rPr>
          <w:highlight w:val="white"/>
        </w:rPr>
        <w:t xml:space="preserve">Similar to the true expression, we type cast and false expression, and backpatch the true set of the test expression to the beginning of the </w:t>
      </w:r>
      <w:r w:rsidR="00206F27" w:rsidRPr="00903DBA">
        <w:rPr>
          <w:highlight w:val="white"/>
        </w:rPr>
        <w:t>false expression code.</w:t>
      </w:r>
    </w:p>
    <w:p w14:paraId="0560B7D1" w14:textId="77777777" w:rsidR="008234C7" w:rsidRPr="00903DBA" w:rsidRDefault="008234C7" w:rsidP="008234C7">
      <w:pPr>
        <w:pStyle w:val="Code"/>
        <w:rPr>
          <w:highlight w:val="white"/>
        </w:rPr>
      </w:pPr>
      <w:r w:rsidRPr="00903DBA">
        <w:rPr>
          <w:highlight w:val="white"/>
        </w:rPr>
        <w:t xml:space="preserve">        falseExpression = TypeCast.ImplicitCast(falseExpression, maxType);</w:t>
      </w:r>
    </w:p>
    <w:p w14:paraId="6A787FF3" w14:textId="77777777" w:rsidR="008234C7" w:rsidRPr="00903DBA" w:rsidRDefault="008234C7" w:rsidP="008234C7">
      <w:pPr>
        <w:pStyle w:val="Code"/>
        <w:rPr>
          <w:highlight w:val="white"/>
        </w:rPr>
      </w:pPr>
      <w:r w:rsidRPr="00903DBA">
        <w:rPr>
          <w:highlight w:val="white"/>
        </w:rPr>
        <w:t xml:space="preserve">        Backpatch(testExpression.Symbol.FalseSet, falseExpression.LongList);</w:t>
      </w:r>
    </w:p>
    <w:p w14:paraId="2BD181DE" w14:textId="731E392E" w:rsidR="008234C7" w:rsidRPr="00903DBA" w:rsidRDefault="00D26BE7" w:rsidP="00D26BE7">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903DBA" w:rsidRDefault="001812FF" w:rsidP="00AA6B80">
      <w:pPr>
        <w:pStyle w:val="Code"/>
        <w:rPr>
          <w:highlight w:val="white"/>
        </w:rPr>
      </w:pPr>
      <w:r w:rsidRPr="00903DBA">
        <w:rPr>
          <w:highlight w:val="white"/>
        </w:rPr>
        <w:t xml:space="preserve">        if (!maxType.IsFloating()) {</w:t>
      </w:r>
    </w:p>
    <w:p w14:paraId="1D84E016" w14:textId="2A0091BF" w:rsidR="001812FF" w:rsidRPr="00903DBA" w:rsidRDefault="001812FF" w:rsidP="00AA6B80">
      <w:pPr>
        <w:pStyle w:val="Code"/>
        <w:rPr>
          <w:highlight w:val="white"/>
        </w:rPr>
      </w:pPr>
      <w:r w:rsidRPr="00903DBA">
        <w:rPr>
          <w:highlight w:val="white"/>
        </w:rPr>
        <w:t xml:space="preserve">          if (falseExpression.Symbol.IsTemporary()</w:t>
      </w:r>
      <w:r w:rsidR="00AA6B80" w:rsidRPr="00903DBA">
        <w:rPr>
          <w:highlight w:val="white"/>
        </w:rPr>
        <w:t>) {</w:t>
      </w:r>
    </w:p>
    <w:p w14:paraId="0D955E33" w14:textId="77777777" w:rsidR="001812FF" w:rsidRPr="00903DBA" w:rsidRDefault="001812FF" w:rsidP="00AA6B80">
      <w:pPr>
        <w:pStyle w:val="Code"/>
        <w:rPr>
          <w:highlight w:val="white"/>
        </w:rPr>
      </w:pPr>
      <w:r w:rsidRPr="00903DBA">
        <w:rPr>
          <w:highlight w:val="white"/>
        </w:rPr>
        <w:t xml:space="preserve">            foreach (MiddleCode middleCode in falseExpression.LongList) {</w:t>
      </w:r>
    </w:p>
    <w:p w14:paraId="364B7277" w14:textId="77777777" w:rsidR="001812FF" w:rsidRPr="00903DBA" w:rsidRDefault="001812FF" w:rsidP="00AA6B80">
      <w:pPr>
        <w:pStyle w:val="Code"/>
        <w:rPr>
          <w:highlight w:val="white"/>
        </w:rPr>
      </w:pPr>
      <w:r w:rsidRPr="00903DBA">
        <w:rPr>
          <w:highlight w:val="white"/>
        </w:rPr>
        <w:t xml:space="preserve">              if (middleCode[0] == falseExpression.Symbol) {</w:t>
      </w:r>
    </w:p>
    <w:p w14:paraId="077311F5" w14:textId="77777777" w:rsidR="001812FF" w:rsidRPr="00903DBA" w:rsidRDefault="001812FF" w:rsidP="00AA6B80">
      <w:pPr>
        <w:pStyle w:val="Code"/>
        <w:rPr>
          <w:highlight w:val="white"/>
        </w:rPr>
      </w:pPr>
      <w:r w:rsidRPr="00903DBA">
        <w:rPr>
          <w:highlight w:val="white"/>
        </w:rPr>
        <w:t xml:space="preserve">                middleCode[0] = symbol;</w:t>
      </w:r>
    </w:p>
    <w:p w14:paraId="6484857F" w14:textId="77777777" w:rsidR="001812FF" w:rsidRPr="00903DBA" w:rsidRDefault="001812FF" w:rsidP="00AA6B80">
      <w:pPr>
        <w:pStyle w:val="Code"/>
        <w:rPr>
          <w:highlight w:val="white"/>
        </w:rPr>
      </w:pPr>
      <w:r w:rsidRPr="00903DBA">
        <w:rPr>
          <w:highlight w:val="white"/>
        </w:rPr>
        <w:t xml:space="preserve">              }</w:t>
      </w:r>
    </w:p>
    <w:p w14:paraId="4B023A65" w14:textId="77777777" w:rsidR="001812FF" w:rsidRPr="00903DBA" w:rsidRDefault="001812FF" w:rsidP="00AA6B80">
      <w:pPr>
        <w:pStyle w:val="Code"/>
        <w:rPr>
          <w:highlight w:val="white"/>
        </w:rPr>
      </w:pPr>
      <w:r w:rsidRPr="00903DBA">
        <w:rPr>
          <w:highlight w:val="white"/>
        </w:rPr>
        <w:t xml:space="preserve">            }</w:t>
      </w:r>
    </w:p>
    <w:p w14:paraId="2F8705B1" w14:textId="77777777" w:rsidR="001812FF" w:rsidRPr="00903DBA" w:rsidRDefault="001812FF" w:rsidP="00AA6B80">
      <w:pPr>
        <w:pStyle w:val="Code"/>
        <w:rPr>
          <w:highlight w:val="white"/>
        </w:rPr>
      </w:pPr>
      <w:r w:rsidRPr="00903DBA">
        <w:rPr>
          <w:highlight w:val="white"/>
        </w:rPr>
        <w:t xml:space="preserve">          }</w:t>
      </w:r>
    </w:p>
    <w:p w14:paraId="69F21856" w14:textId="77777777" w:rsidR="001812FF" w:rsidRPr="00903DBA" w:rsidRDefault="001812FF" w:rsidP="00AA6B80">
      <w:pPr>
        <w:pStyle w:val="Code"/>
        <w:rPr>
          <w:highlight w:val="white"/>
        </w:rPr>
      </w:pPr>
      <w:r w:rsidRPr="00903DBA">
        <w:rPr>
          <w:highlight w:val="white"/>
        </w:rPr>
        <w:t xml:space="preserve">          else {</w:t>
      </w:r>
    </w:p>
    <w:p w14:paraId="079C8E90" w14:textId="77777777" w:rsidR="001812FF" w:rsidRPr="00903DBA" w:rsidRDefault="001812FF" w:rsidP="00AA6B80">
      <w:pPr>
        <w:pStyle w:val="Code"/>
        <w:rPr>
          <w:highlight w:val="white"/>
        </w:rPr>
      </w:pPr>
      <w:r w:rsidRPr="00903DBA">
        <w:rPr>
          <w:highlight w:val="white"/>
        </w:rPr>
        <w:t xml:space="preserve">            AddMiddleCode(falseExpression.LongList, MiddleOperator.Assign,</w:t>
      </w:r>
    </w:p>
    <w:p w14:paraId="1C15CC55" w14:textId="77777777" w:rsidR="001812FF" w:rsidRPr="00903DBA" w:rsidRDefault="001812FF" w:rsidP="00AA6B80">
      <w:pPr>
        <w:pStyle w:val="Code"/>
        <w:rPr>
          <w:highlight w:val="white"/>
        </w:rPr>
      </w:pPr>
      <w:r w:rsidRPr="00903DBA">
        <w:rPr>
          <w:highlight w:val="white"/>
        </w:rPr>
        <w:t xml:space="preserve">                          symbol, falseExpression.Symbol);</w:t>
      </w:r>
    </w:p>
    <w:p w14:paraId="0B4C9E31" w14:textId="77777777" w:rsidR="001812FF" w:rsidRPr="00903DBA" w:rsidRDefault="001812FF" w:rsidP="00AA6B80">
      <w:pPr>
        <w:pStyle w:val="Code"/>
        <w:rPr>
          <w:highlight w:val="white"/>
        </w:rPr>
      </w:pPr>
      <w:r w:rsidRPr="00903DBA">
        <w:rPr>
          <w:highlight w:val="white"/>
        </w:rPr>
        <w:t xml:space="preserve">          }</w:t>
      </w:r>
    </w:p>
    <w:p w14:paraId="155D71F4" w14:textId="77777777" w:rsidR="001812FF" w:rsidRPr="00903DBA" w:rsidRDefault="001812FF" w:rsidP="00AA6B80">
      <w:pPr>
        <w:pStyle w:val="Code"/>
        <w:rPr>
          <w:highlight w:val="white"/>
        </w:rPr>
      </w:pPr>
      <w:r w:rsidRPr="00903DBA">
        <w:rPr>
          <w:highlight w:val="white"/>
        </w:rPr>
        <w:t xml:space="preserve">        }</w:t>
      </w:r>
    </w:p>
    <w:p w14:paraId="27D2E6EC" w14:textId="4120D7D8" w:rsidR="008234C7" w:rsidRPr="00903DBA" w:rsidRDefault="00285B7E" w:rsidP="00285B7E">
      <w:pPr>
        <w:rPr>
          <w:highlight w:val="white"/>
        </w:rPr>
      </w:pPr>
      <w:r w:rsidRPr="00903DBA">
        <w:rPr>
          <w:highlight w:val="white"/>
        </w:rPr>
        <w:t xml:space="preserve">If </w:t>
      </w:r>
      <w:r w:rsidR="00206EF9" w:rsidRPr="00903DBA">
        <w:rPr>
          <w:highlight w:val="white"/>
        </w:rPr>
        <w:t>both the short lists of the true and false expressions are empty, we just add the short list of the test expression (which may be empty).</w:t>
      </w:r>
    </w:p>
    <w:p w14:paraId="60F1C160" w14:textId="77777777" w:rsidR="008234C7" w:rsidRPr="00903DBA" w:rsidRDefault="008234C7" w:rsidP="008234C7">
      <w:pPr>
        <w:pStyle w:val="Code"/>
        <w:rPr>
          <w:highlight w:val="white"/>
        </w:rPr>
      </w:pPr>
      <w:r w:rsidRPr="00903DBA">
        <w:rPr>
          <w:highlight w:val="white"/>
        </w:rPr>
        <w:t xml:space="preserve">        List&lt;MiddleCode&gt; shortList = new List&lt;MiddleCode&gt;();</w:t>
      </w:r>
    </w:p>
    <w:p w14:paraId="45E1FCF5" w14:textId="77777777" w:rsidR="00963E23" w:rsidRPr="00903DBA" w:rsidRDefault="008234C7" w:rsidP="008234C7">
      <w:pPr>
        <w:pStyle w:val="Code"/>
        <w:rPr>
          <w:highlight w:val="white"/>
        </w:rPr>
      </w:pPr>
      <w:r w:rsidRPr="00903DBA">
        <w:rPr>
          <w:highlight w:val="white"/>
        </w:rPr>
        <w:t xml:space="preserve">        if (IsEmpty(trueExpression.ShortList) &amp;&amp;</w:t>
      </w:r>
    </w:p>
    <w:p w14:paraId="35947151" w14:textId="3DFC7120" w:rsidR="008234C7" w:rsidRPr="00903DBA" w:rsidRDefault="00963E23" w:rsidP="008234C7">
      <w:pPr>
        <w:pStyle w:val="Code"/>
        <w:rPr>
          <w:highlight w:val="white"/>
        </w:rPr>
      </w:pPr>
      <w:r w:rsidRPr="00903DBA">
        <w:rPr>
          <w:highlight w:val="white"/>
        </w:rPr>
        <w:t xml:space="preserve">           </w:t>
      </w:r>
      <w:r w:rsidR="008234C7" w:rsidRPr="00903DBA">
        <w:rPr>
          <w:highlight w:val="white"/>
        </w:rPr>
        <w:t xml:space="preserve"> IsEmpty(falseExpression.ShortList)) {</w:t>
      </w:r>
    </w:p>
    <w:p w14:paraId="1ACC0A6B" w14:textId="4478CFB5" w:rsidR="008234C7" w:rsidRPr="00903DBA" w:rsidRDefault="008234C7" w:rsidP="008234C7">
      <w:pPr>
        <w:pStyle w:val="Code"/>
        <w:rPr>
          <w:highlight w:val="white"/>
        </w:rPr>
      </w:pPr>
      <w:r w:rsidRPr="00903DBA">
        <w:rPr>
          <w:highlight w:val="white"/>
        </w:rPr>
        <w:t xml:space="preserve">          shortList.AddRange(testExpression.ShortList);</w:t>
      </w:r>
    </w:p>
    <w:p w14:paraId="20B8641E" w14:textId="76EF383E" w:rsidR="008234C7" w:rsidRPr="00903DBA" w:rsidRDefault="008234C7" w:rsidP="008234C7">
      <w:pPr>
        <w:pStyle w:val="Code"/>
        <w:rPr>
          <w:highlight w:val="white"/>
        </w:rPr>
      </w:pPr>
      <w:r w:rsidRPr="00903DBA">
        <w:rPr>
          <w:highlight w:val="white"/>
        </w:rPr>
        <w:t xml:space="preserve">        }</w:t>
      </w:r>
    </w:p>
    <w:p w14:paraId="390FD5EB" w14:textId="0F304B62" w:rsidR="00E62891" w:rsidRPr="00903DBA" w:rsidRDefault="00E62891" w:rsidP="00E62891">
      <w:pPr>
        <w:rPr>
          <w:highlight w:val="white"/>
        </w:rPr>
      </w:pPr>
      <w:r w:rsidRPr="00903DBA">
        <w:rPr>
          <w:highlight w:val="white"/>
        </w:rPr>
        <w:t xml:space="preserve">If </w:t>
      </w:r>
      <w:r w:rsidR="009F1207" w:rsidRPr="00903DBA">
        <w:rPr>
          <w:highlight w:val="white"/>
        </w:rPr>
        <w:t xml:space="preserve">not </w:t>
      </w:r>
      <w:r w:rsidRPr="00903DBA">
        <w:rPr>
          <w:highlight w:val="white"/>
        </w:rPr>
        <w:t xml:space="preserve">both the short lists of the true and false expressions are empty, we </w:t>
      </w:r>
      <w:r w:rsidR="009F1207" w:rsidRPr="00903DBA">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903DBA" w:rsidRDefault="008234C7" w:rsidP="008234C7">
      <w:pPr>
        <w:pStyle w:val="Code"/>
        <w:rPr>
          <w:highlight w:val="white"/>
        </w:rPr>
      </w:pPr>
      <w:r w:rsidRPr="00903DBA">
        <w:rPr>
          <w:highlight w:val="white"/>
        </w:rPr>
        <w:t xml:space="preserve">        else {</w:t>
      </w:r>
    </w:p>
    <w:p w14:paraId="70D32F55" w14:textId="65251A88" w:rsidR="008234C7" w:rsidRPr="00903DBA" w:rsidRDefault="008234C7" w:rsidP="008234C7">
      <w:pPr>
        <w:pStyle w:val="Code"/>
        <w:rPr>
          <w:highlight w:val="white"/>
        </w:rPr>
      </w:pPr>
      <w:r w:rsidRPr="00903DBA">
        <w:rPr>
          <w:highlight w:val="white"/>
        </w:rPr>
        <w:t xml:space="preserve">          shortList.AddRange(testExpression.LongList);</w:t>
      </w:r>
    </w:p>
    <w:p w14:paraId="70CBBAF3" w14:textId="77777777" w:rsidR="008234C7" w:rsidRPr="00903DBA" w:rsidRDefault="008234C7" w:rsidP="008234C7">
      <w:pPr>
        <w:pStyle w:val="Code"/>
        <w:rPr>
          <w:highlight w:val="white"/>
        </w:rPr>
      </w:pPr>
      <w:r w:rsidRPr="00903DBA">
        <w:rPr>
          <w:highlight w:val="white"/>
        </w:rPr>
        <w:t xml:space="preserve">          shortList.AddRange(trueExpression.ShortList);</w:t>
      </w:r>
    </w:p>
    <w:p w14:paraId="52CFEBD8" w14:textId="77777777" w:rsidR="008234C7" w:rsidRPr="00903DBA" w:rsidRDefault="008234C7" w:rsidP="008234C7">
      <w:pPr>
        <w:pStyle w:val="Code"/>
        <w:rPr>
          <w:highlight w:val="white"/>
        </w:rPr>
      </w:pPr>
      <w:r w:rsidRPr="00903DBA">
        <w:rPr>
          <w:highlight w:val="white"/>
        </w:rPr>
        <w:t xml:space="preserve">          shortList.AddRange(falseExpression.ShortList);</w:t>
      </w:r>
    </w:p>
    <w:p w14:paraId="0D97A925" w14:textId="77777777" w:rsidR="008234C7" w:rsidRPr="00903DBA" w:rsidRDefault="008234C7" w:rsidP="008234C7">
      <w:pPr>
        <w:pStyle w:val="Code"/>
        <w:rPr>
          <w:highlight w:val="white"/>
        </w:rPr>
      </w:pPr>
      <w:r w:rsidRPr="00903DBA">
        <w:rPr>
          <w:highlight w:val="white"/>
        </w:rPr>
        <w:t xml:space="preserve">          shortList.Add(targetCode);</w:t>
      </w:r>
    </w:p>
    <w:p w14:paraId="0E40A498" w14:textId="77777777" w:rsidR="008234C7" w:rsidRPr="00903DBA" w:rsidRDefault="008234C7" w:rsidP="008234C7">
      <w:pPr>
        <w:pStyle w:val="Code"/>
        <w:rPr>
          <w:highlight w:val="white"/>
        </w:rPr>
      </w:pPr>
      <w:r w:rsidRPr="00903DBA">
        <w:rPr>
          <w:highlight w:val="white"/>
        </w:rPr>
        <w:t xml:space="preserve">        }</w:t>
      </w:r>
    </w:p>
    <w:p w14:paraId="60F71EE1" w14:textId="3C8E550E" w:rsidR="008234C7" w:rsidRPr="00903DBA" w:rsidRDefault="00203B34" w:rsidP="00203B34">
      <w:pPr>
        <w:rPr>
          <w:highlight w:val="white"/>
        </w:rPr>
      </w:pPr>
      <w:r w:rsidRPr="00903DBA">
        <w:rPr>
          <w:highlight w:val="white"/>
        </w:rPr>
        <w:t>Finally, add the long lists and return the expres</w:t>
      </w:r>
      <w:r w:rsidR="00340E58" w:rsidRPr="00903DBA">
        <w:rPr>
          <w:highlight w:val="white"/>
        </w:rPr>
        <w:t>sion.</w:t>
      </w:r>
    </w:p>
    <w:p w14:paraId="03687868" w14:textId="77777777" w:rsidR="008234C7" w:rsidRPr="00903DBA" w:rsidRDefault="008234C7" w:rsidP="008234C7">
      <w:pPr>
        <w:pStyle w:val="Code"/>
        <w:rPr>
          <w:highlight w:val="white"/>
        </w:rPr>
      </w:pPr>
      <w:r w:rsidRPr="00903DBA">
        <w:rPr>
          <w:highlight w:val="white"/>
        </w:rPr>
        <w:lastRenderedPageBreak/>
        <w:t xml:space="preserve">        List&lt;MiddleCode&gt; longList = new List&lt;MiddleCode&gt;();</w:t>
      </w:r>
    </w:p>
    <w:p w14:paraId="59DFD903" w14:textId="77777777" w:rsidR="008234C7" w:rsidRPr="00903DBA" w:rsidRDefault="008234C7" w:rsidP="008234C7">
      <w:pPr>
        <w:pStyle w:val="Code"/>
        <w:rPr>
          <w:highlight w:val="white"/>
        </w:rPr>
      </w:pPr>
      <w:r w:rsidRPr="00903DBA">
        <w:rPr>
          <w:highlight w:val="white"/>
        </w:rPr>
        <w:t xml:space="preserve">        longList.AddRange(testExpression.LongList);</w:t>
      </w:r>
    </w:p>
    <w:p w14:paraId="7B9540DF" w14:textId="77777777" w:rsidR="008234C7" w:rsidRPr="00903DBA" w:rsidRDefault="008234C7" w:rsidP="008234C7">
      <w:pPr>
        <w:pStyle w:val="Code"/>
        <w:rPr>
          <w:highlight w:val="white"/>
        </w:rPr>
      </w:pPr>
      <w:r w:rsidRPr="00903DBA">
        <w:rPr>
          <w:highlight w:val="white"/>
        </w:rPr>
        <w:t xml:space="preserve">        longList.AddRange(trueExpression.LongList);</w:t>
      </w:r>
    </w:p>
    <w:p w14:paraId="27E6A3B9" w14:textId="77777777" w:rsidR="008234C7" w:rsidRPr="00903DBA" w:rsidRDefault="008234C7" w:rsidP="008234C7">
      <w:pPr>
        <w:pStyle w:val="Code"/>
        <w:rPr>
          <w:highlight w:val="white"/>
        </w:rPr>
      </w:pPr>
      <w:r w:rsidRPr="00903DBA">
        <w:rPr>
          <w:highlight w:val="white"/>
        </w:rPr>
        <w:t xml:space="preserve">        longList.AddRange(falseExpression.LongList);</w:t>
      </w:r>
    </w:p>
    <w:p w14:paraId="5623BBA9" w14:textId="77777777" w:rsidR="008234C7" w:rsidRPr="00903DBA" w:rsidRDefault="008234C7" w:rsidP="008234C7">
      <w:pPr>
        <w:pStyle w:val="Code"/>
        <w:rPr>
          <w:highlight w:val="white"/>
        </w:rPr>
      </w:pPr>
      <w:r w:rsidRPr="00903DBA">
        <w:rPr>
          <w:highlight w:val="white"/>
        </w:rPr>
        <w:t xml:space="preserve">        longList.Add(targetCode);</w:t>
      </w:r>
    </w:p>
    <w:p w14:paraId="33E318DD" w14:textId="77777777" w:rsidR="008234C7" w:rsidRPr="00903DBA" w:rsidRDefault="008234C7" w:rsidP="008234C7">
      <w:pPr>
        <w:pStyle w:val="Code"/>
        <w:rPr>
          <w:highlight w:val="white"/>
        </w:rPr>
      </w:pPr>
    </w:p>
    <w:p w14:paraId="2A3DA14A" w14:textId="77777777" w:rsidR="008234C7" w:rsidRPr="00903DBA" w:rsidRDefault="008234C7" w:rsidP="008234C7">
      <w:pPr>
        <w:pStyle w:val="Code"/>
        <w:rPr>
          <w:highlight w:val="white"/>
        </w:rPr>
      </w:pPr>
      <w:r w:rsidRPr="00903DBA">
        <w:rPr>
          <w:highlight w:val="white"/>
        </w:rPr>
        <w:t xml:space="preserve">        return (new Expression(symbol, shortList, longList));</w:t>
      </w:r>
    </w:p>
    <w:p w14:paraId="196166E8" w14:textId="77777777" w:rsidR="008234C7" w:rsidRPr="00903DBA" w:rsidRDefault="008234C7" w:rsidP="008234C7">
      <w:pPr>
        <w:pStyle w:val="Code"/>
        <w:rPr>
          <w:highlight w:val="white"/>
        </w:rPr>
      </w:pPr>
      <w:r w:rsidRPr="00903DBA">
        <w:rPr>
          <w:highlight w:val="white"/>
        </w:rPr>
        <w:t xml:space="preserve">      }</w:t>
      </w:r>
    </w:p>
    <w:p w14:paraId="598A1D54" w14:textId="39897CA9" w:rsidR="00886DEE" w:rsidRPr="00903DBA" w:rsidRDefault="008234C7" w:rsidP="008234C7">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62" w:name="_Toc57656016"/>
      <w:r w:rsidRPr="00903DBA">
        <w:t>Constant Expression</w:t>
      </w:r>
      <w:bookmarkEnd w:id="162"/>
    </w:p>
    <w:p w14:paraId="7BBBE54F" w14:textId="1AFCA2E8"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3E505417" w14:textId="44F209E5" w:rsidR="00F4512C" w:rsidRPr="00903DBA" w:rsidRDefault="00F4512C" w:rsidP="00F4512C">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w:t>
      </w:r>
      <w:r w:rsidR="00B22E4A" w:rsidRPr="00903DBA">
        <w:rPr>
          <w:highlight w:val="white"/>
        </w:rPr>
        <w:t xml:space="preserve">constant and </w:t>
      </w:r>
      <w:r w:rsidR="00E04209" w:rsidRPr="00903DBA">
        <w:rPr>
          <w:highlight w:val="white"/>
        </w:rPr>
        <w:t xml:space="preserve">either </w:t>
      </w:r>
      <w:r w:rsidR="00B22E4A" w:rsidRPr="00903DBA">
        <w:rPr>
          <w:highlight w:val="white"/>
        </w:rPr>
        <w:t>integral or pointer.</w:t>
      </w:r>
    </w:p>
    <w:p w14:paraId="74639D8F" w14:textId="1C77142F" w:rsidR="008D1BFC" w:rsidRPr="00903DBA" w:rsidRDefault="008D1BFC" w:rsidP="008D1BFC">
      <w:pPr>
        <w:pStyle w:val="CodeHeader"/>
        <w:rPr>
          <w:highlight w:val="white"/>
        </w:rPr>
      </w:pPr>
      <w:r w:rsidRPr="00903DBA">
        <w:rPr>
          <w:highlight w:val="white"/>
        </w:rPr>
        <w:t>MiddleCodeGenerator.cs</w:t>
      </w:r>
    </w:p>
    <w:p w14:paraId="40B4ABB4" w14:textId="77777777" w:rsidR="003A2DDA" w:rsidRPr="00903DBA" w:rsidRDefault="008D1BFC" w:rsidP="003A2DDA">
      <w:pPr>
        <w:pStyle w:val="Code"/>
        <w:rPr>
          <w:highlight w:val="white"/>
        </w:rPr>
      </w:pPr>
      <w:r w:rsidRPr="00903DBA">
        <w:rPr>
          <w:highlight w:val="white"/>
        </w:rPr>
        <w:t xml:space="preserve">    public static Expression ConstantIntegralExpression(Expression expression)</w:t>
      </w:r>
      <w:r w:rsidR="003A2DDA" w:rsidRPr="00903DBA">
        <w:rPr>
          <w:highlight w:val="white"/>
        </w:rPr>
        <w:t xml:space="preserve"> </w:t>
      </w:r>
    </w:p>
    <w:p w14:paraId="1C37CB02" w14:textId="77777777" w:rsidR="003A2DDA" w:rsidRPr="00903DBA" w:rsidRDefault="003A2DDA" w:rsidP="003A2DDA">
      <w:pPr>
        <w:pStyle w:val="Code"/>
        <w:rPr>
          <w:highlight w:val="white"/>
        </w:rPr>
      </w:pPr>
      <w:r w:rsidRPr="00903DBA">
        <w:rPr>
          <w:highlight w:val="white"/>
        </w:rPr>
        <w:t xml:space="preserve">    </w:t>
      </w:r>
      <w:r w:rsidR="008D1BFC" w:rsidRPr="00903DBA">
        <w:rPr>
          <w:highlight w:val="white"/>
        </w:rPr>
        <w:t>{</w:t>
      </w:r>
      <w:r w:rsidRPr="00903DBA">
        <w:rPr>
          <w:highlight w:val="white"/>
        </w:rPr>
        <w:t xml:space="preserve"> </w:t>
      </w:r>
      <w:r w:rsidR="008D1BFC" w:rsidRPr="00903DBA">
        <w:rPr>
          <w:highlight w:val="white"/>
        </w:rPr>
        <w:t>expression = ConstantExpression.Cast(expression,</w:t>
      </w:r>
    </w:p>
    <w:p w14:paraId="6BD0B292" w14:textId="6CFB67A8" w:rsidR="008D1BFC" w:rsidRPr="00903DBA" w:rsidRDefault="003A2DDA" w:rsidP="003A2DDA">
      <w:pPr>
        <w:pStyle w:val="Code"/>
        <w:rPr>
          <w:highlight w:val="white"/>
        </w:rPr>
      </w:pPr>
      <w:r w:rsidRPr="00903DBA">
        <w:rPr>
          <w:highlight w:val="white"/>
        </w:rPr>
        <w:t xml:space="preserve">                                          </w:t>
      </w:r>
      <w:r w:rsidR="008D1BFC" w:rsidRPr="00903DBA">
        <w:rPr>
          <w:highlight w:val="white"/>
        </w:rPr>
        <w:t xml:space="preserve"> Type.SignedLongIntegerType);</w:t>
      </w:r>
    </w:p>
    <w:p w14:paraId="1FAE26BA" w14:textId="77777777" w:rsidR="003C29EC" w:rsidRPr="00903DBA" w:rsidRDefault="008D1BFC" w:rsidP="003A2DDA">
      <w:pPr>
        <w:pStyle w:val="Code"/>
        <w:rPr>
          <w:highlight w:val="white"/>
        </w:rPr>
      </w:pPr>
      <w:r w:rsidRPr="00903DBA">
        <w:rPr>
          <w:highlight w:val="white"/>
        </w:rPr>
        <w:t xml:space="preserve">      Assert.Error(expression != null, expression,</w:t>
      </w:r>
    </w:p>
    <w:p w14:paraId="405F7BA8" w14:textId="61F481F3" w:rsidR="008D1BFC" w:rsidRPr="00903DBA" w:rsidRDefault="003C29EC" w:rsidP="003A2DDA">
      <w:pPr>
        <w:pStyle w:val="Code"/>
        <w:rPr>
          <w:highlight w:val="white"/>
        </w:rPr>
      </w:pPr>
      <w:r w:rsidRPr="00903DBA">
        <w:rPr>
          <w:highlight w:val="white"/>
        </w:rPr>
        <w:t xml:space="preserve">                  </w:t>
      </w:r>
      <w:r w:rsidR="008D1BFC" w:rsidRPr="00903DBA">
        <w:rPr>
          <w:highlight w:val="white"/>
        </w:rPr>
        <w:t xml:space="preserve"> Message.Non__constant_expression);</w:t>
      </w:r>
    </w:p>
    <w:p w14:paraId="370225A6" w14:textId="77777777" w:rsidR="002A5E06" w:rsidRPr="00903DBA" w:rsidRDefault="008D1BFC" w:rsidP="003A2DDA">
      <w:pPr>
        <w:pStyle w:val="Code"/>
        <w:rPr>
          <w:highlight w:val="white"/>
        </w:rPr>
      </w:pPr>
      <w:r w:rsidRPr="00903DBA">
        <w:rPr>
          <w:highlight w:val="white"/>
        </w:rPr>
        <w:t xml:space="preserve">      Assert.Error(expression.Symbol.Type.IsIntegralOrPointer(),</w:t>
      </w:r>
    </w:p>
    <w:p w14:paraId="2A17B62C" w14:textId="4B632202" w:rsidR="008D1BFC" w:rsidRPr="00903DBA" w:rsidRDefault="002A5E06" w:rsidP="003A2DDA">
      <w:pPr>
        <w:pStyle w:val="Code"/>
        <w:rPr>
          <w:highlight w:val="white"/>
        </w:rPr>
      </w:pPr>
      <w:r w:rsidRPr="00903DBA">
        <w:rPr>
          <w:highlight w:val="white"/>
        </w:rPr>
        <w:t xml:space="preserve">                  </w:t>
      </w:r>
      <w:r w:rsidR="008D1BFC" w:rsidRPr="00903DBA">
        <w:rPr>
          <w:highlight w:val="white"/>
        </w:rPr>
        <w:t xml:space="preserve"> expression.Symbol, Message.Non__integral_expression);</w:t>
      </w:r>
    </w:p>
    <w:p w14:paraId="6AB47D2A" w14:textId="77777777" w:rsidR="008D1BFC" w:rsidRPr="00903DBA" w:rsidRDefault="008D1BFC" w:rsidP="003A2DDA">
      <w:pPr>
        <w:pStyle w:val="Code"/>
        <w:rPr>
          <w:highlight w:val="white"/>
        </w:rPr>
      </w:pPr>
      <w:r w:rsidRPr="00903DBA">
        <w:rPr>
          <w:highlight w:val="white"/>
        </w:rPr>
        <w:t xml:space="preserve">      return expression;</w:t>
      </w:r>
    </w:p>
    <w:p w14:paraId="2932A387" w14:textId="77777777" w:rsidR="008D1BFC" w:rsidRPr="00903DBA" w:rsidRDefault="008D1BFC" w:rsidP="003A2DDA">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63" w:name="_Toc57656017"/>
      <w:r w:rsidRPr="00903DBA">
        <w:t>Logical Expression</w:t>
      </w:r>
      <w:r w:rsidR="00F4495B" w:rsidRPr="00903DBA">
        <w:t>s</w:t>
      </w:r>
      <w:bookmarkEnd w:id="163"/>
    </w:p>
    <w:p w14:paraId="511F3A75" w14:textId="77777777" w:rsidR="00DF0A20" w:rsidRPr="00903DBA" w:rsidRDefault="00DF0A20"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903DBA" w:rsidRDefault="00DB46A1"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lastRenderedPageBreak/>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2C9306AD" w14:textId="4EB2EC77" w:rsidR="00A75BB6" w:rsidRPr="00903DBA" w:rsidRDefault="00A75BB6" w:rsidP="00A75BB6">
      <w:pPr>
        <w:rPr>
          <w:highlight w:val="white"/>
        </w:rPr>
      </w:pPr>
      <w:r w:rsidRPr="00903DBA">
        <w:rPr>
          <w:highlight w:val="white"/>
        </w:rPr>
        <w:t xml:space="preserve">The </w:t>
      </w:r>
      <w:r w:rsidRPr="00903DBA">
        <w:rPr>
          <w:rStyle w:val="KeyWord0"/>
          <w:highlight w:val="white"/>
        </w:rPr>
        <w:t>LogicalOrExpression</w:t>
      </w:r>
      <w:r w:rsidRPr="00903DBA">
        <w:rPr>
          <w:highlight w:val="white"/>
        </w:rPr>
        <w:t xml:space="preserve"> method </w:t>
      </w:r>
      <w:r w:rsidR="00A774D0" w:rsidRPr="00903DBA">
        <w:rPr>
          <w:highlight w:val="white"/>
        </w:rPr>
        <w:t>return</w:t>
      </w:r>
      <w:r w:rsidR="0006127F" w:rsidRPr="00903DBA">
        <w:rPr>
          <w:highlight w:val="white"/>
        </w:rPr>
        <w:t>s</w:t>
      </w:r>
      <w:r w:rsidR="00A774D0" w:rsidRPr="00903DBA">
        <w:rPr>
          <w:highlight w:val="white"/>
        </w:rPr>
        <w:t xml:space="preserve"> a </w:t>
      </w:r>
      <w:r w:rsidR="002B1DB0" w:rsidRPr="00903DBA">
        <w:rPr>
          <w:highlight w:val="white"/>
        </w:rPr>
        <w:t xml:space="preserve">true </w:t>
      </w:r>
      <w:r w:rsidR="00A774D0" w:rsidRPr="00903DBA">
        <w:rPr>
          <w:highlight w:val="white"/>
        </w:rPr>
        <w:t xml:space="preserve">expression is </w:t>
      </w:r>
      <w:r w:rsidR="002B1DB0" w:rsidRPr="00903DBA">
        <w:rPr>
          <w:highlight w:val="white"/>
        </w:rPr>
        <w:t xml:space="preserve">at </w:t>
      </w:r>
      <w:r w:rsidR="00A774D0" w:rsidRPr="00903DBA">
        <w:rPr>
          <w:highlight w:val="white"/>
        </w:rPr>
        <w:t xml:space="preserve">least one of the left </w:t>
      </w:r>
      <w:r w:rsidR="0074181A" w:rsidRPr="00903DBA">
        <w:rPr>
          <w:highlight w:val="white"/>
        </w:rPr>
        <w:t>or</w:t>
      </w:r>
      <w:r w:rsidR="00A774D0" w:rsidRPr="00903DBA">
        <w:rPr>
          <w:highlight w:val="white"/>
        </w:rPr>
        <w:t xml:space="preserve"> right expression is true</w:t>
      </w:r>
      <w:r w:rsidR="00CC63DA" w:rsidRPr="00903DBA">
        <w:rPr>
          <w:highlight w:val="white"/>
        </w:rPr>
        <w:t>, and a false expression if both the left and right expression is false.</w:t>
      </w:r>
    </w:p>
    <w:p w14:paraId="41B51A02" w14:textId="77777777" w:rsidR="0027377B" w:rsidRPr="00903DBA" w:rsidRDefault="0027377B" w:rsidP="0027377B">
      <w:pPr>
        <w:pStyle w:val="CodeHeader"/>
        <w:rPr>
          <w:highlight w:val="white"/>
        </w:rPr>
      </w:pPr>
      <w:r w:rsidRPr="00903DBA">
        <w:rPr>
          <w:highlight w:val="white"/>
        </w:rPr>
        <w:t>MiddleCodeGenerator.cs</w:t>
      </w:r>
    </w:p>
    <w:p w14:paraId="78BAFB5C" w14:textId="77777777" w:rsidR="0027377B" w:rsidRPr="00903DBA" w:rsidRDefault="0027377B" w:rsidP="0027377B">
      <w:pPr>
        <w:pStyle w:val="Code"/>
        <w:rPr>
          <w:highlight w:val="white"/>
        </w:rPr>
      </w:pPr>
      <w:r w:rsidRPr="00903DBA">
        <w:rPr>
          <w:highlight w:val="white"/>
        </w:rPr>
        <w:t xml:space="preserve">    public static Expression LogicalOrExpression(Expression leftExpression,</w:t>
      </w:r>
    </w:p>
    <w:p w14:paraId="3849F76D" w14:textId="77777777" w:rsidR="0027377B" w:rsidRPr="00903DBA" w:rsidRDefault="0027377B" w:rsidP="0027377B">
      <w:pPr>
        <w:pStyle w:val="Code"/>
        <w:rPr>
          <w:highlight w:val="white"/>
        </w:rPr>
      </w:pPr>
      <w:r w:rsidRPr="00903DBA">
        <w:rPr>
          <w:highlight w:val="white"/>
        </w:rPr>
        <w:t xml:space="preserve">                                                 Expression rightExpression) {</w:t>
      </w:r>
    </w:p>
    <w:p w14:paraId="4F8CE586" w14:textId="739E842B" w:rsidR="007672DD" w:rsidRPr="00903DBA" w:rsidRDefault="001A74D4" w:rsidP="007672DD">
      <w:pPr>
        <w:rPr>
          <w:highlight w:val="white"/>
        </w:rPr>
      </w:pPr>
      <w:r w:rsidRPr="00903DBA">
        <w:rPr>
          <w:highlight w:val="white"/>
        </w:rPr>
        <w:t xml:space="preserve">Since we have passed the constant integral expression parsing, we need to </w:t>
      </w:r>
      <w:r w:rsidR="007672DD" w:rsidRPr="00903DBA">
        <w:rPr>
          <w:highlight w:val="white"/>
        </w:rPr>
        <w:t>check if the expression is constant. I</w:t>
      </w:r>
      <w:r w:rsidR="00E14F35" w:rsidRPr="00903DBA">
        <w:rPr>
          <w:highlight w:val="white"/>
        </w:rPr>
        <w:t>f</w:t>
      </w:r>
      <w:r w:rsidR="007672DD" w:rsidRPr="00903DBA">
        <w:rPr>
          <w:highlight w:val="white"/>
        </w:rPr>
        <w:t xml:space="preserve"> it is</w:t>
      </w:r>
      <w:r w:rsidRPr="00903DBA">
        <w:rPr>
          <w:highlight w:val="white"/>
        </w:rPr>
        <w:t xml:space="preserve"> </w:t>
      </w:r>
      <w:r w:rsidR="0018289C" w:rsidRPr="00903DBA">
        <w:rPr>
          <w:highlight w:val="white"/>
        </w:rPr>
        <w:t>constant,</w:t>
      </w:r>
      <w:r w:rsidR="00D23722" w:rsidRPr="00903DBA">
        <w:rPr>
          <w:highlight w:val="white"/>
        </w:rPr>
        <w:t xml:space="preserve"> we return the constant expression.</w:t>
      </w:r>
    </w:p>
    <w:p w14:paraId="08A5E5F2" w14:textId="668D2337" w:rsidR="0027377B" w:rsidRPr="00903DBA" w:rsidRDefault="0027377B" w:rsidP="0027377B">
      <w:pPr>
        <w:pStyle w:val="Code"/>
        <w:rPr>
          <w:highlight w:val="white"/>
        </w:rPr>
      </w:pPr>
      <w:r w:rsidRPr="00903DBA">
        <w:rPr>
          <w:highlight w:val="white"/>
        </w:rPr>
        <w:t xml:space="preserve">      Expression constantExpression =</w:t>
      </w:r>
    </w:p>
    <w:p w14:paraId="286A5D80" w14:textId="77777777" w:rsidR="0027377B" w:rsidRPr="00903DBA" w:rsidRDefault="0027377B" w:rsidP="0027377B">
      <w:pPr>
        <w:pStyle w:val="Code"/>
        <w:rPr>
          <w:highlight w:val="white"/>
        </w:rPr>
      </w:pPr>
      <w:r w:rsidRPr="00903DBA">
        <w:rPr>
          <w:highlight w:val="white"/>
        </w:rPr>
        <w:t xml:space="preserve">        ConstantExpression.Logical(MiddleOperator.LogicalOr,</w:t>
      </w:r>
    </w:p>
    <w:p w14:paraId="5F73241E" w14:textId="52B8BD37" w:rsidR="0027377B" w:rsidRPr="00903DBA" w:rsidRDefault="0027377B" w:rsidP="0027377B">
      <w:pPr>
        <w:pStyle w:val="Code"/>
        <w:rPr>
          <w:highlight w:val="white"/>
        </w:rPr>
      </w:pPr>
      <w:r w:rsidRPr="00903DBA">
        <w:rPr>
          <w:highlight w:val="white"/>
        </w:rPr>
        <w:t xml:space="preserve">                                   leftExpression, rightExpression);</w:t>
      </w:r>
    </w:p>
    <w:p w14:paraId="5F3D7D5F" w14:textId="77777777" w:rsidR="0027377B" w:rsidRPr="00903DBA" w:rsidRDefault="0027377B" w:rsidP="0027377B">
      <w:pPr>
        <w:pStyle w:val="Code"/>
        <w:rPr>
          <w:highlight w:val="white"/>
        </w:rPr>
      </w:pPr>
    </w:p>
    <w:p w14:paraId="54FF839F" w14:textId="77777777" w:rsidR="0027377B" w:rsidRPr="00903DBA" w:rsidRDefault="0027377B" w:rsidP="0027377B">
      <w:pPr>
        <w:pStyle w:val="Code"/>
        <w:rPr>
          <w:highlight w:val="white"/>
        </w:rPr>
      </w:pPr>
      <w:r w:rsidRPr="00903DBA">
        <w:rPr>
          <w:highlight w:val="white"/>
        </w:rPr>
        <w:t xml:space="preserve">      if (constantExpression != null) {</w:t>
      </w:r>
    </w:p>
    <w:p w14:paraId="696949FE" w14:textId="77777777" w:rsidR="0027377B" w:rsidRPr="00903DBA" w:rsidRDefault="0027377B" w:rsidP="0027377B">
      <w:pPr>
        <w:pStyle w:val="Code"/>
        <w:rPr>
          <w:highlight w:val="white"/>
        </w:rPr>
      </w:pPr>
      <w:r w:rsidRPr="00903DBA">
        <w:rPr>
          <w:highlight w:val="white"/>
        </w:rPr>
        <w:t xml:space="preserve">        return constantExpression;</w:t>
      </w:r>
    </w:p>
    <w:p w14:paraId="0748904F" w14:textId="77777777" w:rsidR="0027377B" w:rsidRPr="00903DBA" w:rsidRDefault="0027377B" w:rsidP="0027377B">
      <w:pPr>
        <w:pStyle w:val="Code"/>
        <w:rPr>
          <w:highlight w:val="white"/>
        </w:rPr>
      </w:pPr>
      <w:r w:rsidRPr="00903DBA">
        <w:rPr>
          <w:highlight w:val="white"/>
        </w:rPr>
        <w:t xml:space="preserve">      }</w:t>
      </w:r>
    </w:p>
    <w:p w14:paraId="05D4E3EB" w14:textId="612D7105" w:rsidR="0027377B" w:rsidRPr="00903DBA" w:rsidRDefault="00A97B20" w:rsidP="00A97B20">
      <w:pPr>
        <w:rPr>
          <w:highlight w:val="white"/>
        </w:rPr>
      </w:pPr>
      <w:r w:rsidRPr="00903DBA">
        <w:rPr>
          <w:highlight w:val="white"/>
        </w:rPr>
        <w:t xml:space="preserve">We type cast both the expression </w:t>
      </w:r>
      <w:r w:rsidR="00F94FBD" w:rsidRPr="00903DBA">
        <w:rPr>
          <w:highlight w:val="white"/>
        </w:rPr>
        <w:t>to</w:t>
      </w:r>
      <w:r w:rsidRPr="00903DBA">
        <w:rPr>
          <w:highlight w:val="white"/>
        </w:rPr>
        <w:t xml:space="preserve"> logical type.</w:t>
      </w:r>
    </w:p>
    <w:p w14:paraId="53387135" w14:textId="77777777" w:rsidR="0027377B" w:rsidRPr="00903DBA" w:rsidRDefault="0027377B" w:rsidP="0027377B">
      <w:pPr>
        <w:pStyle w:val="Code"/>
        <w:rPr>
          <w:highlight w:val="white"/>
        </w:rPr>
      </w:pPr>
      <w:r w:rsidRPr="00903DBA">
        <w:rPr>
          <w:highlight w:val="white"/>
        </w:rPr>
        <w:t xml:space="preserve">      leftExpression = TypeCast.ToLogical(leftExpression);</w:t>
      </w:r>
    </w:p>
    <w:p w14:paraId="375BD8FE" w14:textId="77777777" w:rsidR="0027377B" w:rsidRPr="00903DBA" w:rsidRDefault="0027377B" w:rsidP="0027377B">
      <w:pPr>
        <w:pStyle w:val="Code"/>
        <w:rPr>
          <w:highlight w:val="white"/>
        </w:rPr>
      </w:pPr>
      <w:r w:rsidRPr="00903DBA">
        <w:rPr>
          <w:highlight w:val="white"/>
        </w:rPr>
        <w:t xml:space="preserve">      rightExpression = TypeCast.ToLogical(rightExpression);</w:t>
      </w:r>
    </w:p>
    <w:p w14:paraId="0BB68BC0" w14:textId="3715A23B" w:rsidR="001F3437" w:rsidRPr="00903DBA" w:rsidRDefault="00892477" w:rsidP="001F3437">
      <w:pPr>
        <w:rPr>
          <w:highlight w:val="white"/>
        </w:rPr>
      </w:pPr>
      <w:r w:rsidRPr="00903DBA">
        <w:rPr>
          <w:highlight w:val="white"/>
        </w:rPr>
        <w:t>For the resulting expression to be true, it is enough that one of the left or right expression is true</w:t>
      </w:r>
      <w:r w:rsidR="00824226" w:rsidRPr="00903DBA">
        <w:rPr>
          <w:highlight w:val="white"/>
        </w:rPr>
        <w:t>.</w:t>
      </w:r>
      <w:r w:rsidR="00C2375E" w:rsidRPr="00903DBA">
        <w:rPr>
          <w:highlight w:val="white"/>
        </w:rPr>
        <w:t xml:space="preserve"> Therefore, </w:t>
      </w:r>
      <w:r w:rsidR="00884A3F" w:rsidRPr="00903DBA">
        <w:rPr>
          <w:highlight w:val="white"/>
        </w:rPr>
        <w:t xml:space="preserve">the true set of the resulting expression is the union of the true set of the left and right expression. </w:t>
      </w:r>
      <w:r w:rsidR="00234993" w:rsidRPr="00903DBA">
        <w:rPr>
          <w:highlight w:val="white"/>
        </w:rPr>
        <w:t xml:space="preserve">This results in laze evaluation, if the left expression is evaluated to true, the right expression (including its side effects) </w:t>
      </w:r>
      <w:r w:rsidR="00CF5FDA" w:rsidRPr="00903DBA">
        <w:rPr>
          <w:highlight w:val="white"/>
        </w:rPr>
        <w:t>shall</w:t>
      </w:r>
      <w:r w:rsidR="00234993" w:rsidRPr="00903DBA">
        <w:rPr>
          <w:highlight w:val="white"/>
        </w:rPr>
        <w:t xml:space="preserve"> not evaluated. </w:t>
      </w:r>
      <w:r w:rsidR="001D005D" w:rsidRPr="00903DBA">
        <w:rPr>
          <w:highlight w:val="white"/>
        </w:rPr>
        <w:t xml:space="preserve">The false sets, on the other hand, </w:t>
      </w:r>
      <w:r w:rsidR="00133AC0" w:rsidRPr="00903DBA">
        <w:rPr>
          <w:highlight w:val="white"/>
        </w:rPr>
        <w:t xml:space="preserve">are different. </w:t>
      </w:r>
      <w:r w:rsidR="001F3437" w:rsidRPr="00903DBA">
        <w:rPr>
          <w:highlight w:val="white"/>
        </w:rPr>
        <w:t xml:space="preserve">If the left expression is evaluated to false, we need to evaluate the right expression. Therefore, we backpatch the </w:t>
      </w:r>
      <w:r w:rsidR="003D1435" w:rsidRPr="00903DBA">
        <w:rPr>
          <w:highlight w:val="white"/>
        </w:rPr>
        <w:t>false</w:t>
      </w:r>
      <w:r w:rsidR="001F3437" w:rsidRPr="00903DBA">
        <w:rPr>
          <w:highlight w:val="white"/>
        </w:rPr>
        <w:t xml:space="preserve"> set of the left expression to the beginning of the right expression code. The </w:t>
      </w:r>
      <w:r w:rsidR="00CD1901" w:rsidRPr="00903DBA">
        <w:rPr>
          <w:highlight w:val="white"/>
        </w:rPr>
        <w:t xml:space="preserve">false </w:t>
      </w:r>
      <w:r w:rsidR="001F3437" w:rsidRPr="00903DBA">
        <w:rPr>
          <w:highlight w:val="white"/>
        </w:rPr>
        <w:t>set of the resulting expression</w:t>
      </w:r>
      <w:r w:rsidR="00C47DA9" w:rsidRPr="00903DBA">
        <w:rPr>
          <w:highlight w:val="white"/>
        </w:rPr>
        <w:t xml:space="preserve"> is the false set of the right expression.</w:t>
      </w:r>
    </w:p>
    <w:p w14:paraId="78AFE667" w14:textId="77777777" w:rsidR="0027377B" w:rsidRPr="00903DBA" w:rsidRDefault="0027377B" w:rsidP="0027377B">
      <w:pPr>
        <w:pStyle w:val="Code"/>
        <w:rPr>
          <w:highlight w:val="white"/>
        </w:rPr>
      </w:pPr>
      <w:r w:rsidRPr="00903DBA">
        <w:rPr>
          <w:highlight w:val="white"/>
        </w:rPr>
        <w:t xml:space="preserve">      ISet&lt;MiddleCode&gt; trueSet = new HashSet&lt;MiddleCode&gt;();</w:t>
      </w:r>
    </w:p>
    <w:p w14:paraId="0F26F681" w14:textId="77777777" w:rsidR="0027377B" w:rsidRPr="00903DBA" w:rsidRDefault="0027377B" w:rsidP="0027377B">
      <w:pPr>
        <w:pStyle w:val="Code"/>
        <w:rPr>
          <w:highlight w:val="white"/>
        </w:rPr>
      </w:pPr>
      <w:r w:rsidRPr="00903DBA">
        <w:rPr>
          <w:highlight w:val="white"/>
        </w:rPr>
        <w:t xml:space="preserve">      trueSet.UnionWith(leftExpression.Symbol.TrueSet);</w:t>
      </w:r>
    </w:p>
    <w:p w14:paraId="64CB7AB8" w14:textId="77777777" w:rsidR="0027377B" w:rsidRPr="00903DBA" w:rsidRDefault="0027377B" w:rsidP="0027377B">
      <w:pPr>
        <w:pStyle w:val="Code"/>
        <w:rPr>
          <w:highlight w:val="white"/>
        </w:rPr>
      </w:pPr>
      <w:r w:rsidRPr="00903DBA">
        <w:rPr>
          <w:highlight w:val="white"/>
        </w:rPr>
        <w:t xml:space="preserve">      trueSet.UnionWith(rightExpression.Symbol.TrueSet);</w:t>
      </w:r>
    </w:p>
    <w:p w14:paraId="6D2FC619" w14:textId="77777777" w:rsidR="0027377B" w:rsidRPr="00903DBA" w:rsidRDefault="0027377B" w:rsidP="0027377B">
      <w:pPr>
        <w:pStyle w:val="Code"/>
        <w:rPr>
          <w:highlight w:val="white"/>
        </w:rPr>
      </w:pPr>
      <w:r w:rsidRPr="00903DBA">
        <w:rPr>
          <w:highlight w:val="white"/>
        </w:rPr>
        <w:t xml:space="preserve">      Backpatch(leftExpression.Symbol.FalseSet, rightExpression.LongList);    </w:t>
      </w:r>
    </w:p>
    <w:p w14:paraId="5CCFA471" w14:textId="77777777" w:rsidR="0027377B" w:rsidRPr="00903DBA" w:rsidRDefault="0027377B" w:rsidP="0027377B">
      <w:pPr>
        <w:pStyle w:val="Code"/>
        <w:rPr>
          <w:highlight w:val="white"/>
        </w:rPr>
      </w:pPr>
      <w:r w:rsidRPr="00903DBA">
        <w:rPr>
          <w:highlight w:val="white"/>
        </w:rPr>
        <w:t xml:space="preserve">      Symbol symbol = new Symbol(trueSet, rightExpression.Symbol.FalseSet);</w:t>
      </w:r>
    </w:p>
    <w:p w14:paraId="24E46A87" w14:textId="77777777" w:rsidR="0027377B" w:rsidRPr="00903DBA" w:rsidRDefault="0027377B" w:rsidP="0027377B">
      <w:pPr>
        <w:pStyle w:val="Code"/>
        <w:rPr>
          <w:highlight w:val="white"/>
        </w:rPr>
      </w:pPr>
      <w:r w:rsidRPr="00903DBA">
        <w:rPr>
          <w:highlight w:val="white"/>
        </w:rPr>
        <w:t xml:space="preserve">      </w:t>
      </w:r>
    </w:p>
    <w:p w14:paraId="38A8F50E" w14:textId="77777777" w:rsidR="0027377B" w:rsidRPr="00903DBA" w:rsidRDefault="0027377B" w:rsidP="0027377B">
      <w:pPr>
        <w:pStyle w:val="Code"/>
        <w:rPr>
          <w:highlight w:val="white"/>
        </w:rPr>
      </w:pPr>
      <w:r w:rsidRPr="00903DBA">
        <w:rPr>
          <w:highlight w:val="white"/>
        </w:rPr>
        <w:t xml:space="preserve">      List&lt;MiddleCode&gt; longList = new List&lt;MiddleCode&gt;();</w:t>
      </w:r>
    </w:p>
    <w:p w14:paraId="44CDF69F" w14:textId="77777777" w:rsidR="0027377B" w:rsidRPr="00903DBA" w:rsidRDefault="0027377B" w:rsidP="0027377B">
      <w:pPr>
        <w:pStyle w:val="Code"/>
        <w:rPr>
          <w:highlight w:val="white"/>
        </w:rPr>
      </w:pPr>
      <w:r w:rsidRPr="00903DBA">
        <w:rPr>
          <w:highlight w:val="white"/>
        </w:rPr>
        <w:t xml:space="preserve">      longList.AddRange(leftExpression.LongList);</w:t>
      </w:r>
    </w:p>
    <w:p w14:paraId="2C7B181E" w14:textId="77777777" w:rsidR="0027377B" w:rsidRPr="00903DBA" w:rsidRDefault="0027377B" w:rsidP="0027377B">
      <w:pPr>
        <w:pStyle w:val="Code"/>
        <w:rPr>
          <w:highlight w:val="white"/>
        </w:rPr>
      </w:pPr>
      <w:r w:rsidRPr="00903DBA">
        <w:rPr>
          <w:highlight w:val="white"/>
        </w:rPr>
        <w:t xml:space="preserve">      longList.AddRange(rightExpression.LongList);</w:t>
      </w:r>
    </w:p>
    <w:p w14:paraId="0958EF06" w14:textId="77777777" w:rsidR="0027377B" w:rsidRPr="00903DBA" w:rsidRDefault="0027377B" w:rsidP="0027377B">
      <w:pPr>
        <w:pStyle w:val="Code"/>
        <w:rPr>
          <w:highlight w:val="white"/>
        </w:rPr>
      </w:pPr>
    </w:p>
    <w:p w14:paraId="64FABFD0" w14:textId="77777777" w:rsidR="002430A1" w:rsidRPr="00903DBA" w:rsidRDefault="002430A1" w:rsidP="002430A1">
      <w:pPr>
        <w:pStyle w:val="Code"/>
        <w:rPr>
          <w:highlight w:val="white"/>
        </w:rPr>
      </w:pPr>
      <w:r w:rsidRPr="00903DBA">
        <w:rPr>
          <w:highlight w:val="white"/>
        </w:rPr>
        <w:t xml:space="preserve">      List&lt;MiddleCode&gt; shortList = new List&lt;MiddleCode&gt;();</w:t>
      </w:r>
    </w:p>
    <w:p w14:paraId="029D7020" w14:textId="77777777" w:rsidR="002430A1" w:rsidRPr="00903DBA" w:rsidRDefault="002430A1" w:rsidP="002430A1">
      <w:pPr>
        <w:pStyle w:val="Code"/>
        <w:rPr>
          <w:highlight w:val="white"/>
        </w:rPr>
      </w:pPr>
      <w:r w:rsidRPr="00903DBA">
        <w:rPr>
          <w:highlight w:val="white"/>
        </w:rPr>
        <w:t xml:space="preserve">      shortList.AddRange(leftExpression.ShortList);</w:t>
      </w:r>
    </w:p>
    <w:p w14:paraId="6CE31BC4" w14:textId="77777777" w:rsidR="002430A1" w:rsidRPr="00903DBA" w:rsidRDefault="002430A1" w:rsidP="002430A1">
      <w:pPr>
        <w:pStyle w:val="Code"/>
        <w:rPr>
          <w:highlight w:val="white"/>
        </w:rPr>
      </w:pPr>
      <w:r w:rsidRPr="00903DBA">
        <w:rPr>
          <w:highlight w:val="white"/>
        </w:rPr>
        <w:t xml:space="preserve">      shortList.AddRange(rightExpression.ShortList);</w:t>
      </w:r>
    </w:p>
    <w:p w14:paraId="5FAD2B7C" w14:textId="77777777" w:rsidR="002430A1" w:rsidRPr="00903DBA" w:rsidRDefault="002430A1" w:rsidP="002430A1">
      <w:pPr>
        <w:pStyle w:val="Code"/>
        <w:rPr>
          <w:highlight w:val="white"/>
        </w:rPr>
      </w:pPr>
    </w:p>
    <w:p w14:paraId="33D66E88" w14:textId="77777777" w:rsidR="0027377B" w:rsidRPr="00903DBA" w:rsidRDefault="0027377B" w:rsidP="0027377B">
      <w:pPr>
        <w:pStyle w:val="Code"/>
        <w:rPr>
          <w:highlight w:val="white"/>
        </w:rPr>
      </w:pPr>
      <w:r w:rsidRPr="00903DBA">
        <w:rPr>
          <w:highlight w:val="white"/>
        </w:rPr>
        <w:t xml:space="preserve">      return (new Expression(symbol, shortList, longList));</w:t>
      </w:r>
    </w:p>
    <w:p w14:paraId="37CBE02B" w14:textId="6EDF0F70" w:rsidR="00BA322E" w:rsidRPr="00903DBA" w:rsidRDefault="0027377B" w:rsidP="0027377B">
      <w:pPr>
        <w:pStyle w:val="Code"/>
        <w:rPr>
          <w:highlight w:val="white"/>
        </w:rPr>
      </w:pPr>
      <w:r w:rsidRPr="00903DBA">
        <w:rPr>
          <w:highlight w:val="white"/>
        </w:rPr>
        <w:t xml:space="preserve">    }</w:t>
      </w:r>
    </w:p>
    <w:p w14:paraId="0F536782" w14:textId="77777777" w:rsidR="00CD5D84" w:rsidRPr="00903DBA" w:rsidRDefault="00CD5D84" w:rsidP="00CD5D84">
      <w:pPr>
        <w:pStyle w:val="CodeHeader"/>
      </w:pPr>
      <w:r w:rsidRPr="00903DBA">
        <w:t>MainParser.cs</w:t>
      </w:r>
    </w:p>
    <w:p w14:paraId="0D45340C" w14:textId="77777777"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lastRenderedPageBreak/>
        <w:t xml:space="preserve">    };</w:t>
      </w:r>
    </w:p>
    <w:p w14:paraId="4B50C787" w14:textId="013EAB01" w:rsidR="00CC63DA" w:rsidRPr="00903DBA" w:rsidRDefault="00CC63DA" w:rsidP="00CC63DA">
      <w:pPr>
        <w:rPr>
          <w:highlight w:val="white"/>
        </w:rPr>
      </w:pPr>
      <w:r w:rsidRPr="00903DBA">
        <w:rPr>
          <w:highlight w:val="white"/>
        </w:rPr>
        <w:t xml:space="preserve">The </w:t>
      </w:r>
      <w:r w:rsidRPr="00903DBA">
        <w:rPr>
          <w:rStyle w:val="KeyWord0"/>
          <w:highlight w:val="white"/>
        </w:rPr>
        <w:t>Logical</w:t>
      </w:r>
      <w:r w:rsidR="00861B37" w:rsidRPr="00903DBA">
        <w:rPr>
          <w:rStyle w:val="KeyWord0"/>
          <w:highlight w:val="white"/>
        </w:rPr>
        <w:t>And</w:t>
      </w:r>
      <w:r w:rsidRPr="00903DBA">
        <w:rPr>
          <w:rStyle w:val="KeyWord0"/>
          <w:highlight w:val="white"/>
        </w:rPr>
        <w:t>Expression</w:t>
      </w:r>
      <w:r w:rsidRPr="00903DBA">
        <w:rPr>
          <w:highlight w:val="white"/>
        </w:rPr>
        <w:t xml:space="preserve"> method returns a true expression </w:t>
      </w:r>
      <w:r w:rsidR="00861B37" w:rsidRPr="00903DBA">
        <w:rPr>
          <w:highlight w:val="white"/>
        </w:rPr>
        <w:t xml:space="preserve">both </w:t>
      </w:r>
      <w:r w:rsidRPr="00903DBA">
        <w:rPr>
          <w:highlight w:val="white"/>
        </w:rPr>
        <w:t xml:space="preserve">the left and right expression is true, and a false expression if </w:t>
      </w:r>
      <w:r w:rsidR="00861B37" w:rsidRPr="00903DBA">
        <w:rPr>
          <w:highlight w:val="white"/>
        </w:rPr>
        <w:t>at least one of the</w:t>
      </w:r>
      <w:r w:rsidRPr="00903DBA">
        <w:rPr>
          <w:highlight w:val="white"/>
        </w:rPr>
        <w:t xml:space="preserve"> left </w:t>
      </w:r>
      <w:r w:rsidR="00861B37" w:rsidRPr="00903DBA">
        <w:rPr>
          <w:highlight w:val="white"/>
        </w:rPr>
        <w:t>or</w:t>
      </w:r>
      <w:r w:rsidRPr="00903DBA">
        <w:rPr>
          <w:highlight w:val="white"/>
        </w:rPr>
        <w:t xml:space="preserve"> right expression is false.</w:t>
      </w:r>
    </w:p>
    <w:p w14:paraId="44D106E1" w14:textId="77777777" w:rsidR="00CD5D84" w:rsidRPr="00903DBA" w:rsidRDefault="00CD5D84" w:rsidP="00CD5D84">
      <w:pPr>
        <w:pStyle w:val="CodeHeader"/>
        <w:rPr>
          <w:highlight w:val="white"/>
        </w:rPr>
      </w:pPr>
      <w:r w:rsidRPr="00903DBA">
        <w:rPr>
          <w:highlight w:val="white"/>
        </w:rPr>
        <w:t>MiddleCodeGenerator.cs</w:t>
      </w:r>
    </w:p>
    <w:p w14:paraId="67CE75A5" w14:textId="77777777" w:rsidR="006E6535" w:rsidRPr="00903DBA" w:rsidRDefault="006E6535" w:rsidP="006E6535">
      <w:pPr>
        <w:pStyle w:val="Code"/>
        <w:rPr>
          <w:highlight w:val="white"/>
        </w:rPr>
      </w:pPr>
      <w:r w:rsidRPr="00903DBA">
        <w:rPr>
          <w:highlight w:val="white"/>
        </w:rPr>
        <w:t xml:space="preserve">    public static Expression LogicalAndExpression(Expression leftExpression,</w:t>
      </w:r>
    </w:p>
    <w:p w14:paraId="76842B2E" w14:textId="41518B01" w:rsidR="006E6535" w:rsidRPr="00903DBA" w:rsidRDefault="006E6535" w:rsidP="006E6535">
      <w:pPr>
        <w:pStyle w:val="Code"/>
        <w:rPr>
          <w:highlight w:val="white"/>
        </w:rPr>
      </w:pPr>
      <w:r w:rsidRPr="00903DBA">
        <w:rPr>
          <w:highlight w:val="white"/>
        </w:rPr>
        <w:t xml:space="preserve">                                                  Expression rightExpression){</w:t>
      </w:r>
    </w:p>
    <w:p w14:paraId="3E5F6145" w14:textId="1C31E742" w:rsidR="00CD5D84" w:rsidRPr="00903DBA" w:rsidRDefault="00EC2897" w:rsidP="00CD5D84">
      <w:pPr>
        <w:rPr>
          <w:highlight w:val="white"/>
        </w:rPr>
      </w:pPr>
      <w:r w:rsidRPr="00903DBA">
        <w:rPr>
          <w:highlight w:val="white"/>
        </w:rPr>
        <w:t xml:space="preserve">Similar to the logical or expression above, </w:t>
      </w:r>
      <w:r w:rsidR="00CD5D84" w:rsidRPr="00903DBA">
        <w:rPr>
          <w:highlight w:val="white"/>
        </w:rPr>
        <w:t>we need to check if the expression is constant</w:t>
      </w:r>
      <w:r w:rsidR="000342DC" w:rsidRPr="00903DBA">
        <w:rPr>
          <w:highlight w:val="white"/>
        </w:rPr>
        <w:t>.</w:t>
      </w:r>
    </w:p>
    <w:p w14:paraId="1378AB4D" w14:textId="77777777" w:rsidR="00304B69" w:rsidRPr="00903DBA" w:rsidRDefault="00304B69" w:rsidP="00E75BFD">
      <w:pPr>
        <w:pStyle w:val="Code"/>
        <w:rPr>
          <w:highlight w:val="white"/>
        </w:rPr>
      </w:pPr>
      <w:r w:rsidRPr="00903DBA">
        <w:rPr>
          <w:highlight w:val="white"/>
        </w:rPr>
        <w:t xml:space="preserve">      Expression constantExpression =</w:t>
      </w:r>
    </w:p>
    <w:p w14:paraId="1229AD72" w14:textId="77777777" w:rsidR="00E75BFD" w:rsidRPr="00903DBA" w:rsidRDefault="00304B69" w:rsidP="00E75BFD">
      <w:pPr>
        <w:pStyle w:val="Code"/>
        <w:rPr>
          <w:highlight w:val="white"/>
        </w:rPr>
      </w:pPr>
      <w:r w:rsidRPr="00903DBA">
        <w:rPr>
          <w:highlight w:val="white"/>
        </w:rPr>
        <w:t xml:space="preserve">        ConstantExpression.Logical(MiddleOperator.LogicalAnd,</w:t>
      </w:r>
    </w:p>
    <w:p w14:paraId="17506CA3" w14:textId="0BBC0E0F" w:rsidR="00304B69" w:rsidRPr="00903DBA" w:rsidRDefault="00E75BFD" w:rsidP="00E75BFD">
      <w:pPr>
        <w:pStyle w:val="Code"/>
        <w:rPr>
          <w:highlight w:val="white"/>
        </w:rPr>
      </w:pPr>
      <w:r w:rsidRPr="00903DBA">
        <w:rPr>
          <w:highlight w:val="white"/>
        </w:rPr>
        <w:t xml:space="preserve">                                  </w:t>
      </w:r>
      <w:r w:rsidR="00304B69" w:rsidRPr="00903DBA">
        <w:rPr>
          <w:highlight w:val="white"/>
        </w:rPr>
        <w:t xml:space="preserve"> leftExpression, rightExpression);</w:t>
      </w:r>
    </w:p>
    <w:p w14:paraId="03645D85" w14:textId="77777777" w:rsidR="00304B69" w:rsidRPr="00903DBA" w:rsidRDefault="00304B69" w:rsidP="00E75BFD">
      <w:pPr>
        <w:pStyle w:val="Code"/>
        <w:rPr>
          <w:highlight w:val="white"/>
        </w:rPr>
      </w:pPr>
    </w:p>
    <w:p w14:paraId="3C64628D" w14:textId="77777777" w:rsidR="00304B69" w:rsidRPr="00903DBA" w:rsidRDefault="00304B69" w:rsidP="00E75BFD">
      <w:pPr>
        <w:pStyle w:val="Code"/>
        <w:rPr>
          <w:highlight w:val="white"/>
        </w:rPr>
      </w:pPr>
      <w:r w:rsidRPr="00903DBA">
        <w:rPr>
          <w:highlight w:val="white"/>
        </w:rPr>
        <w:t xml:space="preserve">      if (constantExpression != null) {</w:t>
      </w:r>
    </w:p>
    <w:p w14:paraId="72258DA4" w14:textId="77777777" w:rsidR="00304B69" w:rsidRPr="00903DBA" w:rsidRDefault="00304B69" w:rsidP="00E75BFD">
      <w:pPr>
        <w:pStyle w:val="Code"/>
        <w:rPr>
          <w:highlight w:val="white"/>
        </w:rPr>
      </w:pPr>
      <w:r w:rsidRPr="00903DBA">
        <w:rPr>
          <w:highlight w:val="white"/>
        </w:rPr>
        <w:t xml:space="preserve">        return constantExpression;</w:t>
      </w:r>
    </w:p>
    <w:p w14:paraId="25B7C54A" w14:textId="77777777" w:rsidR="00304B69" w:rsidRPr="00903DBA" w:rsidRDefault="00304B69" w:rsidP="00E75BFD">
      <w:pPr>
        <w:pStyle w:val="Code"/>
        <w:rPr>
          <w:highlight w:val="white"/>
        </w:rPr>
      </w:pPr>
      <w:r w:rsidRPr="00903DBA">
        <w:rPr>
          <w:highlight w:val="white"/>
        </w:rPr>
        <w:t xml:space="preserve">      }</w:t>
      </w:r>
    </w:p>
    <w:p w14:paraId="22FA6A81" w14:textId="77777777" w:rsidR="00CD5D84" w:rsidRPr="00903DBA" w:rsidRDefault="00CD5D84" w:rsidP="00CD5D84">
      <w:pPr>
        <w:rPr>
          <w:highlight w:val="white"/>
        </w:rPr>
      </w:pPr>
      <w:r w:rsidRPr="00903DBA">
        <w:rPr>
          <w:highlight w:val="white"/>
        </w:rPr>
        <w:t>We type cast both the expression to logical type.</w:t>
      </w:r>
    </w:p>
    <w:p w14:paraId="3A340A8A" w14:textId="77777777" w:rsidR="00925C12" w:rsidRPr="00903DBA" w:rsidRDefault="00925C12" w:rsidP="00925C12">
      <w:pPr>
        <w:pStyle w:val="Code"/>
        <w:rPr>
          <w:highlight w:val="white"/>
        </w:rPr>
      </w:pPr>
      <w:r w:rsidRPr="00903DBA">
        <w:rPr>
          <w:highlight w:val="white"/>
        </w:rPr>
        <w:t xml:space="preserve">      leftExpression = TypeCast.ToLogical(leftExpression);</w:t>
      </w:r>
    </w:p>
    <w:p w14:paraId="7985276C" w14:textId="77777777" w:rsidR="00925C12" w:rsidRPr="00903DBA" w:rsidRDefault="00925C12" w:rsidP="00925C12">
      <w:pPr>
        <w:pStyle w:val="Code"/>
        <w:rPr>
          <w:highlight w:val="white"/>
        </w:rPr>
      </w:pPr>
      <w:r w:rsidRPr="00903DBA">
        <w:rPr>
          <w:highlight w:val="white"/>
        </w:rPr>
        <w:t xml:space="preserve">      rightExpression = TypeCast.ToLogical(rightExpression);</w:t>
      </w:r>
    </w:p>
    <w:p w14:paraId="24A3F544" w14:textId="77777777" w:rsidR="00CD5D84" w:rsidRPr="00903DBA" w:rsidRDefault="00CD5D84" w:rsidP="00CD5D84">
      <w:pPr>
        <w:rPr>
          <w:highlight w:val="white"/>
        </w:rPr>
      </w:pPr>
      <w:r w:rsidRPr="00903DBA">
        <w:rPr>
          <w:highlight w:val="white"/>
        </w:rPr>
        <w:t xml:space="preserve">The true and false sets of the works in an opposite way compared to the </w:t>
      </w:r>
      <w:r w:rsidRPr="00903DBA">
        <w:rPr>
          <w:rStyle w:val="KeyWord0"/>
          <w:highlight w:val="white"/>
        </w:rPr>
        <w:t>logical</w:t>
      </w:r>
      <w:r w:rsidRPr="00903DBA">
        <w:rPr>
          <w:highlight w:val="white"/>
        </w:rPr>
        <w:t xml:space="preserve"> </w:t>
      </w:r>
      <w:r w:rsidRPr="00903DBA">
        <w:rPr>
          <w:rStyle w:val="KeyWord0"/>
          <w:highlight w:val="white"/>
        </w:rPr>
        <w:t>or</w:t>
      </w:r>
      <w:r w:rsidRPr="00903DBA">
        <w:rPr>
          <w:highlight w:val="white"/>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903DBA" w:rsidRDefault="00B7283A" w:rsidP="00B7283A">
      <w:pPr>
        <w:pStyle w:val="Code"/>
        <w:rPr>
          <w:highlight w:val="white"/>
        </w:rPr>
      </w:pPr>
      <w:r w:rsidRPr="00903DBA">
        <w:rPr>
          <w:highlight w:val="white"/>
        </w:rPr>
        <w:t xml:space="preserve">      ISet&lt;MiddleCode&gt; falseSet = new HashSet&lt;MiddleCode&gt;();</w:t>
      </w:r>
    </w:p>
    <w:p w14:paraId="465BAAEE" w14:textId="77777777" w:rsidR="00B7283A" w:rsidRPr="00903DBA" w:rsidRDefault="00B7283A" w:rsidP="00B7283A">
      <w:pPr>
        <w:pStyle w:val="Code"/>
        <w:rPr>
          <w:highlight w:val="white"/>
        </w:rPr>
      </w:pPr>
      <w:r w:rsidRPr="00903DBA">
        <w:rPr>
          <w:highlight w:val="white"/>
        </w:rPr>
        <w:t xml:space="preserve">      falseSet.UnionWith(leftExpression.Symbol.FalseSet);</w:t>
      </w:r>
    </w:p>
    <w:p w14:paraId="45B94D58" w14:textId="77777777" w:rsidR="00B7283A" w:rsidRPr="00903DBA" w:rsidRDefault="00B7283A" w:rsidP="00B7283A">
      <w:pPr>
        <w:pStyle w:val="Code"/>
        <w:rPr>
          <w:highlight w:val="white"/>
        </w:rPr>
      </w:pPr>
      <w:r w:rsidRPr="00903DBA">
        <w:rPr>
          <w:highlight w:val="white"/>
        </w:rPr>
        <w:t xml:space="preserve">      falseSet.UnionWith(rightExpression.Symbol.FalseSet);</w:t>
      </w:r>
    </w:p>
    <w:p w14:paraId="70D8FD7C" w14:textId="77777777" w:rsidR="00B7283A" w:rsidRPr="00903DBA" w:rsidRDefault="00B7283A" w:rsidP="00B7283A">
      <w:pPr>
        <w:pStyle w:val="Code"/>
        <w:rPr>
          <w:highlight w:val="white"/>
        </w:rPr>
      </w:pPr>
    </w:p>
    <w:p w14:paraId="4F817A0D" w14:textId="77777777" w:rsidR="00B7283A" w:rsidRPr="00903DBA" w:rsidRDefault="00B7283A" w:rsidP="00B7283A">
      <w:pPr>
        <w:pStyle w:val="Code"/>
        <w:rPr>
          <w:highlight w:val="white"/>
        </w:rPr>
      </w:pPr>
      <w:r w:rsidRPr="00903DBA">
        <w:rPr>
          <w:highlight w:val="white"/>
        </w:rPr>
        <w:t xml:space="preserve">      Backpatch(leftExpression.Symbol.TrueSet, rightExpression.LongList);</w:t>
      </w:r>
    </w:p>
    <w:p w14:paraId="3534363D" w14:textId="77777777" w:rsidR="00B7283A" w:rsidRPr="00903DBA" w:rsidRDefault="00B7283A" w:rsidP="00B7283A">
      <w:pPr>
        <w:pStyle w:val="Code"/>
        <w:rPr>
          <w:highlight w:val="white"/>
        </w:rPr>
      </w:pPr>
      <w:r w:rsidRPr="00903DBA">
        <w:rPr>
          <w:highlight w:val="white"/>
        </w:rPr>
        <w:t xml:space="preserve">      Symbol symbol = new Symbol(rightExpression.Symbol.TrueSet, falseSet);</w:t>
      </w:r>
    </w:p>
    <w:p w14:paraId="2F11A31E" w14:textId="77777777" w:rsidR="00B7283A" w:rsidRPr="00903DBA" w:rsidRDefault="00B7283A" w:rsidP="00B7283A">
      <w:pPr>
        <w:pStyle w:val="Code"/>
        <w:rPr>
          <w:highlight w:val="white"/>
        </w:rPr>
      </w:pPr>
      <w:r w:rsidRPr="00903DBA">
        <w:rPr>
          <w:highlight w:val="white"/>
        </w:rPr>
        <w:t xml:space="preserve">    </w:t>
      </w:r>
    </w:p>
    <w:p w14:paraId="52AB9163" w14:textId="77777777" w:rsidR="00B7283A" w:rsidRPr="00903DBA" w:rsidRDefault="00B7283A" w:rsidP="00B7283A">
      <w:pPr>
        <w:pStyle w:val="Code"/>
        <w:rPr>
          <w:highlight w:val="white"/>
        </w:rPr>
      </w:pPr>
      <w:r w:rsidRPr="00903DBA">
        <w:rPr>
          <w:highlight w:val="white"/>
        </w:rPr>
        <w:t xml:space="preserve">      List&lt;MiddleCode&gt; longList = new List&lt;MiddleCode&gt;();</w:t>
      </w:r>
    </w:p>
    <w:p w14:paraId="1AF5547D" w14:textId="77777777" w:rsidR="00B7283A" w:rsidRPr="00903DBA" w:rsidRDefault="00B7283A" w:rsidP="00B7283A">
      <w:pPr>
        <w:pStyle w:val="Code"/>
        <w:rPr>
          <w:highlight w:val="white"/>
        </w:rPr>
      </w:pPr>
      <w:r w:rsidRPr="00903DBA">
        <w:rPr>
          <w:highlight w:val="white"/>
        </w:rPr>
        <w:t xml:space="preserve">      longList.AddRange(leftExpression.LongList);</w:t>
      </w:r>
    </w:p>
    <w:p w14:paraId="50B70ADD" w14:textId="77777777" w:rsidR="00B7283A" w:rsidRPr="00903DBA" w:rsidRDefault="00B7283A" w:rsidP="00B7283A">
      <w:pPr>
        <w:pStyle w:val="Code"/>
        <w:rPr>
          <w:highlight w:val="white"/>
        </w:rPr>
      </w:pPr>
      <w:r w:rsidRPr="00903DBA">
        <w:rPr>
          <w:highlight w:val="white"/>
        </w:rPr>
        <w:t xml:space="preserve">      longList.AddRange(rightExpression.LongList);</w:t>
      </w:r>
    </w:p>
    <w:p w14:paraId="192896C1" w14:textId="77777777" w:rsidR="00B7283A" w:rsidRPr="00903DBA" w:rsidRDefault="00B7283A" w:rsidP="00B7283A">
      <w:pPr>
        <w:pStyle w:val="Code"/>
        <w:rPr>
          <w:highlight w:val="white"/>
        </w:rPr>
      </w:pPr>
    </w:p>
    <w:p w14:paraId="452C351E" w14:textId="77777777" w:rsidR="00B7283A" w:rsidRPr="00903DBA" w:rsidRDefault="00B7283A" w:rsidP="00B7283A">
      <w:pPr>
        <w:pStyle w:val="Code"/>
        <w:rPr>
          <w:highlight w:val="white"/>
        </w:rPr>
      </w:pPr>
      <w:r w:rsidRPr="00903DBA">
        <w:rPr>
          <w:highlight w:val="white"/>
        </w:rPr>
        <w:t xml:space="preserve">      List&lt;MiddleCode&gt; shortList = new List&lt;MiddleCode&gt;();</w:t>
      </w:r>
    </w:p>
    <w:p w14:paraId="4BFE92EB" w14:textId="77777777" w:rsidR="00B7283A" w:rsidRPr="00903DBA" w:rsidRDefault="00B7283A" w:rsidP="00B7283A">
      <w:pPr>
        <w:pStyle w:val="Code"/>
        <w:rPr>
          <w:highlight w:val="white"/>
        </w:rPr>
      </w:pPr>
      <w:r w:rsidRPr="00903DBA">
        <w:rPr>
          <w:highlight w:val="white"/>
        </w:rPr>
        <w:t xml:space="preserve">      shortList.AddRange(leftExpression.ShortList);</w:t>
      </w:r>
    </w:p>
    <w:p w14:paraId="0057251B" w14:textId="77777777" w:rsidR="00B7283A" w:rsidRPr="00903DBA" w:rsidRDefault="00B7283A" w:rsidP="00B7283A">
      <w:pPr>
        <w:pStyle w:val="Code"/>
        <w:rPr>
          <w:highlight w:val="white"/>
        </w:rPr>
      </w:pPr>
      <w:r w:rsidRPr="00903DBA">
        <w:rPr>
          <w:highlight w:val="white"/>
        </w:rPr>
        <w:t xml:space="preserve">      shortList.AddRange(rightExpression.ShortList);</w:t>
      </w:r>
    </w:p>
    <w:p w14:paraId="2A372738" w14:textId="77777777" w:rsidR="00B7283A" w:rsidRPr="00903DBA" w:rsidRDefault="00B7283A" w:rsidP="00B7283A">
      <w:pPr>
        <w:pStyle w:val="Code"/>
        <w:rPr>
          <w:highlight w:val="white"/>
        </w:rPr>
      </w:pPr>
    </w:p>
    <w:p w14:paraId="20E861D8" w14:textId="77777777" w:rsidR="00B7283A" w:rsidRPr="00903DBA" w:rsidRDefault="00B7283A" w:rsidP="00B7283A">
      <w:pPr>
        <w:pStyle w:val="Code"/>
        <w:rPr>
          <w:highlight w:val="white"/>
        </w:rPr>
      </w:pPr>
      <w:r w:rsidRPr="00903DBA">
        <w:rPr>
          <w:highlight w:val="white"/>
        </w:rPr>
        <w:t xml:space="preserve">      return (new Expression(symbol, shortList, longList));</w:t>
      </w:r>
    </w:p>
    <w:p w14:paraId="0DFE5CCF" w14:textId="77777777" w:rsidR="00B7283A" w:rsidRPr="00903DBA" w:rsidRDefault="00B7283A" w:rsidP="00B7283A">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64" w:name="_Toc57656018"/>
      <w:r w:rsidRPr="00903DBA">
        <w:rPr>
          <w:highlight w:val="white"/>
        </w:rPr>
        <w:t>Bitwise Expression</w:t>
      </w:r>
      <w:r w:rsidR="00A26FB4" w:rsidRPr="00903DBA">
        <w:rPr>
          <w:highlight w:val="white"/>
        </w:rPr>
        <w:t>s</w:t>
      </w:r>
      <w:bookmarkEnd w:id="164"/>
    </w:p>
    <w:p w14:paraId="77CB902D" w14:textId="2E3F8513" w:rsidR="00276604" w:rsidRPr="00903DBA" w:rsidRDefault="00276604" w:rsidP="00276604">
      <w:pPr>
        <w:rPr>
          <w:color w:val="auto"/>
        </w:rPr>
      </w:pPr>
      <w:r w:rsidRPr="00903DBA">
        <w:t xml:space="preserve">Unlike the logical expressions in the previous section, the </w:t>
      </w:r>
      <w:r w:rsidRPr="00903DBA">
        <w:rPr>
          <w:rStyle w:val="CodeInText"/>
        </w:rPr>
        <w:t>inclucise</w:t>
      </w:r>
      <w:r w:rsidR="00EF0FD7" w:rsidRPr="00903DBA">
        <w:rPr>
          <w:rStyle w:val="CodeInText"/>
        </w:rPr>
        <w:t xml:space="preserve"> </w:t>
      </w:r>
      <w:r w:rsidRPr="00903DBA">
        <w:rPr>
          <w:rStyle w:val="CodeInText"/>
        </w:rPr>
        <w:t>or</w:t>
      </w:r>
      <w:r w:rsidRPr="00903DBA">
        <w:t xml:space="preserve">, </w:t>
      </w:r>
      <w:r w:rsidRPr="00903DBA">
        <w:rPr>
          <w:rStyle w:val="CodeInText"/>
        </w:rPr>
        <w:t>exclusive</w:t>
      </w:r>
      <w:r w:rsidR="00EF0FD7" w:rsidRPr="00903DBA">
        <w:rPr>
          <w:rStyle w:val="CodeInText"/>
        </w:rPr>
        <w:t xml:space="preserve"> </w:t>
      </w:r>
      <w:r w:rsidRPr="00903DBA">
        <w:rPr>
          <w:rStyle w:val="CodeInText"/>
        </w:rPr>
        <w:t>or</w:t>
      </w:r>
      <w:r w:rsidR="00EF0FD7" w:rsidRPr="00903DBA">
        <w:t xml:space="preserve">, </w:t>
      </w:r>
      <w:r w:rsidRPr="00903DBA">
        <w:t xml:space="preserve">and </w:t>
      </w:r>
      <w:r w:rsidRPr="00903DBA">
        <w:rPr>
          <w:rStyle w:val="CodeInText"/>
        </w:rPr>
        <w:t>and</w:t>
      </w:r>
      <w:r w:rsidRPr="00903DBA">
        <w:t xml:space="preserve"> bitwise expression does not support lazy evaluation, which means that the right expressions is always evaluated regardless of the value of the left expression. Both the operands ha</w:t>
      </w:r>
      <w:r w:rsidR="00384FB6" w:rsidRPr="00903DBA">
        <w:t>ve</w:t>
      </w:r>
      <w:r w:rsidRPr="00903DBA">
        <w:t xml:space="preserve"> to be integral and the result is integral.</w:t>
      </w:r>
    </w:p>
    <w:p w14:paraId="329CF001" w14:textId="168458C7" w:rsidR="006B74F2" w:rsidRPr="00903DBA" w:rsidRDefault="006B74F2" w:rsidP="006B74F2">
      <w:pPr>
        <w:rPr>
          <w:highlight w:val="white"/>
        </w:rPr>
      </w:pPr>
      <w:r w:rsidRPr="00903DBA">
        <w:rPr>
          <w:highlight w:val="white"/>
        </w:rPr>
        <w:t xml:space="preserve">The are three bitwise operators: </w:t>
      </w:r>
      <w:r w:rsidRPr="00903DBA">
        <w:rPr>
          <w:rStyle w:val="KeyWord0"/>
          <w:highlight w:val="white"/>
        </w:rPr>
        <w:t>or</w:t>
      </w:r>
      <w:r w:rsidR="00303BEE" w:rsidRPr="00903DBA">
        <w:rPr>
          <w:highlight w:val="white"/>
        </w:rPr>
        <w:t xml:space="preserve"> (inclusive or),</w:t>
      </w:r>
      <w:r w:rsidRPr="00903DBA">
        <w:rPr>
          <w:highlight w:val="white"/>
        </w:rPr>
        <w:t xml:space="preserve"> </w:t>
      </w:r>
      <w:r w:rsidRPr="00903DBA">
        <w:rPr>
          <w:rStyle w:val="KeyWord0"/>
          <w:highlight w:val="white"/>
        </w:rPr>
        <w:t>xor</w:t>
      </w:r>
      <w:r w:rsidR="0054070A" w:rsidRPr="00903DBA">
        <w:rPr>
          <w:highlight w:val="white"/>
        </w:rPr>
        <w:t xml:space="preserve"> (exclusive or),</w:t>
      </w:r>
      <w:r w:rsidRPr="00903DBA">
        <w:rPr>
          <w:highlight w:val="white"/>
        </w:rPr>
        <w:t xml:space="preserve"> and </w:t>
      </w:r>
      <w:r w:rsidRPr="00903DBA">
        <w:rPr>
          <w:rStyle w:val="KeyWord0"/>
          <w:highlight w:val="white"/>
        </w:rPr>
        <w:t>and</w:t>
      </w:r>
      <w:r w:rsidRPr="00903DBA">
        <w:rPr>
          <w:highlight w:val="white"/>
        </w:rPr>
        <w:t>. They take two integer values and perform operations on each bit in the values:</w:t>
      </w:r>
    </w:p>
    <w:p w14:paraId="0A70EE27" w14:textId="77C1A42A" w:rsidR="0054070A" w:rsidRPr="00903DBA" w:rsidRDefault="0054070A" w:rsidP="0054070A">
      <w:pPr>
        <w:pStyle w:val="Liststycke"/>
        <w:numPr>
          <w:ilvl w:val="0"/>
          <w:numId w:val="125"/>
        </w:numPr>
        <w:rPr>
          <w:highlight w:val="white"/>
        </w:rPr>
      </w:pPr>
      <w:r w:rsidRPr="00903DBA">
        <w:rPr>
          <w:rStyle w:val="KeyWord0"/>
          <w:highlight w:val="white"/>
        </w:rPr>
        <w:lastRenderedPageBreak/>
        <w:t>or</w:t>
      </w:r>
      <w:r w:rsidRPr="00903DBA">
        <w:rPr>
          <w:highlight w:val="white"/>
        </w:rPr>
        <w:t xml:space="preserve">: </w:t>
      </w:r>
      <w:r w:rsidR="007466BF" w:rsidRPr="00903DBA">
        <w:rPr>
          <w:highlight w:val="white"/>
        </w:rPr>
        <w:t>one</w:t>
      </w:r>
      <w:r w:rsidRPr="00903DBA">
        <w:rPr>
          <w:highlight w:val="white"/>
        </w:rPr>
        <w:t xml:space="preserve"> if at least on</w:t>
      </w:r>
      <w:r w:rsidR="007466BF" w:rsidRPr="00903DBA">
        <w:rPr>
          <w:highlight w:val="white"/>
        </w:rPr>
        <w:t>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296CF8CE" w14:textId="7BDDCB51" w:rsidR="0054070A" w:rsidRPr="00903DBA" w:rsidRDefault="0054070A" w:rsidP="0054070A">
      <w:pPr>
        <w:pStyle w:val="Liststycke"/>
        <w:numPr>
          <w:ilvl w:val="0"/>
          <w:numId w:val="125"/>
        </w:numPr>
        <w:rPr>
          <w:highlight w:val="white"/>
        </w:rPr>
      </w:pPr>
      <w:r w:rsidRPr="00903DBA">
        <w:rPr>
          <w:rStyle w:val="KeyWord0"/>
          <w:highlight w:val="white"/>
        </w:rPr>
        <w:t>xor</w:t>
      </w:r>
      <w:r w:rsidRPr="00903DBA">
        <w:rPr>
          <w:highlight w:val="white"/>
        </w:rPr>
        <w:t xml:space="preserve">: </w:t>
      </w:r>
      <w:r w:rsidR="007466BF" w:rsidRPr="00903DBA">
        <w:rPr>
          <w:highlight w:val="white"/>
        </w:rPr>
        <w:t>one</w:t>
      </w:r>
      <w:r w:rsidRPr="00903DBA">
        <w:rPr>
          <w:highlight w:val="white"/>
        </w:rPr>
        <w:t xml:space="preserve"> if at </w:t>
      </w:r>
      <w:r w:rsidR="007466BF" w:rsidRPr="00903DBA">
        <w:rPr>
          <w:highlight w:val="white"/>
        </w:rPr>
        <w:t>exact one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5915F42C" w14:textId="576F682C" w:rsidR="0054070A" w:rsidRPr="00903DBA" w:rsidRDefault="007466BF" w:rsidP="000B5DC4">
      <w:pPr>
        <w:pStyle w:val="Liststycke"/>
        <w:numPr>
          <w:ilvl w:val="0"/>
          <w:numId w:val="125"/>
        </w:numPr>
        <w:rPr>
          <w:highlight w:val="white"/>
        </w:rPr>
      </w:pPr>
      <w:r w:rsidRPr="00903DBA">
        <w:rPr>
          <w:rStyle w:val="KeyWord0"/>
          <w:highlight w:val="white"/>
        </w:rPr>
        <w:t>and</w:t>
      </w:r>
      <w:r w:rsidRPr="00903DBA">
        <w:rPr>
          <w:highlight w:val="white"/>
        </w:rPr>
        <w:t xml:space="preserve">: one if at </w:t>
      </w:r>
      <w:r w:rsidR="009F6098" w:rsidRPr="00903DBA">
        <w:rPr>
          <w:highlight w:val="white"/>
        </w:rPr>
        <w:t>both</w:t>
      </w:r>
      <w:r w:rsidRPr="00903DBA">
        <w:rPr>
          <w:highlight w:val="white"/>
        </w:rPr>
        <w:t xml:space="preserve"> value</w:t>
      </w:r>
      <w:r w:rsidR="009F6098" w:rsidRPr="00903DBA">
        <w:rPr>
          <w:highlight w:val="white"/>
        </w:rPr>
        <w:t>s are</w:t>
      </w:r>
      <w:r w:rsidRPr="00903DBA">
        <w:rPr>
          <w:highlight w:val="white"/>
        </w:rPr>
        <w:t xml:space="preserve"> one, zero otherwise</w:t>
      </w:r>
    </w:p>
    <w:p w14:paraId="67FC36C0" w14:textId="7C4073F0" w:rsidR="00025E09" w:rsidRPr="00903DBA" w:rsidRDefault="00025E09" w:rsidP="008201C3">
      <w:pPr>
        <w:rPr>
          <w:highlight w:val="white"/>
        </w:rPr>
      </w:pPr>
      <w:r w:rsidRPr="00903DBA">
        <w:rPr>
          <w:highlight w:val="white"/>
        </w:rPr>
        <w:t>The expressions ha</w:t>
      </w:r>
      <w:r w:rsidR="006C7CF0" w:rsidRPr="00903DBA">
        <w:rPr>
          <w:highlight w:val="white"/>
        </w:rPr>
        <w:t>ve</w:t>
      </w:r>
      <w:r w:rsidRPr="00903DBA">
        <w:rPr>
          <w:highlight w:val="white"/>
        </w:rPr>
        <w:t xml:space="preserve"> one rule each since they have different precedence</w:t>
      </w:r>
      <w:r w:rsidR="008201C3" w:rsidRPr="00903DBA">
        <w:rPr>
          <w:highlight w:val="white"/>
        </w:rPr>
        <w:t xml:space="preserve">, but they call the same method: </w:t>
      </w:r>
      <w:r w:rsidR="008201C3" w:rsidRPr="00903DBA">
        <w:rPr>
          <w:rStyle w:val="KeyWord0"/>
          <w:highlight w:val="white"/>
        </w:rPr>
        <w:t>BitwiseExpression</w:t>
      </w:r>
      <w:r w:rsidR="008201C3" w:rsidRPr="00903DBA">
        <w:rPr>
          <w:highlight w:val="white"/>
        </w:rPr>
        <w:t xml:space="preserve"> in </w:t>
      </w:r>
      <w:r w:rsidR="008201C3" w:rsidRPr="00903DBA">
        <w:rPr>
          <w:rStyle w:val="KeyWord0"/>
          <w:highlight w:val="white"/>
        </w:rPr>
        <w:t>MiddleCodeGenerator</w:t>
      </w:r>
      <w:r w:rsidR="008201C3" w:rsidRPr="00903DBA">
        <w:rPr>
          <w:highlight w:val="white"/>
        </w:rPr>
        <w:t>.</w:t>
      </w:r>
    </w:p>
    <w:p w14:paraId="3CBEE1E9" w14:textId="6BA72FE8" w:rsidR="00B75EFB" w:rsidRPr="00903DBA" w:rsidRDefault="00B75EFB" w:rsidP="00B75EFB">
      <w:pPr>
        <w:pStyle w:val="CodeHeader"/>
        <w:rPr>
          <w:highlight w:val="white"/>
        </w:rPr>
      </w:pPr>
      <w:r w:rsidRPr="00903DBA">
        <w:rPr>
          <w:highlight w:val="white"/>
        </w:rPr>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48E63C15" w14:textId="28FA1484" w:rsidR="00B75EFB" w:rsidRPr="00903DBA" w:rsidRDefault="00B75EFB" w:rsidP="00B75EFB">
      <w:pPr>
        <w:pStyle w:val="CodeHeader"/>
        <w:rPr>
          <w:highlight w:val="white"/>
        </w:rPr>
      </w:pPr>
      <w:r w:rsidRPr="00903DBA">
        <w:rPr>
          <w:highlight w:val="white"/>
        </w:rPr>
        <w:t>MiddleCodeGenerator.cs</w:t>
      </w:r>
    </w:p>
    <w:p w14:paraId="7221C4D9" w14:textId="77777777" w:rsidR="000C43DB" w:rsidRPr="00903DBA" w:rsidRDefault="000C43DB" w:rsidP="000C43DB">
      <w:pPr>
        <w:pStyle w:val="Code"/>
        <w:rPr>
          <w:highlight w:val="white"/>
        </w:rPr>
      </w:pPr>
      <w:r w:rsidRPr="00903DBA">
        <w:rPr>
          <w:highlight w:val="white"/>
        </w:rPr>
        <w:t xml:space="preserve">    public static Expression BitwiseExpression(MiddleOperator middleOp,</w:t>
      </w:r>
    </w:p>
    <w:p w14:paraId="1489A854" w14:textId="77777777" w:rsidR="000C43DB" w:rsidRPr="00903DBA" w:rsidRDefault="000C43DB" w:rsidP="000C43DB">
      <w:pPr>
        <w:pStyle w:val="Code"/>
        <w:rPr>
          <w:highlight w:val="white"/>
        </w:rPr>
      </w:pPr>
      <w:r w:rsidRPr="00903DBA">
        <w:rPr>
          <w:highlight w:val="white"/>
        </w:rPr>
        <w:t xml:space="preserve">                                               Expression leftExpression,</w:t>
      </w:r>
    </w:p>
    <w:p w14:paraId="000B5CC9" w14:textId="2F5C217D" w:rsidR="000C43DB" w:rsidRPr="00903DBA" w:rsidRDefault="000C43DB" w:rsidP="000C43DB">
      <w:pPr>
        <w:pStyle w:val="Code"/>
        <w:rPr>
          <w:highlight w:val="white"/>
        </w:rPr>
      </w:pPr>
      <w:r w:rsidRPr="00903DBA">
        <w:rPr>
          <w:highlight w:val="white"/>
        </w:rPr>
        <w:t xml:space="preserve">                                               Expression rightExpression) {</w:t>
      </w:r>
    </w:p>
    <w:p w14:paraId="5FCA3E56" w14:textId="35D5AE02" w:rsidR="000843D9" w:rsidRPr="00903DBA" w:rsidRDefault="000843D9" w:rsidP="000843D9">
      <w:pPr>
        <w:rPr>
          <w:highlight w:val="white"/>
        </w:rPr>
      </w:pPr>
      <w:r w:rsidRPr="00903DBA">
        <w:rPr>
          <w:highlight w:val="white"/>
        </w:rPr>
        <w:t xml:space="preserve">If the </w:t>
      </w:r>
      <w:r w:rsidR="00EF0CCD" w:rsidRPr="00903DBA">
        <w:rPr>
          <w:highlight w:val="white"/>
        </w:rPr>
        <w:t>expression</w:t>
      </w:r>
      <w:r w:rsidRPr="00903DBA">
        <w:rPr>
          <w:highlight w:val="white"/>
        </w:rPr>
        <w:t xml:space="preserve"> can be evaluated to a constant value, we return the constant expression.</w:t>
      </w:r>
    </w:p>
    <w:p w14:paraId="24059FEF" w14:textId="10D46989" w:rsidR="000C43DB" w:rsidRPr="00903DBA" w:rsidRDefault="000C43DB" w:rsidP="000C43DB">
      <w:pPr>
        <w:pStyle w:val="Code"/>
        <w:rPr>
          <w:highlight w:val="white"/>
        </w:rPr>
      </w:pPr>
      <w:r w:rsidRPr="00903DBA">
        <w:rPr>
          <w:highlight w:val="white"/>
        </w:rPr>
        <w:t xml:space="preserve">      Expression </w:t>
      </w:r>
      <w:r w:rsidR="00B324EF" w:rsidRPr="00903DBA">
        <w:rPr>
          <w:highlight w:val="white"/>
        </w:rPr>
        <w:t>constantExpression</w:t>
      </w:r>
      <w:r w:rsidRPr="00903DBA">
        <w:rPr>
          <w:highlight w:val="white"/>
        </w:rPr>
        <w:t xml:space="preserve"> = ConstantExpression.</w:t>
      </w:r>
    </w:p>
    <w:p w14:paraId="4EF33C52" w14:textId="4CA0051E" w:rsidR="000C43DB" w:rsidRPr="00903DBA" w:rsidRDefault="000C43DB" w:rsidP="000C43DB">
      <w:pPr>
        <w:pStyle w:val="Code"/>
        <w:rPr>
          <w:highlight w:val="white"/>
        </w:rPr>
      </w:pPr>
      <w:r w:rsidRPr="00903DBA">
        <w:rPr>
          <w:highlight w:val="white"/>
        </w:rPr>
        <w:t xml:space="preserve">         Arithmetic(middleOp, leftExpression, rightExpression);</w:t>
      </w:r>
    </w:p>
    <w:p w14:paraId="31F1294A" w14:textId="77777777" w:rsidR="00914F76" w:rsidRPr="00903DBA" w:rsidRDefault="00914F76" w:rsidP="000C43DB">
      <w:pPr>
        <w:pStyle w:val="Code"/>
        <w:rPr>
          <w:highlight w:val="white"/>
        </w:rPr>
      </w:pPr>
    </w:p>
    <w:p w14:paraId="645E038F" w14:textId="43E2C64F" w:rsidR="000C43DB" w:rsidRPr="00903DBA" w:rsidRDefault="000C43DB" w:rsidP="000C43DB">
      <w:pPr>
        <w:pStyle w:val="Code"/>
        <w:rPr>
          <w:highlight w:val="white"/>
        </w:rPr>
      </w:pPr>
      <w:r w:rsidRPr="00903DBA">
        <w:rPr>
          <w:highlight w:val="white"/>
        </w:rPr>
        <w:t xml:space="preserve">      if (</w:t>
      </w:r>
      <w:r w:rsidR="00B324EF" w:rsidRPr="00903DBA">
        <w:rPr>
          <w:highlight w:val="white"/>
        </w:rPr>
        <w:t>constantExpression</w:t>
      </w:r>
      <w:r w:rsidRPr="00903DBA">
        <w:rPr>
          <w:highlight w:val="white"/>
        </w:rPr>
        <w:t xml:space="preserve"> != null) {</w:t>
      </w:r>
    </w:p>
    <w:p w14:paraId="05BB7066" w14:textId="110D3EF4" w:rsidR="000C43DB" w:rsidRPr="00903DBA" w:rsidRDefault="000C43DB" w:rsidP="000C43DB">
      <w:pPr>
        <w:pStyle w:val="Code"/>
        <w:rPr>
          <w:highlight w:val="white"/>
        </w:rPr>
      </w:pPr>
      <w:r w:rsidRPr="00903DBA">
        <w:rPr>
          <w:highlight w:val="white"/>
        </w:rPr>
        <w:t xml:space="preserve">        return </w:t>
      </w:r>
      <w:r w:rsidR="00B324EF" w:rsidRPr="00903DBA">
        <w:rPr>
          <w:highlight w:val="white"/>
        </w:rPr>
        <w:t>constantExpression</w:t>
      </w:r>
      <w:r w:rsidRPr="00903DBA">
        <w:rPr>
          <w:highlight w:val="white"/>
        </w:rPr>
        <w:t>;</w:t>
      </w:r>
    </w:p>
    <w:p w14:paraId="02D3BEAB" w14:textId="77777777" w:rsidR="000C43DB" w:rsidRPr="00903DBA" w:rsidRDefault="000C43DB" w:rsidP="000C43DB">
      <w:pPr>
        <w:pStyle w:val="Code"/>
        <w:rPr>
          <w:highlight w:val="white"/>
        </w:rPr>
      </w:pPr>
      <w:r w:rsidRPr="00903DBA">
        <w:rPr>
          <w:highlight w:val="white"/>
        </w:rPr>
        <w:t xml:space="preserve">      }</w:t>
      </w:r>
    </w:p>
    <w:p w14:paraId="10464FC9" w14:textId="206A8A27" w:rsidR="000C43DB" w:rsidRPr="00903DBA" w:rsidRDefault="00FE2DED" w:rsidP="00FE2DED">
      <w:pPr>
        <w:rPr>
          <w:highlight w:val="white"/>
        </w:rPr>
      </w:pPr>
      <w:r w:rsidRPr="00903DBA">
        <w:rPr>
          <w:highlight w:val="white"/>
        </w:rPr>
        <w:t>We find the maximal type of the left and right expression.</w:t>
      </w:r>
    </w:p>
    <w:p w14:paraId="24DCAB3A" w14:textId="77777777" w:rsidR="006D1291" w:rsidRPr="00903DBA" w:rsidRDefault="000C43DB" w:rsidP="000C43DB">
      <w:pPr>
        <w:pStyle w:val="Code"/>
        <w:rPr>
          <w:highlight w:val="white"/>
        </w:rPr>
      </w:pPr>
      <w:r w:rsidRPr="00903DBA">
        <w:rPr>
          <w:highlight w:val="white"/>
        </w:rPr>
        <w:t xml:space="preserve">      Type maxType = TypeCast.MaxType(leftExpression.Symbol.Type,</w:t>
      </w:r>
    </w:p>
    <w:p w14:paraId="746F8532" w14:textId="14F95171" w:rsidR="000C43DB" w:rsidRPr="00903DBA" w:rsidRDefault="006D1291" w:rsidP="000C43DB">
      <w:pPr>
        <w:pStyle w:val="Code"/>
        <w:rPr>
          <w:highlight w:val="white"/>
        </w:rPr>
      </w:pPr>
      <w:r w:rsidRPr="00903DBA">
        <w:rPr>
          <w:highlight w:val="white"/>
        </w:rPr>
        <w:t xml:space="preserve">                                     </w:t>
      </w:r>
      <w:r w:rsidR="000C43DB" w:rsidRPr="00903DBA">
        <w:rPr>
          <w:highlight w:val="white"/>
        </w:rPr>
        <w:t xml:space="preserve"> rightExpression.Symbol.Type);</w:t>
      </w:r>
    </w:p>
    <w:p w14:paraId="7555C253" w14:textId="77777777" w:rsidR="000C43DB" w:rsidRPr="00903DBA" w:rsidRDefault="000C43DB" w:rsidP="000C43DB">
      <w:pPr>
        <w:pStyle w:val="Code"/>
        <w:rPr>
          <w:highlight w:val="white"/>
        </w:rPr>
      </w:pPr>
      <w:r w:rsidRPr="00903DBA">
        <w:rPr>
          <w:highlight w:val="white"/>
        </w:rPr>
        <w:t xml:space="preserve">      Symbol resultSymbol = new Symbol(maxType);</w:t>
      </w:r>
    </w:p>
    <w:p w14:paraId="760CF165" w14:textId="2C396F5A" w:rsidR="000C43DB" w:rsidRPr="00903DBA" w:rsidRDefault="00CF588F" w:rsidP="0024044D">
      <w:pPr>
        <w:rPr>
          <w:highlight w:val="white"/>
        </w:rPr>
      </w:pPr>
      <w:r w:rsidRPr="00903DBA">
        <w:rPr>
          <w:highlight w:val="white"/>
        </w:rPr>
        <w:t xml:space="preserve">The type of the left and right expression must be </w:t>
      </w:r>
      <w:r w:rsidR="0024044D" w:rsidRPr="00903DBA">
        <w:rPr>
          <w:highlight w:val="white"/>
        </w:rPr>
        <w:t>integral or pointer. Array, string, and functions are converted to pointers.</w:t>
      </w:r>
    </w:p>
    <w:p w14:paraId="6995AAA6" w14:textId="77777777" w:rsidR="000C43DB" w:rsidRPr="00903DBA" w:rsidRDefault="000C43DB" w:rsidP="000C43DB">
      <w:pPr>
        <w:pStyle w:val="Code"/>
        <w:rPr>
          <w:highlight w:val="white"/>
        </w:rPr>
      </w:pPr>
      <w:r w:rsidRPr="00903DBA">
        <w:rPr>
          <w:highlight w:val="white"/>
        </w:rPr>
        <w:lastRenderedPageBreak/>
        <w:t xml:space="preserve">      Assert.Error(maxType.IsIntegralPointerArrayStringOrFunction(),</w:t>
      </w:r>
    </w:p>
    <w:p w14:paraId="2DC07EFE" w14:textId="77777777" w:rsidR="000C43DB" w:rsidRPr="00903DBA" w:rsidRDefault="000C43DB" w:rsidP="000C43DB">
      <w:pPr>
        <w:pStyle w:val="Code"/>
        <w:rPr>
          <w:highlight w:val="white"/>
        </w:rPr>
      </w:pPr>
      <w:r w:rsidRPr="00903DBA">
        <w:rPr>
          <w:highlight w:val="white"/>
        </w:rPr>
        <w:t xml:space="preserve">                   maxType, Message.Invalid_type_in_bitwise_expression);</w:t>
      </w:r>
    </w:p>
    <w:p w14:paraId="4CD4A433" w14:textId="0CE6B69A" w:rsidR="000C43DB" w:rsidRPr="00903DBA" w:rsidRDefault="00074EBB" w:rsidP="00074EBB">
      <w:pPr>
        <w:rPr>
          <w:highlight w:val="white"/>
        </w:rPr>
      </w:pPr>
      <w:r w:rsidRPr="00903DBA">
        <w:rPr>
          <w:highlight w:val="white"/>
        </w:rPr>
        <w:t>We type cast both expressions into the maximal type.</w:t>
      </w:r>
    </w:p>
    <w:p w14:paraId="14AC0EC6" w14:textId="77777777" w:rsidR="000C43DB" w:rsidRPr="00903DBA" w:rsidRDefault="000C43DB" w:rsidP="000C43DB">
      <w:pPr>
        <w:pStyle w:val="Code"/>
        <w:rPr>
          <w:highlight w:val="white"/>
        </w:rPr>
      </w:pPr>
      <w:r w:rsidRPr="00903DBA">
        <w:rPr>
          <w:highlight w:val="white"/>
        </w:rPr>
        <w:t xml:space="preserve">      leftExpression = TypeCast.ImplicitCast(leftExpression, maxType);</w:t>
      </w:r>
    </w:p>
    <w:p w14:paraId="27BF7808" w14:textId="77777777" w:rsidR="000C43DB" w:rsidRPr="00903DBA" w:rsidRDefault="000C43DB" w:rsidP="000C43DB">
      <w:pPr>
        <w:pStyle w:val="Code"/>
        <w:rPr>
          <w:highlight w:val="white"/>
        </w:rPr>
      </w:pPr>
      <w:r w:rsidRPr="00903DBA">
        <w:rPr>
          <w:highlight w:val="white"/>
        </w:rPr>
        <w:t xml:space="preserve">      rightExpression = TypeCast.ImplicitCast(rightExpression, maxType);</w:t>
      </w:r>
    </w:p>
    <w:p w14:paraId="776C83EC" w14:textId="26147626" w:rsidR="000C43DB" w:rsidRPr="00903DBA" w:rsidRDefault="00F54792" w:rsidP="00E00AD0">
      <w:pPr>
        <w:rPr>
          <w:highlight w:val="white"/>
        </w:rPr>
      </w:pPr>
      <w:r w:rsidRPr="00903DBA">
        <w:rPr>
          <w:highlight w:val="white"/>
        </w:rPr>
        <w:t xml:space="preserve">The short list of the resulting expression is simply the short list of the </w:t>
      </w:r>
      <w:r w:rsidR="00E00AD0" w:rsidRPr="00903DBA">
        <w:rPr>
          <w:highlight w:val="white"/>
        </w:rPr>
        <w:t>expressions.</w:t>
      </w:r>
    </w:p>
    <w:p w14:paraId="190DFDB5" w14:textId="77777777" w:rsidR="000C43DB" w:rsidRPr="00903DBA" w:rsidRDefault="000C43DB" w:rsidP="000C43DB">
      <w:pPr>
        <w:pStyle w:val="Code"/>
        <w:rPr>
          <w:highlight w:val="white"/>
        </w:rPr>
      </w:pPr>
      <w:r w:rsidRPr="00903DBA">
        <w:rPr>
          <w:highlight w:val="white"/>
        </w:rPr>
        <w:t xml:space="preserve">      List&lt;MiddleCode&gt; shortList = new List&lt;MiddleCode&gt;();</w:t>
      </w:r>
    </w:p>
    <w:p w14:paraId="48CABDBA" w14:textId="77777777" w:rsidR="000C43DB" w:rsidRPr="00903DBA" w:rsidRDefault="000C43DB" w:rsidP="000C43DB">
      <w:pPr>
        <w:pStyle w:val="Code"/>
        <w:rPr>
          <w:highlight w:val="white"/>
        </w:rPr>
      </w:pPr>
      <w:r w:rsidRPr="00903DBA">
        <w:rPr>
          <w:highlight w:val="white"/>
        </w:rPr>
        <w:t xml:space="preserve">      shortList.AddRange(leftExpression.ShortList);</w:t>
      </w:r>
    </w:p>
    <w:p w14:paraId="24DD7285" w14:textId="77777777" w:rsidR="000C43DB" w:rsidRPr="00903DBA" w:rsidRDefault="000C43DB" w:rsidP="000C43DB">
      <w:pPr>
        <w:pStyle w:val="Code"/>
        <w:rPr>
          <w:highlight w:val="white"/>
        </w:rPr>
      </w:pPr>
      <w:r w:rsidRPr="00903DBA">
        <w:rPr>
          <w:highlight w:val="white"/>
        </w:rPr>
        <w:t xml:space="preserve">      shortList.AddRange(rightExpression.ShortList);</w:t>
      </w:r>
    </w:p>
    <w:p w14:paraId="5E7F2C03" w14:textId="0D36852E" w:rsidR="000C43DB" w:rsidRPr="00903DBA" w:rsidRDefault="00E00AD0" w:rsidP="00E00AD0">
      <w:pPr>
        <w:rPr>
          <w:highlight w:val="white"/>
        </w:rPr>
      </w:pPr>
      <w:r w:rsidRPr="00903DBA">
        <w:rPr>
          <w:highlight w:val="white"/>
        </w:rPr>
        <w:t xml:space="preserve">The </w:t>
      </w:r>
      <w:r w:rsidR="00B27ED1" w:rsidRPr="00903DBA">
        <w:rPr>
          <w:highlight w:val="white"/>
        </w:rPr>
        <w:t>long</w:t>
      </w:r>
      <w:r w:rsidRPr="00903DBA">
        <w:rPr>
          <w:highlight w:val="white"/>
        </w:rPr>
        <w:t xml:space="preserve"> list of the resulting expression is the </w:t>
      </w:r>
      <w:r w:rsidR="00B27ED1" w:rsidRPr="00903DBA">
        <w:rPr>
          <w:highlight w:val="white"/>
        </w:rPr>
        <w:t>long</w:t>
      </w:r>
      <w:r w:rsidRPr="00903DBA">
        <w:rPr>
          <w:highlight w:val="white"/>
        </w:rPr>
        <w:t xml:space="preserve"> list of the expressions</w:t>
      </w:r>
      <w:r w:rsidR="00B27ED1" w:rsidRPr="00903DBA">
        <w:rPr>
          <w:highlight w:val="white"/>
        </w:rPr>
        <w:t>, and the bitwise operation.</w:t>
      </w:r>
    </w:p>
    <w:p w14:paraId="4FC844CF" w14:textId="77777777" w:rsidR="000C43DB" w:rsidRPr="00903DBA" w:rsidRDefault="000C43DB" w:rsidP="000C43DB">
      <w:pPr>
        <w:pStyle w:val="Code"/>
        <w:rPr>
          <w:highlight w:val="white"/>
        </w:rPr>
      </w:pPr>
      <w:r w:rsidRPr="00903DBA">
        <w:rPr>
          <w:highlight w:val="white"/>
        </w:rPr>
        <w:t xml:space="preserve">      List&lt;MiddleCode&gt; longList = new List&lt;MiddleCode&gt;();</w:t>
      </w:r>
    </w:p>
    <w:p w14:paraId="51048B3F" w14:textId="77777777" w:rsidR="000C43DB" w:rsidRPr="00903DBA" w:rsidRDefault="000C43DB" w:rsidP="000C43DB">
      <w:pPr>
        <w:pStyle w:val="Code"/>
        <w:rPr>
          <w:highlight w:val="white"/>
        </w:rPr>
      </w:pPr>
      <w:r w:rsidRPr="00903DBA">
        <w:rPr>
          <w:highlight w:val="white"/>
        </w:rPr>
        <w:t xml:space="preserve">      longList.AddRange(leftExpression.LongList);</w:t>
      </w:r>
    </w:p>
    <w:p w14:paraId="365EC5C1" w14:textId="77777777" w:rsidR="000C43DB" w:rsidRPr="00903DBA" w:rsidRDefault="000C43DB" w:rsidP="000C43DB">
      <w:pPr>
        <w:pStyle w:val="Code"/>
        <w:rPr>
          <w:highlight w:val="white"/>
        </w:rPr>
      </w:pPr>
      <w:r w:rsidRPr="00903DBA">
        <w:rPr>
          <w:highlight w:val="white"/>
        </w:rPr>
        <w:t xml:space="preserve">      longList.AddRange(rightExpression.LongList);</w:t>
      </w:r>
    </w:p>
    <w:p w14:paraId="6CD55D18" w14:textId="77777777" w:rsidR="000C43DB" w:rsidRPr="00903DBA" w:rsidRDefault="000C43DB" w:rsidP="000C43DB">
      <w:pPr>
        <w:pStyle w:val="Code"/>
        <w:rPr>
          <w:highlight w:val="white"/>
        </w:rPr>
      </w:pPr>
    </w:p>
    <w:p w14:paraId="51B548C4" w14:textId="77777777" w:rsidR="006D1291" w:rsidRPr="00903DBA" w:rsidRDefault="000C43DB" w:rsidP="000C43DB">
      <w:pPr>
        <w:pStyle w:val="Code"/>
        <w:rPr>
          <w:highlight w:val="white"/>
        </w:rPr>
      </w:pPr>
      <w:r w:rsidRPr="00903DBA">
        <w:rPr>
          <w:highlight w:val="white"/>
        </w:rPr>
        <w:t xml:space="preserve">      AddMiddleCode(longList, middleOp, resultSymbol,</w:t>
      </w:r>
    </w:p>
    <w:p w14:paraId="506155B5" w14:textId="3704DE8A" w:rsidR="000C43DB" w:rsidRPr="00903DBA" w:rsidRDefault="006D1291" w:rsidP="000C43DB">
      <w:pPr>
        <w:pStyle w:val="Code"/>
        <w:rPr>
          <w:highlight w:val="white"/>
        </w:rPr>
      </w:pPr>
      <w:r w:rsidRPr="00903DBA">
        <w:rPr>
          <w:highlight w:val="white"/>
        </w:rPr>
        <w:t xml:space="preserve">                   </w:t>
      </w:r>
      <w:r w:rsidR="000C43DB" w:rsidRPr="00903DBA">
        <w:rPr>
          <w:highlight w:val="white"/>
        </w:rPr>
        <w:t xml:space="preserve"> leftExpression.Symbol, rightExpression.Symbol);</w:t>
      </w:r>
    </w:p>
    <w:p w14:paraId="4121E17D" w14:textId="77777777" w:rsidR="000C43DB" w:rsidRPr="00903DBA" w:rsidRDefault="000C43DB" w:rsidP="000C43DB">
      <w:pPr>
        <w:pStyle w:val="Code"/>
        <w:rPr>
          <w:highlight w:val="white"/>
        </w:rPr>
      </w:pPr>
      <w:r w:rsidRPr="00903DBA">
        <w:rPr>
          <w:highlight w:val="white"/>
        </w:rPr>
        <w:t xml:space="preserve">      return (new Expression(resultSymbol, shortList, longList));</w:t>
      </w:r>
    </w:p>
    <w:p w14:paraId="4BD43EFE" w14:textId="77777777" w:rsidR="000C43DB" w:rsidRPr="00903DBA" w:rsidRDefault="000C43DB" w:rsidP="000C43D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65" w:name="_Toc57656019"/>
      <w:bookmarkEnd w:id="41"/>
      <w:r w:rsidRPr="00903DBA">
        <w:t>Shift Expression</w:t>
      </w:r>
      <w:bookmarkEnd w:id="165"/>
    </w:p>
    <w:p w14:paraId="120C4CD0" w14:textId="6B609405" w:rsidR="0067682A" w:rsidRPr="00903DBA" w:rsidRDefault="0067682A" w:rsidP="0067682A">
      <w:r w:rsidRPr="00903DBA">
        <w:t xml:space="preserve">The left </w:t>
      </w:r>
      <w:r w:rsidR="009E0119" w:rsidRPr="00903DBA">
        <w:t xml:space="preserve">and right </w:t>
      </w:r>
      <w:r w:rsidR="0054493C" w:rsidRPr="00903DBA">
        <w:t>expression</w:t>
      </w:r>
      <w:r w:rsidR="009E0119" w:rsidRPr="00903DBA">
        <w:t xml:space="preserve"> of a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73224089" w14:textId="5347C6AC" w:rsidR="008E66E2" w:rsidRPr="00903DBA" w:rsidRDefault="008E66E2" w:rsidP="008E66E2">
      <w:pPr>
        <w:pStyle w:val="CodeHeader"/>
        <w:rPr>
          <w:rStyle w:val="KeyWord0"/>
          <w:b/>
          <w:bCs/>
        </w:rPr>
      </w:pPr>
      <w:r w:rsidRPr="00903DBA">
        <w:rPr>
          <w:rStyle w:val="KeyWord0"/>
          <w:b/>
          <w:bCs/>
          <w:highlight w:val="white"/>
        </w:rPr>
        <w:t>MiddleCodeGenerator.</w:t>
      </w:r>
      <w:r w:rsidRPr="00903DBA">
        <w:rPr>
          <w:rStyle w:val="KeyWord0"/>
          <w:b/>
          <w:bCs/>
        </w:rPr>
        <w:t>cs</w:t>
      </w:r>
    </w:p>
    <w:p w14:paraId="63870FBF" w14:textId="77777777" w:rsidR="00C84C84" w:rsidRPr="00903DBA" w:rsidRDefault="00C84C84" w:rsidP="00C84C84">
      <w:pPr>
        <w:pStyle w:val="Code"/>
        <w:rPr>
          <w:highlight w:val="white"/>
        </w:rPr>
      </w:pPr>
      <w:r w:rsidRPr="00903DBA">
        <w:rPr>
          <w:highlight w:val="white"/>
        </w:rPr>
        <w:t xml:space="preserve">    public static Expression ShiftExpression(MiddleOperator middleOp,</w:t>
      </w:r>
    </w:p>
    <w:p w14:paraId="7A26A5CC" w14:textId="73E93069" w:rsidR="00C84C84" w:rsidRPr="00903DBA" w:rsidRDefault="00C84C84" w:rsidP="00C84C84">
      <w:pPr>
        <w:pStyle w:val="Code"/>
        <w:rPr>
          <w:highlight w:val="white"/>
        </w:rPr>
      </w:pPr>
      <w:r w:rsidRPr="00903DBA">
        <w:rPr>
          <w:highlight w:val="white"/>
        </w:rPr>
        <w:t xml:space="preserve">                                             Expression leftExpression,</w:t>
      </w:r>
    </w:p>
    <w:p w14:paraId="37B37B98" w14:textId="6E1999D1" w:rsidR="00C84C84" w:rsidRPr="00903DBA" w:rsidRDefault="00C84C84" w:rsidP="00C84C84">
      <w:pPr>
        <w:pStyle w:val="Code"/>
        <w:rPr>
          <w:highlight w:val="white"/>
        </w:rPr>
      </w:pPr>
      <w:r w:rsidRPr="00903DBA">
        <w:rPr>
          <w:highlight w:val="white"/>
        </w:rPr>
        <w:t xml:space="preserve">                                             Expression rightExpression) {</w:t>
      </w:r>
    </w:p>
    <w:p w14:paraId="73189746" w14:textId="6181651B" w:rsidR="001E5001" w:rsidRPr="00903DBA" w:rsidRDefault="001E5001" w:rsidP="001E5001">
      <w:pPr>
        <w:rPr>
          <w:highlight w:val="white"/>
        </w:rPr>
      </w:pPr>
      <w:r w:rsidRPr="00903DBA">
        <w:rPr>
          <w:highlight w:val="white"/>
        </w:rPr>
        <w:t>First</w:t>
      </w:r>
      <w:r w:rsidR="00EF0CCD" w:rsidRPr="00903DBA">
        <w:rPr>
          <w:highlight w:val="white"/>
        </w:rPr>
        <w:t>,</w:t>
      </w:r>
      <w:r w:rsidRPr="00903DBA">
        <w:rPr>
          <w:highlight w:val="white"/>
        </w:rPr>
        <w:t xml:space="preserve"> we check that the left expression hols integral or pointer type. An array, a string, or a function is cast to a pointer.</w:t>
      </w:r>
    </w:p>
    <w:p w14:paraId="3B1DE22D" w14:textId="5B44A270" w:rsidR="00FF182C" w:rsidRPr="00903DBA" w:rsidRDefault="00C84C84" w:rsidP="001E5001">
      <w:pPr>
        <w:pStyle w:val="Code"/>
        <w:rPr>
          <w:highlight w:val="white"/>
        </w:rPr>
      </w:pPr>
      <w:r w:rsidRPr="00903DBA">
        <w:rPr>
          <w:highlight w:val="white"/>
        </w:rPr>
        <w:t xml:space="preserve">      Assert.Error(leftExpression.Symbol.Type.</w:t>
      </w:r>
    </w:p>
    <w:p w14:paraId="7B99530D" w14:textId="1126120F" w:rsidR="00C84C84" w:rsidRPr="00903DBA" w:rsidRDefault="00FF182C" w:rsidP="00C84C84">
      <w:pPr>
        <w:pStyle w:val="Code"/>
        <w:rPr>
          <w:highlight w:val="white"/>
        </w:rPr>
      </w:pPr>
      <w:r w:rsidRPr="00903DBA">
        <w:rPr>
          <w:highlight w:val="white"/>
        </w:rPr>
        <w:t xml:space="preserve">                   </w:t>
      </w:r>
      <w:r w:rsidR="00C84C84" w:rsidRPr="00903DBA">
        <w:rPr>
          <w:highlight w:val="white"/>
        </w:rPr>
        <w:t>IsIntegralPointerArrayStringOrFunction(),</w:t>
      </w:r>
    </w:p>
    <w:p w14:paraId="44141BF3" w14:textId="77777777" w:rsidR="00C84C84" w:rsidRPr="00903DBA" w:rsidRDefault="00C84C84" w:rsidP="00C84C84">
      <w:pPr>
        <w:pStyle w:val="Code"/>
        <w:rPr>
          <w:highlight w:val="white"/>
        </w:rPr>
      </w:pPr>
      <w:r w:rsidRPr="00903DBA">
        <w:rPr>
          <w:highlight w:val="white"/>
        </w:rPr>
        <w:t xml:space="preserve">                   leftExpression, Message.Invalid_type_in_shift_expression);</w:t>
      </w:r>
    </w:p>
    <w:p w14:paraId="5281076D" w14:textId="3A7280E2" w:rsidR="00C84C84" w:rsidRPr="00903DBA" w:rsidRDefault="00B5595E" w:rsidP="00B5595E">
      <w:pPr>
        <w:rPr>
          <w:highlight w:val="white"/>
        </w:rPr>
      </w:pPr>
      <w:r w:rsidRPr="00903DBA">
        <w:rPr>
          <w:highlight w:val="white"/>
        </w:rPr>
        <w:t xml:space="preserve">If the expression can be </w:t>
      </w:r>
      <w:r w:rsidR="00FE6FE8" w:rsidRPr="00903DBA">
        <w:rPr>
          <w:highlight w:val="white"/>
        </w:rPr>
        <w:t xml:space="preserve">evaluated to </w:t>
      </w:r>
      <w:r w:rsidRPr="00903DBA">
        <w:rPr>
          <w:highlight w:val="white"/>
        </w:rPr>
        <w:t>a constant expression, we return the constant expression.</w:t>
      </w:r>
    </w:p>
    <w:p w14:paraId="4F00471F" w14:textId="09195234" w:rsidR="00505A4F" w:rsidRPr="00903DBA" w:rsidRDefault="00C84C84" w:rsidP="00C84C84">
      <w:pPr>
        <w:pStyle w:val="Code"/>
        <w:rPr>
          <w:highlight w:val="white"/>
        </w:rPr>
      </w:pPr>
      <w:r w:rsidRPr="00903DBA">
        <w:rPr>
          <w:highlight w:val="white"/>
        </w:rPr>
        <w:t xml:space="preserve">      Expression </w:t>
      </w:r>
      <w:r w:rsidR="00B324EF" w:rsidRPr="00903DBA">
        <w:rPr>
          <w:highlight w:val="white"/>
        </w:rPr>
        <w:t>constantExpression</w:t>
      </w:r>
      <w:r w:rsidRPr="00903DBA">
        <w:rPr>
          <w:highlight w:val="white"/>
        </w:rPr>
        <w:t xml:space="preserve"> = </w:t>
      </w:r>
    </w:p>
    <w:p w14:paraId="619ECF82" w14:textId="77777777" w:rsidR="00505A4F" w:rsidRPr="00903DBA" w:rsidRDefault="00505A4F" w:rsidP="00C84C84">
      <w:pPr>
        <w:pStyle w:val="Code"/>
        <w:rPr>
          <w:highlight w:val="white"/>
        </w:rPr>
      </w:pPr>
      <w:r w:rsidRPr="00903DBA">
        <w:rPr>
          <w:highlight w:val="white"/>
        </w:rPr>
        <w:t xml:space="preserve">        </w:t>
      </w:r>
      <w:r w:rsidR="00C84C84" w:rsidRPr="00903DBA">
        <w:rPr>
          <w:highlight w:val="white"/>
        </w:rPr>
        <w:t>ConstantExpression.Arithmetic(middleOp, leftExpression,</w:t>
      </w:r>
    </w:p>
    <w:p w14:paraId="3B06CBBF" w14:textId="392D93C1" w:rsidR="00C84C84" w:rsidRPr="00903DBA" w:rsidRDefault="00505A4F" w:rsidP="00C84C84">
      <w:pPr>
        <w:pStyle w:val="Code"/>
        <w:rPr>
          <w:highlight w:val="white"/>
        </w:rPr>
      </w:pPr>
      <w:r w:rsidRPr="00903DBA">
        <w:rPr>
          <w:highlight w:val="white"/>
        </w:rPr>
        <w:t xml:space="preserve">                                     </w:t>
      </w:r>
      <w:r w:rsidR="00C84C84" w:rsidRPr="00903DBA">
        <w:rPr>
          <w:highlight w:val="white"/>
        </w:rPr>
        <w:t xml:space="preserve"> rightExpression);</w:t>
      </w:r>
    </w:p>
    <w:p w14:paraId="0EC32E7D" w14:textId="02277EC1" w:rsidR="00C84C84" w:rsidRPr="00903DBA" w:rsidRDefault="00C84C84" w:rsidP="00C84C84">
      <w:pPr>
        <w:pStyle w:val="Code"/>
        <w:rPr>
          <w:highlight w:val="white"/>
        </w:rPr>
      </w:pPr>
      <w:r w:rsidRPr="00903DBA">
        <w:rPr>
          <w:highlight w:val="white"/>
        </w:rPr>
        <w:t xml:space="preserve">      if (</w:t>
      </w:r>
      <w:r w:rsidR="00B324EF" w:rsidRPr="00903DBA">
        <w:rPr>
          <w:highlight w:val="white"/>
        </w:rPr>
        <w:t>constantExpression</w:t>
      </w:r>
      <w:r w:rsidRPr="00903DBA">
        <w:rPr>
          <w:highlight w:val="white"/>
        </w:rPr>
        <w:t xml:space="preserve"> != null) {</w:t>
      </w:r>
    </w:p>
    <w:p w14:paraId="70DB2B8D" w14:textId="00CA7035" w:rsidR="00C84C84" w:rsidRPr="00903DBA" w:rsidRDefault="00C84C84" w:rsidP="00C84C84">
      <w:pPr>
        <w:pStyle w:val="Code"/>
        <w:rPr>
          <w:highlight w:val="white"/>
        </w:rPr>
      </w:pPr>
      <w:r w:rsidRPr="00903DBA">
        <w:rPr>
          <w:highlight w:val="white"/>
        </w:rPr>
        <w:lastRenderedPageBreak/>
        <w:t xml:space="preserve">        return </w:t>
      </w:r>
      <w:r w:rsidR="00B324EF" w:rsidRPr="00903DBA">
        <w:rPr>
          <w:highlight w:val="white"/>
        </w:rPr>
        <w:t>constantExpression</w:t>
      </w:r>
      <w:r w:rsidRPr="00903DBA">
        <w:rPr>
          <w:highlight w:val="white"/>
        </w:rPr>
        <w:t>;</w:t>
      </w:r>
    </w:p>
    <w:p w14:paraId="2322BEA1" w14:textId="77777777" w:rsidR="00C84C84" w:rsidRPr="00903DBA" w:rsidRDefault="00C84C84" w:rsidP="00C84C84">
      <w:pPr>
        <w:pStyle w:val="Code"/>
        <w:rPr>
          <w:highlight w:val="white"/>
        </w:rPr>
      </w:pPr>
      <w:r w:rsidRPr="00903DBA">
        <w:rPr>
          <w:highlight w:val="white"/>
        </w:rPr>
        <w:t xml:space="preserve">      }</w:t>
      </w:r>
    </w:p>
    <w:p w14:paraId="08E2398B" w14:textId="66C6C011" w:rsidR="00B16D11" w:rsidRPr="00903DBA" w:rsidRDefault="00D95905" w:rsidP="008825B6">
      <w:pPr>
        <w:rPr>
          <w:highlight w:val="white"/>
        </w:rPr>
      </w:pPr>
      <w:r w:rsidRPr="00903DBA">
        <w:rPr>
          <w:highlight w:val="white"/>
        </w:rPr>
        <w:t xml:space="preserve">The right expression is type cast to </w:t>
      </w:r>
      <w:r w:rsidR="00B06219" w:rsidRPr="00903DBA">
        <w:rPr>
          <w:highlight w:val="white"/>
        </w:rPr>
        <w:t>an unsigned character, which always have a size of one byte.</w:t>
      </w:r>
    </w:p>
    <w:p w14:paraId="15EABF89" w14:textId="05B1965E" w:rsidR="00C2096C" w:rsidRPr="00903DBA" w:rsidRDefault="00C84C84" w:rsidP="00C84C84">
      <w:pPr>
        <w:pStyle w:val="Code"/>
        <w:rPr>
          <w:highlight w:val="white"/>
        </w:rPr>
      </w:pPr>
      <w:r w:rsidRPr="00903DBA">
        <w:rPr>
          <w:highlight w:val="white"/>
        </w:rPr>
        <w:t xml:space="preserve">      rightExpression =</w:t>
      </w:r>
    </w:p>
    <w:p w14:paraId="6FEA0DF3" w14:textId="394C2D44" w:rsidR="00C84C84" w:rsidRPr="00903DBA" w:rsidRDefault="00C2096C" w:rsidP="00C84C84">
      <w:pPr>
        <w:pStyle w:val="Code"/>
        <w:rPr>
          <w:highlight w:val="white"/>
        </w:rPr>
      </w:pPr>
      <w:r w:rsidRPr="00903DBA">
        <w:rPr>
          <w:highlight w:val="white"/>
        </w:rPr>
        <w:t xml:space="preserve">        </w:t>
      </w:r>
      <w:r w:rsidR="00C84C84" w:rsidRPr="00903DBA">
        <w:rPr>
          <w:highlight w:val="white"/>
        </w:rPr>
        <w:t>TypeCast.ImplicitCast(rightExpression, Type.UnsignedCharType);</w:t>
      </w:r>
    </w:p>
    <w:p w14:paraId="01260AC2" w14:textId="2864BC10" w:rsidR="00C84C84" w:rsidRPr="00903DBA" w:rsidRDefault="00200F61" w:rsidP="00200F61">
      <w:pPr>
        <w:rPr>
          <w:highlight w:val="white"/>
        </w:rPr>
      </w:pPr>
      <w:r w:rsidRPr="00903DBA">
        <w:rPr>
          <w:highlight w:val="white"/>
        </w:rPr>
        <w:t>The final short list is simple the short lists of the left and right expression.</w:t>
      </w:r>
    </w:p>
    <w:p w14:paraId="2B77621C" w14:textId="77777777" w:rsidR="00C84C84" w:rsidRPr="00903DBA" w:rsidRDefault="00C84C84" w:rsidP="00C84C84">
      <w:pPr>
        <w:pStyle w:val="Code"/>
        <w:rPr>
          <w:highlight w:val="white"/>
        </w:rPr>
      </w:pPr>
      <w:r w:rsidRPr="00903DBA">
        <w:rPr>
          <w:highlight w:val="white"/>
        </w:rPr>
        <w:t xml:space="preserve">      List&lt;MiddleCode&gt; shortList = new List&lt;MiddleCode&gt;();</w:t>
      </w:r>
    </w:p>
    <w:p w14:paraId="1DFB9767" w14:textId="77777777" w:rsidR="00C84C84" w:rsidRPr="00903DBA" w:rsidRDefault="00C84C84" w:rsidP="00C84C84">
      <w:pPr>
        <w:pStyle w:val="Code"/>
        <w:rPr>
          <w:highlight w:val="white"/>
        </w:rPr>
      </w:pPr>
      <w:r w:rsidRPr="00903DBA">
        <w:rPr>
          <w:highlight w:val="white"/>
        </w:rPr>
        <w:t xml:space="preserve">      shortList.AddRange(leftExpression.ShortList);</w:t>
      </w:r>
    </w:p>
    <w:p w14:paraId="57EC177B" w14:textId="77777777" w:rsidR="00C84C84" w:rsidRPr="00903DBA" w:rsidRDefault="00C84C84" w:rsidP="00C84C84">
      <w:pPr>
        <w:pStyle w:val="Code"/>
        <w:rPr>
          <w:highlight w:val="white"/>
        </w:rPr>
      </w:pPr>
      <w:r w:rsidRPr="00903DBA">
        <w:rPr>
          <w:highlight w:val="white"/>
        </w:rPr>
        <w:t xml:space="preserve">      shortList.AddRange(rightExpression.ShortList);</w:t>
      </w:r>
    </w:p>
    <w:p w14:paraId="33886BD4" w14:textId="77777777" w:rsidR="006C02E4" w:rsidRPr="00903DBA" w:rsidRDefault="006C02E4" w:rsidP="006C02E4">
      <w:pPr>
        <w:rPr>
          <w:highlight w:val="white"/>
        </w:rPr>
      </w:pPr>
      <w:r w:rsidRPr="00903DBA">
        <w:rPr>
          <w:highlight w:val="white"/>
        </w:rPr>
        <w:t>The final short list is simple the short lists of the left and right expression.</w:t>
      </w:r>
    </w:p>
    <w:p w14:paraId="1A5A384D" w14:textId="77777777" w:rsidR="00C84C84" w:rsidRPr="00903DBA" w:rsidRDefault="00C84C84" w:rsidP="00C84C84">
      <w:pPr>
        <w:pStyle w:val="Code"/>
        <w:rPr>
          <w:highlight w:val="white"/>
        </w:rPr>
      </w:pPr>
      <w:r w:rsidRPr="00903DBA">
        <w:rPr>
          <w:highlight w:val="white"/>
        </w:rPr>
        <w:t xml:space="preserve">      List&lt;MiddleCode&gt; longList = new List&lt;MiddleCode&gt;();</w:t>
      </w:r>
    </w:p>
    <w:p w14:paraId="122EA663" w14:textId="77777777" w:rsidR="00C84C84" w:rsidRPr="00903DBA" w:rsidRDefault="00C84C84" w:rsidP="00C84C84">
      <w:pPr>
        <w:pStyle w:val="Code"/>
        <w:rPr>
          <w:highlight w:val="white"/>
        </w:rPr>
      </w:pPr>
      <w:r w:rsidRPr="00903DBA">
        <w:rPr>
          <w:highlight w:val="white"/>
        </w:rPr>
        <w:t xml:space="preserve">      longList.AddRange(leftExpression.LongList);</w:t>
      </w:r>
    </w:p>
    <w:p w14:paraId="22B1D139" w14:textId="77777777" w:rsidR="00C84C84" w:rsidRPr="00903DBA" w:rsidRDefault="00C84C84" w:rsidP="00C84C84">
      <w:pPr>
        <w:pStyle w:val="Code"/>
        <w:rPr>
          <w:highlight w:val="white"/>
        </w:rPr>
      </w:pPr>
      <w:r w:rsidRPr="00903DBA">
        <w:rPr>
          <w:highlight w:val="white"/>
        </w:rPr>
        <w:t xml:space="preserve">      longList.AddRange(rightExpression.LongList);</w:t>
      </w:r>
    </w:p>
    <w:p w14:paraId="6F5E27FB" w14:textId="2501616D" w:rsidR="00B57FA8" w:rsidRPr="00903DBA" w:rsidRDefault="00B57FA8" w:rsidP="00B57FA8">
      <w:pPr>
        <w:rPr>
          <w:highlight w:val="white"/>
        </w:rPr>
      </w:pPr>
      <w:r w:rsidRPr="00903DBA">
        <w:rPr>
          <w:highlight w:val="white"/>
        </w:rPr>
        <w:t>The final long list is the short lists of the left and right expression, and the shift operation.</w:t>
      </w:r>
    </w:p>
    <w:p w14:paraId="10FFCCAD" w14:textId="77777777" w:rsidR="00C84C84" w:rsidRPr="00903DBA" w:rsidRDefault="00C84C84" w:rsidP="00C84C84">
      <w:pPr>
        <w:pStyle w:val="Code"/>
        <w:rPr>
          <w:highlight w:val="white"/>
        </w:rPr>
      </w:pPr>
      <w:r w:rsidRPr="00903DBA">
        <w:rPr>
          <w:highlight w:val="white"/>
        </w:rPr>
        <w:t xml:space="preserve">      Symbol resultSymbol = new Symbol(leftExpression.Symbol.Type);</w:t>
      </w:r>
    </w:p>
    <w:p w14:paraId="1E734F62" w14:textId="77777777" w:rsidR="00C2096C" w:rsidRPr="00903DBA" w:rsidRDefault="00C84C84" w:rsidP="00C84C84">
      <w:pPr>
        <w:pStyle w:val="Code"/>
        <w:rPr>
          <w:highlight w:val="white"/>
        </w:rPr>
      </w:pPr>
      <w:r w:rsidRPr="00903DBA">
        <w:rPr>
          <w:highlight w:val="white"/>
        </w:rPr>
        <w:t xml:space="preserve">      AddMiddleCode(longList, middleOp, resultSymbol,</w:t>
      </w:r>
    </w:p>
    <w:p w14:paraId="405BB7FA" w14:textId="1F7710C6" w:rsidR="00C84C84" w:rsidRPr="00903DBA" w:rsidRDefault="00C2096C" w:rsidP="00C84C84">
      <w:pPr>
        <w:pStyle w:val="Code"/>
        <w:rPr>
          <w:highlight w:val="white"/>
        </w:rPr>
      </w:pPr>
      <w:r w:rsidRPr="00903DBA">
        <w:rPr>
          <w:highlight w:val="white"/>
        </w:rPr>
        <w:t xml:space="preserve">                    </w:t>
      </w:r>
      <w:r w:rsidR="00C84C84" w:rsidRPr="00903DBA">
        <w:rPr>
          <w:highlight w:val="white"/>
        </w:rPr>
        <w:t>leftExpression.Symbol, rightExpression.Symbol);</w:t>
      </w:r>
    </w:p>
    <w:p w14:paraId="19ADD554" w14:textId="77777777" w:rsidR="00C84C84" w:rsidRPr="00903DBA" w:rsidRDefault="00C84C84" w:rsidP="00C84C84">
      <w:pPr>
        <w:pStyle w:val="Code"/>
        <w:rPr>
          <w:highlight w:val="white"/>
        </w:rPr>
      </w:pPr>
      <w:r w:rsidRPr="00903DBA">
        <w:rPr>
          <w:highlight w:val="white"/>
        </w:rPr>
        <w:t xml:space="preserve">      return (new Expression(resultSymbol, shortList, longList));</w:t>
      </w:r>
    </w:p>
    <w:p w14:paraId="3CDDB362" w14:textId="77777777" w:rsidR="00C84C84" w:rsidRPr="00903DBA" w:rsidRDefault="00C84C84" w:rsidP="00C84C84">
      <w:pPr>
        <w:pStyle w:val="Code"/>
        <w:rPr>
          <w:highlight w:val="white"/>
        </w:rPr>
      </w:pPr>
      <w:r w:rsidRPr="00903DBA">
        <w:rPr>
          <w:highlight w:val="white"/>
        </w:rPr>
        <w:t xml:space="preserve">    }</w:t>
      </w:r>
    </w:p>
    <w:p w14:paraId="20379577" w14:textId="77777777" w:rsidR="00C84C84" w:rsidRPr="00903DBA" w:rsidRDefault="00C84C84" w:rsidP="00C84C84">
      <w:pPr>
        <w:pStyle w:val="Code"/>
        <w:rPr>
          <w:highlight w:val="white"/>
        </w:rPr>
      </w:pPr>
    </w:p>
    <w:p w14:paraId="1F9D2E81" w14:textId="77777777" w:rsidR="00810376" w:rsidRPr="00903DBA" w:rsidRDefault="00810376" w:rsidP="00C84C84">
      <w:pPr>
        <w:pStyle w:val="Code"/>
      </w:pPr>
    </w:p>
    <w:p w14:paraId="5B11A049" w14:textId="24754F8F" w:rsidR="00E863B5" w:rsidRPr="00903DBA" w:rsidRDefault="00E863B5" w:rsidP="00E863B5">
      <w:pPr>
        <w:pStyle w:val="Rubrik3"/>
        <w:numPr>
          <w:ilvl w:val="2"/>
          <w:numId w:val="126"/>
        </w:numPr>
      </w:pPr>
      <w:bookmarkStart w:id="166" w:name="_Toc57656020"/>
      <w:r w:rsidRPr="00903DBA">
        <w:t>Equality and Relation Expressions</w:t>
      </w:r>
      <w:bookmarkEnd w:id="166"/>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lastRenderedPageBreak/>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17F7891E" w14:textId="5460327B" w:rsidR="00B045AA" w:rsidRPr="00903DBA" w:rsidRDefault="00C76FBD" w:rsidP="00C76FBD">
      <w:pPr>
        <w:pStyle w:val="CodeHeader"/>
      </w:pPr>
      <w:r w:rsidRPr="00903DBA">
        <w:t>MiddleCodeGenerator.cs</w:t>
      </w:r>
    </w:p>
    <w:p w14:paraId="616FC334" w14:textId="77777777" w:rsidR="00120793" w:rsidRPr="00903DBA" w:rsidRDefault="00120793" w:rsidP="00120793">
      <w:pPr>
        <w:pStyle w:val="Code"/>
        <w:rPr>
          <w:highlight w:val="white"/>
        </w:rPr>
      </w:pPr>
      <w:r w:rsidRPr="00903DBA">
        <w:rPr>
          <w:highlight w:val="white"/>
        </w:rPr>
        <w:t xml:space="preserve">    public static Expression RelationalExpression(MiddleOperator middleOp,</w:t>
      </w:r>
    </w:p>
    <w:p w14:paraId="17A08134" w14:textId="77777777" w:rsidR="00120793" w:rsidRPr="00903DBA" w:rsidRDefault="00120793" w:rsidP="00120793">
      <w:pPr>
        <w:pStyle w:val="Code"/>
        <w:rPr>
          <w:highlight w:val="white"/>
        </w:rPr>
      </w:pPr>
      <w:r w:rsidRPr="00903DBA">
        <w:rPr>
          <w:highlight w:val="white"/>
        </w:rPr>
        <w:t xml:space="preserve">                                                  Expression leftExpression,</w:t>
      </w:r>
    </w:p>
    <w:p w14:paraId="0389742C" w14:textId="77777777" w:rsidR="00120793" w:rsidRPr="00903DBA" w:rsidRDefault="00120793" w:rsidP="00120793">
      <w:pPr>
        <w:pStyle w:val="Code"/>
        <w:rPr>
          <w:highlight w:val="white"/>
        </w:rPr>
      </w:pPr>
      <w:r w:rsidRPr="00903DBA">
        <w:rPr>
          <w:highlight w:val="white"/>
        </w:rPr>
        <w:t xml:space="preserve">                                                  Expression rightExpression){</w:t>
      </w:r>
    </w:p>
    <w:p w14:paraId="0EC41729" w14:textId="26B3A741" w:rsidR="00120793" w:rsidRPr="00903DBA" w:rsidRDefault="00120793" w:rsidP="00120793">
      <w:pPr>
        <w:rPr>
          <w:highlight w:val="white"/>
        </w:rPr>
      </w:pPr>
      <w:r w:rsidRPr="00903DBA">
        <w:rPr>
          <w:highlight w:val="white"/>
        </w:rPr>
        <w:t xml:space="preserve">First, we check the types of the expression. </w:t>
      </w:r>
      <w:r w:rsidR="00CC17BE" w:rsidRPr="00903DBA">
        <w:rPr>
          <w:highlight w:val="white"/>
        </w:rPr>
        <w:t>Everything except struct or union can be compared.</w:t>
      </w:r>
    </w:p>
    <w:p w14:paraId="4B3A6C03" w14:textId="77777777" w:rsidR="00120793" w:rsidRPr="00903DBA" w:rsidRDefault="00120793" w:rsidP="00120793">
      <w:pPr>
        <w:pStyle w:val="Code"/>
        <w:rPr>
          <w:highlight w:val="white"/>
        </w:rPr>
      </w:pPr>
      <w:r w:rsidRPr="00903DBA">
        <w:rPr>
          <w:highlight w:val="white"/>
        </w:rPr>
        <w:t xml:space="preserve">      Assert.Error(!leftExpression.Symbol.Type.IsStructOrUnion(),</w:t>
      </w:r>
    </w:p>
    <w:p w14:paraId="1B4E997E" w14:textId="77777777" w:rsidR="00120793" w:rsidRPr="00903DBA" w:rsidRDefault="00120793" w:rsidP="00120793">
      <w:pPr>
        <w:pStyle w:val="Code"/>
        <w:rPr>
          <w:highlight w:val="white"/>
        </w:rPr>
      </w:pPr>
      <w:r w:rsidRPr="00903DBA">
        <w:rPr>
          <w:highlight w:val="white"/>
        </w:rPr>
        <w:t xml:space="preserve">                    leftExpression,</w:t>
      </w:r>
    </w:p>
    <w:p w14:paraId="3163278E" w14:textId="5368503C" w:rsidR="00120793" w:rsidRPr="00903DBA" w:rsidRDefault="00120793" w:rsidP="00120793">
      <w:pPr>
        <w:pStyle w:val="Code"/>
        <w:rPr>
          <w:highlight w:val="white"/>
        </w:rPr>
      </w:pPr>
      <w:r w:rsidRPr="00903DBA">
        <w:rPr>
          <w:highlight w:val="white"/>
        </w:rPr>
        <w:t xml:space="preserve">                    Message.Invalid_type_in_expression);</w:t>
      </w:r>
    </w:p>
    <w:p w14:paraId="43F12F94" w14:textId="77777777" w:rsidR="00120793" w:rsidRPr="00903DBA" w:rsidRDefault="00120793" w:rsidP="00120793">
      <w:pPr>
        <w:pStyle w:val="Code"/>
        <w:rPr>
          <w:highlight w:val="white"/>
        </w:rPr>
      </w:pPr>
      <w:r w:rsidRPr="00903DBA">
        <w:rPr>
          <w:highlight w:val="white"/>
        </w:rPr>
        <w:t xml:space="preserve">      Assert.Error(!rightExpression.Symbol.Type.IsStructOrUnion(),</w:t>
      </w:r>
    </w:p>
    <w:p w14:paraId="16BB1510" w14:textId="77777777" w:rsidR="00120793" w:rsidRPr="00903DBA" w:rsidRDefault="00120793" w:rsidP="00120793">
      <w:pPr>
        <w:pStyle w:val="Code"/>
        <w:rPr>
          <w:highlight w:val="white"/>
        </w:rPr>
      </w:pPr>
      <w:r w:rsidRPr="00903DBA">
        <w:rPr>
          <w:highlight w:val="white"/>
        </w:rPr>
        <w:t xml:space="preserve">                    rightExpression,</w:t>
      </w:r>
    </w:p>
    <w:p w14:paraId="2223C78D" w14:textId="5BCF41AF" w:rsidR="00120793" w:rsidRPr="00903DBA" w:rsidRDefault="00120793" w:rsidP="00120793">
      <w:pPr>
        <w:pStyle w:val="Code"/>
        <w:rPr>
          <w:highlight w:val="white"/>
        </w:rPr>
      </w:pPr>
      <w:r w:rsidRPr="00903DBA">
        <w:rPr>
          <w:highlight w:val="white"/>
        </w:rPr>
        <w:t xml:space="preserve">                    Message.Invalid_type_in_expression);</w:t>
      </w:r>
    </w:p>
    <w:p w14:paraId="3917BA01" w14:textId="77777777" w:rsidR="00696BA7" w:rsidRPr="00903DBA" w:rsidRDefault="00696BA7" w:rsidP="00120793">
      <w:pPr>
        <w:pStyle w:val="Code"/>
        <w:rPr>
          <w:highlight w:val="white"/>
        </w:rPr>
      </w:pPr>
    </w:p>
    <w:p w14:paraId="4C4D0958" w14:textId="77777777" w:rsidR="00696BA7" w:rsidRPr="00903DBA" w:rsidRDefault="00696BA7" w:rsidP="00696BA7">
      <w:pPr>
        <w:pStyle w:val="Code"/>
        <w:rPr>
          <w:highlight w:val="white"/>
        </w:rPr>
      </w:pPr>
      <w:r w:rsidRPr="00903DBA">
        <w:rPr>
          <w:highlight w:val="white"/>
        </w:rPr>
        <w:t xml:space="preserve">      Expression constantExpression =</w:t>
      </w:r>
    </w:p>
    <w:p w14:paraId="427F622B" w14:textId="77777777" w:rsidR="00584441" w:rsidRPr="00903DBA" w:rsidRDefault="00696BA7" w:rsidP="00584441">
      <w:pPr>
        <w:pStyle w:val="Code"/>
        <w:rPr>
          <w:highlight w:val="white"/>
        </w:rPr>
      </w:pPr>
      <w:r w:rsidRPr="00903DBA">
        <w:rPr>
          <w:highlight w:val="white"/>
        </w:rPr>
        <w:t xml:space="preserve">        ConstantExpression.</w:t>
      </w:r>
      <w:r w:rsidR="00584441" w:rsidRPr="00903DBA">
        <w:rPr>
          <w:highlight w:val="white"/>
        </w:rPr>
        <w:t>Relation</w:t>
      </w:r>
      <w:r w:rsidRPr="00903DBA">
        <w:rPr>
          <w:highlight w:val="white"/>
        </w:rPr>
        <w:t>(middleOp, leftExpression,</w:t>
      </w:r>
    </w:p>
    <w:p w14:paraId="426C5E3E" w14:textId="6933B342" w:rsidR="00696BA7" w:rsidRPr="00903DBA" w:rsidRDefault="00584441" w:rsidP="00584441">
      <w:pPr>
        <w:pStyle w:val="Code"/>
        <w:rPr>
          <w:highlight w:val="white"/>
        </w:rPr>
      </w:pPr>
      <w:r w:rsidRPr="00903DBA">
        <w:rPr>
          <w:highlight w:val="white"/>
        </w:rPr>
        <w:t xml:space="preserve">                                    </w:t>
      </w:r>
      <w:r w:rsidR="00696BA7" w:rsidRPr="00903DBA">
        <w:rPr>
          <w:highlight w:val="white"/>
        </w:rPr>
        <w:t>rightExpression);</w:t>
      </w:r>
    </w:p>
    <w:p w14:paraId="5268523B" w14:textId="77777777" w:rsidR="00696BA7" w:rsidRPr="00903DBA" w:rsidRDefault="00696BA7" w:rsidP="00696BA7">
      <w:pPr>
        <w:pStyle w:val="Code"/>
        <w:rPr>
          <w:highlight w:val="white"/>
        </w:rPr>
      </w:pPr>
      <w:r w:rsidRPr="00903DBA">
        <w:rPr>
          <w:highlight w:val="white"/>
        </w:rPr>
        <w:t xml:space="preserve">      if (constantExpression != null) {</w:t>
      </w:r>
    </w:p>
    <w:p w14:paraId="072775E2" w14:textId="77777777" w:rsidR="00696BA7" w:rsidRPr="00903DBA" w:rsidRDefault="00696BA7" w:rsidP="00696BA7">
      <w:pPr>
        <w:pStyle w:val="Code"/>
        <w:rPr>
          <w:highlight w:val="white"/>
        </w:rPr>
      </w:pPr>
      <w:r w:rsidRPr="00903DBA">
        <w:rPr>
          <w:highlight w:val="white"/>
        </w:rPr>
        <w:t xml:space="preserve">        return constantExpression;</w:t>
      </w:r>
    </w:p>
    <w:p w14:paraId="10FAD880" w14:textId="18AC8A48" w:rsidR="00696BA7" w:rsidRPr="00903DBA" w:rsidRDefault="00696BA7" w:rsidP="00696BA7">
      <w:pPr>
        <w:pStyle w:val="Code"/>
        <w:rPr>
          <w:highlight w:val="white"/>
        </w:rPr>
      </w:pPr>
      <w:r w:rsidRPr="00903DBA">
        <w:rPr>
          <w:highlight w:val="white"/>
        </w:rPr>
        <w:t xml:space="preserve">      }</w:t>
      </w:r>
    </w:p>
    <w:p w14:paraId="51AB43AA" w14:textId="5ABD058F" w:rsidR="00120793" w:rsidRPr="00903DBA" w:rsidRDefault="00E573FF" w:rsidP="00F41E1C">
      <w:pPr>
        <w:rPr>
          <w:highlight w:val="white"/>
        </w:rPr>
      </w:pPr>
      <w:r w:rsidRPr="00903DBA">
        <w:rPr>
          <w:highlight w:val="white"/>
        </w:rPr>
        <w:t>The find the maximal type of the left and right expression types</w:t>
      </w:r>
      <w:r w:rsidR="008011E7" w:rsidRPr="00903DBA">
        <w:rPr>
          <w:highlight w:val="white"/>
        </w:rPr>
        <w:t>, and type cast both the expressions to that type.</w:t>
      </w:r>
    </w:p>
    <w:p w14:paraId="324FA9A0" w14:textId="77777777" w:rsidR="00120793" w:rsidRPr="00903DBA" w:rsidRDefault="00120793" w:rsidP="00120793">
      <w:pPr>
        <w:pStyle w:val="Code"/>
        <w:rPr>
          <w:highlight w:val="white"/>
        </w:rPr>
      </w:pPr>
      <w:r w:rsidRPr="00903DBA">
        <w:rPr>
          <w:highlight w:val="white"/>
        </w:rPr>
        <w:t xml:space="preserve">      Type maxType = TypeCast.MaxType(leftExpression.Symbol.Type,</w:t>
      </w:r>
    </w:p>
    <w:p w14:paraId="352B22F0" w14:textId="77777777" w:rsidR="00120793" w:rsidRPr="00903DBA" w:rsidRDefault="00120793" w:rsidP="00120793">
      <w:pPr>
        <w:pStyle w:val="Code"/>
        <w:rPr>
          <w:highlight w:val="white"/>
        </w:rPr>
      </w:pPr>
      <w:r w:rsidRPr="00903DBA">
        <w:rPr>
          <w:highlight w:val="white"/>
        </w:rPr>
        <w:t xml:space="preserve">                                      rightExpression.Symbol.Type);</w:t>
      </w:r>
    </w:p>
    <w:p w14:paraId="52E8136C" w14:textId="77777777" w:rsidR="00120793" w:rsidRPr="00903DBA" w:rsidRDefault="00120793" w:rsidP="00120793">
      <w:pPr>
        <w:pStyle w:val="Code"/>
        <w:rPr>
          <w:highlight w:val="white"/>
        </w:rPr>
      </w:pPr>
    </w:p>
    <w:p w14:paraId="2C3E05F4" w14:textId="77777777" w:rsidR="00120793" w:rsidRPr="00903DBA" w:rsidRDefault="00120793" w:rsidP="00120793">
      <w:pPr>
        <w:pStyle w:val="Code"/>
        <w:rPr>
          <w:highlight w:val="white"/>
        </w:rPr>
      </w:pPr>
      <w:r w:rsidRPr="00903DBA">
        <w:rPr>
          <w:highlight w:val="white"/>
        </w:rPr>
        <w:t xml:space="preserve">      leftExpression = TypeCast.ImplicitCast(leftExpression, maxType);</w:t>
      </w:r>
    </w:p>
    <w:p w14:paraId="627734CF" w14:textId="77777777" w:rsidR="00120793" w:rsidRPr="00903DBA" w:rsidRDefault="00120793" w:rsidP="00120793">
      <w:pPr>
        <w:pStyle w:val="Code"/>
        <w:rPr>
          <w:highlight w:val="white"/>
        </w:rPr>
      </w:pPr>
      <w:r w:rsidRPr="00903DBA">
        <w:rPr>
          <w:highlight w:val="white"/>
        </w:rPr>
        <w:t xml:space="preserve">      rightExpression = TypeCast.ImplicitCast(rightExpression, maxType);</w:t>
      </w:r>
    </w:p>
    <w:p w14:paraId="1231DADE" w14:textId="7008D5B1" w:rsidR="00120793" w:rsidRPr="00903DBA" w:rsidRDefault="008A0CE0" w:rsidP="008A0CE0">
      <w:pPr>
        <w:rPr>
          <w:highlight w:val="white"/>
        </w:rPr>
      </w:pPr>
      <w:r w:rsidRPr="00903DBA">
        <w:rPr>
          <w:highlight w:val="white"/>
        </w:rPr>
        <w:t>The final short list is simply the short lists</w:t>
      </w:r>
      <w:r w:rsidR="00134D63" w:rsidRPr="00903DBA">
        <w:rPr>
          <w:highlight w:val="white"/>
        </w:rPr>
        <w:t xml:space="preserve"> of the left end right expression</w:t>
      </w:r>
      <w:r w:rsidRPr="00903DBA">
        <w:rPr>
          <w:highlight w:val="white"/>
        </w:rPr>
        <w:t>.</w:t>
      </w:r>
    </w:p>
    <w:p w14:paraId="1DA63F2E" w14:textId="77777777" w:rsidR="00120793" w:rsidRPr="00903DBA" w:rsidRDefault="00120793" w:rsidP="00120793">
      <w:pPr>
        <w:pStyle w:val="Code"/>
        <w:rPr>
          <w:highlight w:val="white"/>
        </w:rPr>
      </w:pPr>
      <w:r w:rsidRPr="00903DBA">
        <w:rPr>
          <w:highlight w:val="white"/>
        </w:rPr>
        <w:t xml:space="preserve">      List&lt;MiddleCode&gt; shortList = new List&lt;MiddleCode&gt;();</w:t>
      </w:r>
    </w:p>
    <w:p w14:paraId="0DD29AF6" w14:textId="77777777" w:rsidR="00120793" w:rsidRPr="00903DBA" w:rsidRDefault="00120793" w:rsidP="00120793">
      <w:pPr>
        <w:pStyle w:val="Code"/>
        <w:rPr>
          <w:highlight w:val="white"/>
        </w:rPr>
      </w:pPr>
      <w:r w:rsidRPr="00903DBA">
        <w:rPr>
          <w:highlight w:val="white"/>
        </w:rPr>
        <w:t xml:space="preserve">      shortList.AddRange(leftExpression.ShortList);</w:t>
      </w:r>
    </w:p>
    <w:p w14:paraId="638F7B46" w14:textId="77777777" w:rsidR="00120793" w:rsidRPr="00903DBA" w:rsidRDefault="00120793" w:rsidP="00120793">
      <w:pPr>
        <w:pStyle w:val="Code"/>
        <w:rPr>
          <w:highlight w:val="white"/>
        </w:rPr>
      </w:pPr>
      <w:r w:rsidRPr="00903DBA">
        <w:rPr>
          <w:highlight w:val="white"/>
        </w:rPr>
        <w:t xml:space="preserve">      shortList.AddRange(rightExpression.ShortList);</w:t>
      </w:r>
    </w:p>
    <w:p w14:paraId="53BFEC62" w14:textId="4228A22D" w:rsidR="00612FFF" w:rsidRPr="00903DBA" w:rsidRDefault="00CA285E" w:rsidP="00CA285E">
      <w:pPr>
        <w:rPr>
          <w:highlight w:val="white"/>
        </w:rPr>
      </w:pPr>
      <w:r w:rsidRPr="00903DBA">
        <w:rPr>
          <w:highlight w:val="white"/>
        </w:rPr>
        <w:t>If the maximal type is unsigned, we change to operator from signed to unsigned.</w:t>
      </w:r>
    </w:p>
    <w:p w14:paraId="4C2025BF" w14:textId="7F3C9F80" w:rsidR="00843493" w:rsidRPr="00903DBA" w:rsidRDefault="00843493" w:rsidP="00843493">
      <w:pPr>
        <w:pStyle w:val="Code"/>
        <w:rPr>
          <w:highlight w:val="white"/>
        </w:rPr>
      </w:pPr>
      <w:r w:rsidRPr="00903DBA">
        <w:rPr>
          <w:highlight w:val="white"/>
        </w:rPr>
        <w:t xml:space="preserve">      if (maxType.IsUnsigned()) {</w:t>
      </w:r>
    </w:p>
    <w:p w14:paraId="0854E49C" w14:textId="77777777" w:rsidR="00843493" w:rsidRPr="00903DBA" w:rsidRDefault="00843493" w:rsidP="00843493">
      <w:pPr>
        <w:pStyle w:val="Code"/>
        <w:rPr>
          <w:highlight w:val="white"/>
        </w:rPr>
      </w:pPr>
      <w:r w:rsidRPr="00903DBA">
        <w:rPr>
          <w:highlight w:val="white"/>
        </w:rPr>
        <w:t xml:space="preserve">        string name = Enum.GetName(typeof(MiddleOperator), middleOp);</w:t>
      </w:r>
    </w:p>
    <w:p w14:paraId="3BD2EE71" w14:textId="77777777" w:rsidR="00843493" w:rsidRPr="00903DBA" w:rsidRDefault="00843493" w:rsidP="00843493">
      <w:pPr>
        <w:pStyle w:val="Code"/>
        <w:rPr>
          <w:highlight w:val="white"/>
        </w:rPr>
      </w:pPr>
      <w:r w:rsidRPr="00903DBA">
        <w:rPr>
          <w:highlight w:val="white"/>
        </w:rPr>
        <w:t xml:space="preserve">        middleOp = (MiddleOperator) Enum.Parse(typeof(MiddleOperator),</w:t>
      </w:r>
    </w:p>
    <w:p w14:paraId="2612409D" w14:textId="77777777" w:rsidR="00843493" w:rsidRPr="00903DBA" w:rsidRDefault="00843493" w:rsidP="00843493">
      <w:pPr>
        <w:pStyle w:val="Code"/>
        <w:rPr>
          <w:highlight w:val="white"/>
        </w:rPr>
      </w:pPr>
      <w:r w:rsidRPr="00903DBA">
        <w:rPr>
          <w:highlight w:val="white"/>
        </w:rPr>
        <w:t xml:space="preserve">                                         name.Replace("Signed", "Unsigned"));</w:t>
      </w:r>
    </w:p>
    <w:p w14:paraId="7B05C55F" w14:textId="31D27E16" w:rsidR="00843493" w:rsidRPr="00903DBA" w:rsidRDefault="00843493" w:rsidP="00843493">
      <w:pPr>
        <w:pStyle w:val="Code"/>
        <w:rPr>
          <w:highlight w:val="white"/>
        </w:rPr>
      </w:pPr>
      <w:r w:rsidRPr="00903DBA">
        <w:rPr>
          <w:highlight w:val="white"/>
        </w:rPr>
        <w:t xml:space="preserve">      }</w:t>
      </w:r>
    </w:p>
    <w:p w14:paraId="12791735" w14:textId="1AA1B517" w:rsidR="00120793" w:rsidRPr="00903DBA" w:rsidRDefault="009517F2" w:rsidP="009517F2">
      <w:pPr>
        <w:rPr>
          <w:highlight w:val="white"/>
        </w:rPr>
      </w:pPr>
      <w:r w:rsidRPr="00903DBA">
        <w:rPr>
          <w:highlight w:val="white"/>
        </w:rPr>
        <w:t xml:space="preserve">The final </w:t>
      </w:r>
      <w:r w:rsidR="00F37AD2" w:rsidRPr="00903DBA">
        <w:rPr>
          <w:highlight w:val="white"/>
        </w:rPr>
        <w:t>long</w:t>
      </w:r>
      <w:r w:rsidRPr="00903DBA">
        <w:rPr>
          <w:highlight w:val="white"/>
        </w:rPr>
        <w:t xml:space="preserve"> list is the </w:t>
      </w:r>
      <w:r w:rsidR="00516D26" w:rsidRPr="00903DBA">
        <w:rPr>
          <w:highlight w:val="white"/>
        </w:rPr>
        <w:t>long</w:t>
      </w:r>
      <w:r w:rsidRPr="00903DBA">
        <w:rPr>
          <w:highlight w:val="white"/>
        </w:rPr>
        <w:t xml:space="preserve"> lists of the left end right expression</w:t>
      </w:r>
      <w:r w:rsidR="00BD323B" w:rsidRPr="00903DBA">
        <w:rPr>
          <w:highlight w:val="white"/>
        </w:rPr>
        <w:t>, to begin with.</w:t>
      </w:r>
    </w:p>
    <w:p w14:paraId="4A7BF983" w14:textId="77777777" w:rsidR="00120793" w:rsidRPr="00903DBA" w:rsidRDefault="00120793" w:rsidP="00120793">
      <w:pPr>
        <w:pStyle w:val="Code"/>
        <w:rPr>
          <w:highlight w:val="white"/>
        </w:rPr>
      </w:pPr>
      <w:r w:rsidRPr="00903DBA">
        <w:rPr>
          <w:highlight w:val="white"/>
        </w:rPr>
        <w:t xml:space="preserve">      List&lt;MiddleCode&gt; longList = new List&lt;MiddleCode&gt;();</w:t>
      </w:r>
    </w:p>
    <w:p w14:paraId="111FE558" w14:textId="77777777" w:rsidR="00120793" w:rsidRPr="00903DBA" w:rsidRDefault="00120793" w:rsidP="00120793">
      <w:pPr>
        <w:pStyle w:val="Code"/>
        <w:rPr>
          <w:highlight w:val="white"/>
        </w:rPr>
      </w:pPr>
      <w:r w:rsidRPr="00903DBA">
        <w:rPr>
          <w:highlight w:val="white"/>
        </w:rPr>
        <w:t xml:space="preserve">      longList.AddRange(leftExpression.LongList);</w:t>
      </w:r>
    </w:p>
    <w:p w14:paraId="0FAE10C7" w14:textId="77777777" w:rsidR="00120793" w:rsidRPr="00903DBA" w:rsidRDefault="00120793" w:rsidP="00120793">
      <w:pPr>
        <w:pStyle w:val="Code"/>
        <w:rPr>
          <w:highlight w:val="white"/>
        </w:rPr>
      </w:pPr>
      <w:r w:rsidRPr="00903DBA">
        <w:rPr>
          <w:highlight w:val="white"/>
        </w:rPr>
        <w:t xml:space="preserve">      longList.AddRange(rightExpression.LongList);</w:t>
      </w:r>
    </w:p>
    <w:p w14:paraId="23C6516D" w14:textId="7E10AF99" w:rsidR="00120793" w:rsidRPr="00903DBA" w:rsidRDefault="003C730D" w:rsidP="009E18DD">
      <w:pPr>
        <w:rPr>
          <w:highlight w:val="white"/>
        </w:rPr>
      </w:pPr>
      <w:r w:rsidRPr="00903DBA">
        <w:rPr>
          <w:highlight w:val="white"/>
        </w:rPr>
        <w:t>We add tw</w:t>
      </w:r>
      <w:r w:rsidR="009B63FF" w:rsidRPr="00903DBA">
        <w:rPr>
          <w:highlight w:val="white"/>
        </w:rPr>
        <w:t>o instruction to the long list. The first is an if-goto instruction</w:t>
      </w:r>
      <w:r w:rsidR="009E18DD" w:rsidRPr="00903DBA">
        <w:rPr>
          <w:highlight w:val="white"/>
        </w:rPr>
        <w:t xml:space="preserve"> that we add to the true set</w:t>
      </w:r>
      <w:r w:rsidR="003222ED" w:rsidRPr="00903DBA">
        <w:rPr>
          <w:highlight w:val="white"/>
        </w:rPr>
        <w:t xml:space="preserve">. </w:t>
      </w:r>
      <w:r w:rsidR="00B47F94" w:rsidRPr="00903DBA">
        <w:rPr>
          <w:highlight w:val="white"/>
        </w:rPr>
        <w:t>I</w:t>
      </w:r>
      <w:r w:rsidR="003222ED" w:rsidRPr="00903DBA">
        <w:rPr>
          <w:highlight w:val="white"/>
        </w:rPr>
        <w:t xml:space="preserve">f the expression is true, this instruction will jump to </w:t>
      </w:r>
      <w:r w:rsidR="001F4597" w:rsidRPr="00903DBA">
        <w:rPr>
          <w:highlight w:val="white"/>
        </w:rPr>
        <w:t>the target that later will be backpatched into the instruction. In the same way, we add</w:t>
      </w:r>
      <w:r w:rsidR="006B1357" w:rsidRPr="00903DBA">
        <w:rPr>
          <w:highlight w:val="white"/>
        </w:rPr>
        <w:t xml:space="preserve"> a goto instruction to the false set. If the expression is false, the instruction will jump to the target later backpatched to the instruction</w:t>
      </w:r>
      <w:r w:rsidR="00F67190" w:rsidRPr="00903DBA">
        <w:rPr>
          <w:highlight w:val="white"/>
        </w:rPr>
        <w:t>.</w:t>
      </w:r>
    </w:p>
    <w:p w14:paraId="6B9FD406" w14:textId="77777777" w:rsidR="00120793" w:rsidRPr="00903DBA" w:rsidRDefault="00120793" w:rsidP="00120793">
      <w:pPr>
        <w:pStyle w:val="Code"/>
        <w:rPr>
          <w:highlight w:val="white"/>
        </w:rPr>
      </w:pPr>
      <w:r w:rsidRPr="00903DBA">
        <w:rPr>
          <w:highlight w:val="white"/>
        </w:rPr>
        <w:t xml:space="preserve">      ISet&lt;MiddleCode&gt; trueSet = new HashSet&lt;MiddleCode&gt;(),</w:t>
      </w:r>
    </w:p>
    <w:p w14:paraId="6D95DD31" w14:textId="77777777" w:rsidR="00120793" w:rsidRPr="00903DBA" w:rsidRDefault="00120793" w:rsidP="00120793">
      <w:pPr>
        <w:pStyle w:val="Code"/>
        <w:rPr>
          <w:highlight w:val="white"/>
        </w:rPr>
      </w:pPr>
      <w:r w:rsidRPr="00903DBA">
        <w:rPr>
          <w:highlight w:val="white"/>
        </w:rPr>
        <w:t xml:space="preserve">                       falseSet = new HashSet&lt;MiddleCode&gt;();</w:t>
      </w:r>
    </w:p>
    <w:p w14:paraId="29539A1D" w14:textId="77777777" w:rsidR="00120793" w:rsidRPr="00903DBA" w:rsidRDefault="00120793" w:rsidP="00120793">
      <w:pPr>
        <w:pStyle w:val="Code"/>
        <w:rPr>
          <w:highlight w:val="white"/>
        </w:rPr>
      </w:pPr>
      <w:r w:rsidRPr="00903DBA">
        <w:rPr>
          <w:highlight w:val="white"/>
        </w:rPr>
        <w:lastRenderedPageBreak/>
        <w:t xml:space="preserve">      trueSet.Add(AddMiddleCode(longList, middleOp, null,</w:t>
      </w:r>
    </w:p>
    <w:p w14:paraId="416988EE" w14:textId="1A0043DD" w:rsidR="00F37AD2" w:rsidRPr="00903DBA" w:rsidRDefault="002F3945" w:rsidP="00120793">
      <w:pPr>
        <w:pStyle w:val="Code"/>
        <w:rPr>
          <w:highlight w:val="white"/>
        </w:rPr>
      </w:pPr>
      <w:r w:rsidRPr="00903DBA">
        <w:rPr>
          <w:highlight w:val="white"/>
        </w:rPr>
        <w:t xml:space="preserve"> </w:t>
      </w:r>
      <w:r w:rsidR="00120793" w:rsidRPr="00903DBA">
        <w:rPr>
          <w:highlight w:val="white"/>
        </w:rPr>
        <w:t xml:space="preserve">                               leftExpression.Symbol,</w:t>
      </w:r>
    </w:p>
    <w:p w14:paraId="074C0103" w14:textId="4718B5B9" w:rsidR="00120793" w:rsidRPr="00903DBA" w:rsidRDefault="00F37AD2" w:rsidP="00120793">
      <w:pPr>
        <w:pStyle w:val="Code"/>
        <w:rPr>
          <w:highlight w:val="white"/>
        </w:rPr>
      </w:pPr>
      <w:r w:rsidRPr="00903DBA">
        <w:rPr>
          <w:highlight w:val="white"/>
        </w:rPr>
        <w:t xml:space="preserve">                               </w:t>
      </w:r>
      <w:r w:rsidR="002F3945" w:rsidRPr="00903DBA">
        <w:rPr>
          <w:highlight w:val="white"/>
        </w:rPr>
        <w:t xml:space="preserve"> </w:t>
      </w:r>
      <w:r w:rsidR="00120793" w:rsidRPr="00903DBA">
        <w:rPr>
          <w:highlight w:val="white"/>
        </w:rPr>
        <w:t>rightExpression.Symbol));</w:t>
      </w:r>
    </w:p>
    <w:p w14:paraId="09CF8598" w14:textId="77777777" w:rsidR="00120793" w:rsidRPr="00903DBA" w:rsidRDefault="00120793" w:rsidP="00120793">
      <w:pPr>
        <w:pStyle w:val="Code"/>
        <w:rPr>
          <w:highlight w:val="white"/>
        </w:rPr>
      </w:pPr>
      <w:r w:rsidRPr="00903DBA">
        <w:rPr>
          <w:highlight w:val="white"/>
        </w:rPr>
        <w:t xml:space="preserve">      falseSet.Add(AddMiddleCode(longList, MiddleOperator.Goto));</w:t>
      </w:r>
    </w:p>
    <w:p w14:paraId="7944BFDA" w14:textId="478A9D6D" w:rsidR="00120793" w:rsidRPr="00903DBA" w:rsidRDefault="003C730D" w:rsidP="003C730D">
      <w:pPr>
        <w:rPr>
          <w:highlight w:val="white"/>
        </w:rPr>
      </w:pPr>
      <w:r w:rsidRPr="00903DBA">
        <w:rPr>
          <w:highlight w:val="white"/>
        </w:rPr>
        <w:t>The final symbol holds logical type with true and false set.</w:t>
      </w:r>
    </w:p>
    <w:p w14:paraId="5D8111C5" w14:textId="77777777" w:rsidR="00120793" w:rsidRPr="00903DBA" w:rsidRDefault="00120793" w:rsidP="00120793">
      <w:pPr>
        <w:pStyle w:val="Code"/>
        <w:rPr>
          <w:highlight w:val="white"/>
        </w:rPr>
      </w:pPr>
      <w:r w:rsidRPr="00903DBA">
        <w:rPr>
          <w:highlight w:val="white"/>
        </w:rPr>
        <w:t xml:space="preserve">      Symbol symbol = new Symbol(trueSet, falseSet);</w:t>
      </w:r>
    </w:p>
    <w:p w14:paraId="3B938AE8" w14:textId="77777777" w:rsidR="00120793" w:rsidRPr="00903DBA" w:rsidRDefault="00120793" w:rsidP="00120793">
      <w:pPr>
        <w:pStyle w:val="Code"/>
        <w:rPr>
          <w:highlight w:val="white"/>
        </w:rPr>
      </w:pPr>
      <w:r w:rsidRPr="00903DBA">
        <w:rPr>
          <w:highlight w:val="white"/>
        </w:rPr>
        <w:t xml:space="preserve">      return (new Expression(symbol, shortList, longList));</w:t>
      </w:r>
    </w:p>
    <w:p w14:paraId="2644C60B" w14:textId="77777777" w:rsidR="00120793" w:rsidRPr="00903DBA" w:rsidRDefault="00120793" w:rsidP="00120793">
      <w:pPr>
        <w:pStyle w:val="Code"/>
        <w:rPr>
          <w:highlight w:val="white"/>
        </w:rPr>
      </w:pPr>
      <w:r w:rsidRPr="00903DBA">
        <w:rPr>
          <w:highlight w:val="white"/>
        </w:rPr>
        <w:t xml:space="preserve">    }</w:t>
      </w:r>
    </w:p>
    <w:p w14:paraId="097D6C62" w14:textId="021C9E56" w:rsidR="00C76FBD" w:rsidRPr="00903DBA" w:rsidRDefault="0071618F" w:rsidP="00772FA0">
      <w:pPr>
        <w:pStyle w:val="Rubrik3"/>
      </w:pPr>
      <w:bookmarkStart w:id="167" w:name="_Toc57656021"/>
      <w:r w:rsidRPr="00903DBA">
        <w:t xml:space="preserve">Addition </w:t>
      </w:r>
      <w:r w:rsidR="009D2617" w:rsidRPr="00903DBA">
        <w:t xml:space="preserve">and Subtraction </w:t>
      </w:r>
      <w:r w:rsidRPr="00903DBA">
        <w:t>Expression</w:t>
      </w:r>
      <w:bookmarkEnd w:id="167"/>
    </w:p>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139511A0" w14:textId="37A45AFF" w:rsidR="00772727" w:rsidRPr="00903DBA" w:rsidRDefault="001F5000" w:rsidP="001F5000">
      <w:pPr>
        <w:pStyle w:val="CodeHeader"/>
      </w:pPr>
      <w:r w:rsidRPr="00903DBA">
        <w:t>MiddleCodeGenerator.cs</w:t>
      </w:r>
    </w:p>
    <w:p w14:paraId="36B8A93F" w14:textId="77777777" w:rsidR="00A361FE" w:rsidRPr="00903DBA" w:rsidRDefault="00A361FE" w:rsidP="00A361FE">
      <w:pPr>
        <w:pStyle w:val="Code"/>
        <w:rPr>
          <w:highlight w:val="white"/>
        </w:rPr>
      </w:pPr>
      <w:r w:rsidRPr="00903DBA">
        <w:rPr>
          <w:highlight w:val="white"/>
        </w:rPr>
        <w:t xml:space="preserve">    public static Expression AdditionExpression(MiddleOperator middleOp,</w:t>
      </w:r>
    </w:p>
    <w:p w14:paraId="65419FB0" w14:textId="77777777" w:rsidR="00A361FE" w:rsidRPr="00903DBA" w:rsidRDefault="00A361FE" w:rsidP="00A361FE">
      <w:pPr>
        <w:pStyle w:val="Code"/>
        <w:rPr>
          <w:highlight w:val="white"/>
        </w:rPr>
      </w:pPr>
      <w:r w:rsidRPr="00903DBA">
        <w:rPr>
          <w:highlight w:val="white"/>
        </w:rPr>
        <w:t xml:space="preserve">                                                Expression leftExpression,</w:t>
      </w:r>
    </w:p>
    <w:p w14:paraId="21981FEC" w14:textId="77777777" w:rsidR="00A361FE" w:rsidRPr="00903DBA" w:rsidRDefault="00A361FE" w:rsidP="00A361FE">
      <w:pPr>
        <w:pStyle w:val="Code"/>
        <w:rPr>
          <w:highlight w:val="white"/>
        </w:rPr>
      </w:pPr>
      <w:r w:rsidRPr="00903DBA">
        <w:rPr>
          <w:highlight w:val="white"/>
        </w:rPr>
        <w:t xml:space="preserve">                                                Expression rightExpression) {</w:t>
      </w:r>
    </w:p>
    <w:p w14:paraId="640D534F" w14:textId="77777777" w:rsidR="00A361FE" w:rsidRPr="00903DBA" w:rsidRDefault="00A361FE" w:rsidP="00A361FE">
      <w:pPr>
        <w:pStyle w:val="Code"/>
        <w:rPr>
          <w:highlight w:val="white"/>
        </w:rPr>
      </w:pPr>
      <w:r w:rsidRPr="00903DBA">
        <w:rPr>
          <w:highlight w:val="white"/>
        </w:rPr>
        <w:t xml:space="preserve">      Type leftType = leftExpression.Symbol.Type,</w:t>
      </w:r>
    </w:p>
    <w:p w14:paraId="6E41EED7" w14:textId="77777777" w:rsidR="00A361FE" w:rsidRPr="00903DBA" w:rsidRDefault="00A361FE" w:rsidP="00A361FE">
      <w:pPr>
        <w:pStyle w:val="Code"/>
        <w:rPr>
          <w:highlight w:val="white"/>
        </w:rPr>
      </w:pPr>
      <w:r w:rsidRPr="00903DBA">
        <w:rPr>
          <w:highlight w:val="white"/>
        </w:rPr>
        <w:t xml:space="preserve">           rightType = rightExpression.Symbol.Type;</w:t>
      </w:r>
    </w:p>
    <w:p w14:paraId="72749295" w14:textId="44AF50E8" w:rsidR="00A361FE" w:rsidRPr="00903DBA" w:rsidRDefault="009239EB" w:rsidP="009239EB">
      <w:pPr>
        <w:rPr>
          <w:highlight w:val="white"/>
        </w:rPr>
      </w:pPr>
      <w:r w:rsidRPr="00903DBA">
        <w:rPr>
          <w:highlight w:val="white"/>
        </w:rPr>
        <w:t>Similar to the other cases above, the return the possible constant expression.</w:t>
      </w:r>
    </w:p>
    <w:p w14:paraId="7D284E4B" w14:textId="77777777" w:rsidR="00A361FE" w:rsidRPr="00903DBA" w:rsidRDefault="00A361FE" w:rsidP="00A361FE">
      <w:pPr>
        <w:pStyle w:val="Code"/>
        <w:rPr>
          <w:highlight w:val="white"/>
        </w:rPr>
      </w:pPr>
      <w:r w:rsidRPr="00903DBA">
        <w:rPr>
          <w:highlight w:val="white"/>
        </w:rPr>
        <w:t xml:space="preserve">      Expression constantExpression =</w:t>
      </w:r>
    </w:p>
    <w:p w14:paraId="2C9A290E" w14:textId="77777777" w:rsidR="00C71949" w:rsidRPr="00903DBA" w:rsidRDefault="00A361FE" w:rsidP="00A361FE">
      <w:pPr>
        <w:pStyle w:val="Code"/>
        <w:rPr>
          <w:highlight w:val="white"/>
        </w:rPr>
      </w:pPr>
      <w:r w:rsidRPr="00903DBA">
        <w:rPr>
          <w:highlight w:val="white"/>
        </w:rPr>
        <w:t xml:space="preserve">        ConstantExpression.Arithmetic(</w:t>
      </w:r>
      <w:r w:rsidR="00C71949" w:rsidRPr="00903DBA">
        <w:rPr>
          <w:highlight w:val="white"/>
        </w:rPr>
        <w:t>middleOp</w:t>
      </w:r>
      <w:r w:rsidRPr="00903DBA">
        <w:rPr>
          <w:highlight w:val="white"/>
        </w:rPr>
        <w:t>,</w:t>
      </w:r>
      <w:r w:rsidR="00C71949" w:rsidRPr="00903DBA">
        <w:rPr>
          <w:highlight w:val="white"/>
        </w:rPr>
        <w:t xml:space="preserve"> </w:t>
      </w:r>
      <w:r w:rsidRPr="00903DBA">
        <w:rPr>
          <w:highlight w:val="white"/>
        </w:rPr>
        <w:t>leftExpression,</w:t>
      </w:r>
    </w:p>
    <w:p w14:paraId="43BCB9F5" w14:textId="65D6872E" w:rsidR="00A361FE" w:rsidRPr="00903DBA" w:rsidRDefault="00C71949" w:rsidP="00A361FE">
      <w:pPr>
        <w:pStyle w:val="Code"/>
        <w:rPr>
          <w:highlight w:val="white"/>
        </w:rPr>
      </w:pPr>
      <w:r w:rsidRPr="00903DBA">
        <w:rPr>
          <w:highlight w:val="white"/>
        </w:rPr>
        <w:t xml:space="preserve">                                     </w:t>
      </w:r>
      <w:r w:rsidR="00A361FE" w:rsidRPr="00903DBA">
        <w:rPr>
          <w:highlight w:val="white"/>
        </w:rPr>
        <w:t xml:space="preserve"> rightExpression);</w:t>
      </w:r>
    </w:p>
    <w:p w14:paraId="3A36B9A1" w14:textId="77777777" w:rsidR="00A361FE" w:rsidRPr="00903DBA" w:rsidRDefault="00A361FE" w:rsidP="00A361FE">
      <w:pPr>
        <w:pStyle w:val="Code"/>
        <w:rPr>
          <w:highlight w:val="white"/>
        </w:rPr>
      </w:pPr>
      <w:r w:rsidRPr="00903DBA">
        <w:rPr>
          <w:highlight w:val="white"/>
        </w:rPr>
        <w:t xml:space="preserve">      if (constantExpression != null) {</w:t>
      </w:r>
    </w:p>
    <w:p w14:paraId="607C3638" w14:textId="77777777" w:rsidR="00A361FE" w:rsidRPr="00903DBA" w:rsidRDefault="00A361FE" w:rsidP="00A361FE">
      <w:pPr>
        <w:pStyle w:val="Code"/>
        <w:rPr>
          <w:highlight w:val="white"/>
        </w:rPr>
      </w:pPr>
      <w:r w:rsidRPr="00903DBA">
        <w:rPr>
          <w:highlight w:val="white"/>
        </w:rPr>
        <w:t xml:space="preserve">        return constantExpression;</w:t>
      </w:r>
    </w:p>
    <w:p w14:paraId="1838EF4B" w14:textId="77777777" w:rsidR="00A361FE" w:rsidRPr="00903DBA" w:rsidRDefault="00A361FE" w:rsidP="00A361FE">
      <w:pPr>
        <w:pStyle w:val="Code"/>
        <w:rPr>
          <w:highlight w:val="white"/>
        </w:rPr>
      </w:pPr>
      <w:r w:rsidRPr="00903DBA">
        <w:rPr>
          <w:highlight w:val="white"/>
        </w:rPr>
        <w:t xml:space="preserve">      }</w:t>
      </w:r>
    </w:p>
    <w:p w14:paraId="5B40C7C4" w14:textId="19D59A16" w:rsidR="00A361FE" w:rsidRPr="00903DBA" w:rsidRDefault="0050494A" w:rsidP="0050494A">
      <w:pPr>
        <w:rPr>
          <w:highlight w:val="white"/>
        </w:rPr>
      </w:pPr>
      <w:r w:rsidRPr="00903DBA">
        <w:rPr>
          <w:highlight w:val="white"/>
        </w:rPr>
        <w:t>In the addition case, we also check if the expression is a static expression, in which case we return the expression.</w:t>
      </w:r>
    </w:p>
    <w:p w14:paraId="5F3C9AE5" w14:textId="77777777" w:rsidR="00A361FE" w:rsidRPr="00903DBA" w:rsidRDefault="00A361FE" w:rsidP="00A361FE">
      <w:pPr>
        <w:pStyle w:val="Code"/>
        <w:rPr>
          <w:highlight w:val="white"/>
        </w:rPr>
      </w:pPr>
      <w:r w:rsidRPr="00903DBA">
        <w:rPr>
          <w:highlight w:val="white"/>
        </w:rPr>
        <w:t xml:space="preserve">      Expression staticExpression =</w:t>
      </w:r>
    </w:p>
    <w:p w14:paraId="330F243A" w14:textId="77777777" w:rsidR="00A361FE" w:rsidRPr="00903DBA" w:rsidRDefault="00A361FE" w:rsidP="00A361FE">
      <w:pPr>
        <w:pStyle w:val="Code"/>
        <w:rPr>
          <w:highlight w:val="white"/>
        </w:rPr>
      </w:pPr>
      <w:r w:rsidRPr="00903DBA">
        <w:rPr>
          <w:highlight w:val="white"/>
        </w:rPr>
        <w:t xml:space="preserve">        StaticExpression.Binary(MiddleOperator.BinarySubtract,</w:t>
      </w:r>
    </w:p>
    <w:p w14:paraId="66ED8129" w14:textId="77777777" w:rsidR="00A361FE" w:rsidRPr="00903DBA" w:rsidRDefault="00A361FE" w:rsidP="00A361FE">
      <w:pPr>
        <w:pStyle w:val="Code"/>
        <w:rPr>
          <w:highlight w:val="white"/>
        </w:rPr>
      </w:pPr>
      <w:r w:rsidRPr="00903DBA">
        <w:rPr>
          <w:highlight w:val="white"/>
        </w:rPr>
        <w:t xml:space="preserve">                                leftExpression, rightExpression);</w:t>
      </w:r>
    </w:p>
    <w:p w14:paraId="4080F5A9" w14:textId="77777777" w:rsidR="00A361FE" w:rsidRPr="00903DBA" w:rsidRDefault="00A361FE" w:rsidP="00A361FE">
      <w:pPr>
        <w:pStyle w:val="Code"/>
        <w:rPr>
          <w:highlight w:val="white"/>
        </w:rPr>
      </w:pPr>
      <w:r w:rsidRPr="00903DBA">
        <w:rPr>
          <w:highlight w:val="white"/>
        </w:rPr>
        <w:t xml:space="preserve">      if (staticExpression != null) {</w:t>
      </w:r>
    </w:p>
    <w:p w14:paraId="2E5D2039" w14:textId="77777777" w:rsidR="00A361FE" w:rsidRPr="00903DBA" w:rsidRDefault="00A361FE" w:rsidP="00A361FE">
      <w:pPr>
        <w:pStyle w:val="Code"/>
        <w:rPr>
          <w:highlight w:val="white"/>
        </w:rPr>
      </w:pPr>
      <w:r w:rsidRPr="00903DBA">
        <w:rPr>
          <w:highlight w:val="white"/>
        </w:rPr>
        <w:t xml:space="preserve">        return staticExpression;</w:t>
      </w:r>
    </w:p>
    <w:p w14:paraId="45A9FDA7" w14:textId="77777777" w:rsidR="00A361FE" w:rsidRPr="00903DBA" w:rsidRDefault="00A361FE" w:rsidP="00A361FE">
      <w:pPr>
        <w:pStyle w:val="Code"/>
        <w:rPr>
          <w:highlight w:val="white"/>
        </w:rPr>
      </w:pPr>
      <w:r w:rsidRPr="00903DBA">
        <w:rPr>
          <w:highlight w:val="white"/>
        </w:rPr>
        <w:t xml:space="preserve">      }</w:t>
      </w:r>
    </w:p>
    <w:p w14:paraId="2574CC6E" w14:textId="7E7E6A85" w:rsidR="00A361FE" w:rsidRPr="00903DBA" w:rsidRDefault="0076684B" w:rsidP="0076684B">
      <w:pPr>
        <w:rPr>
          <w:highlight w:val="white"/>
        </w:rPr>
      </w:pPr>
      <w:r w:rsidRPr="00903DBA">
        <w:rPr>
          <w:highlight w:val="white"/>
        </w:rPr>
        <w:t>The final short list is simple the short lists of the left and right expression.</w:t>
      </w:r>
    </w:p>
    <w:p w14:paraId="0CD36CDC" w14:textId="77777777" w:rsidR="00A361FE" w:rsidRPr="00903DBA" w:rsidRDefault="00A361FE" w:rsidP="00A361FE">
      <w:pPr>
        <w:pStyle w:val="Code"/>
        <w:rPr>
          <w:highlight w:val="white"/>
        </w:rPr>
      </w:pPr>
      <w:r w:rsidRPr="00903DBA">
        <w:rPr>
          <w:highlight w:val="white"/>
        </w:rPr>
        <w:t xml:space="preserve">      List&lt;MiddleCode&gt; shortList = new List&lt;MiddleCode&gt;();</w:t>
      </w:r>
    </w:p>
    <w:p w14:paraId="2603DFAF" w14:textId="77777777" w:rsidR="00A361FE" w:rsidRPr="00903DBA" w:rsidRDefault="00A361FE" w:rsidP="00A361FE">
      <w:pPr>
        <w:pStyle w:val="Code"/>
        <w:rPr>
          <w:highlight w:val="white"/>
        </w:rPr>
      </w:pPr>
      <w:r w:rsidRPr="00903DBA">
        <w:rPr>
          <w:highlight w:val="white"/>
        </w:rPr>
        <w:t xml:space="preserve">      shortList.AddRange(leftExpression.ShortList);</w:t>
      </w:r>
    </w:p>
    <w:p w14:paraId="7DA8F30B" w14:textId="77777777" w:rsidR="00A361FE" w:rsidRPr="00903DBA" w:rsidRDefault="00A361FE" w:rsidP="00A361FE">
      <w:pPr>
        <w:pStyle w:val="Code"/>
        <w:rPr>
          <w:highlight w:val="white"/>
        </w:rPr>
      </w:pPr>
      <w:r w:rsidRPr="00903DBA">
        <w:rPr>
          <w:highlight w:val="white"/>
        </w:rPr>
        <w:t xml:space="preserve">      shortList.AddRange(rightExpression.ShortList);    </w:t>
      </w:r>
    </w:p>
    <w:p w14:paraId="5580EF38" w14:textId="31E78FD8" w:rsidR="00A361FE" w:rsidRPr="00903DBA" w:rsidRDefault="00841C2D" w:rsidP="00F30F61">
      <w:pPr>
        <w:rPr>
          <w:highlight w:val="white"/>
        </w:rPr>
      </w:pPr>
      <w:r w:rsidRPr="00903DBA">
        <w:rPr>
          <w:highlight w:val="white"/>
        </w:rPr>
        <w:lastRenderedPageBreak/>
        <w:t>If at</w:t>
      </w:r>
      <w:r w:rsidR="00C0130D" w:rsidRPr="00903DBA">
        <w:rPr>
          <w:highlight w:val="white"/>
        </w:rPr>
        <w:t xml:space="preserve"> least on the expressions has pointer or array type, we call the </w:t>
      </w:r>
      <w:r w:rsidR="00A723D2" w:rsidRPr="00903DBA">
        <w:rPr>
          <w:rStyle w:val="KeyWord0"/>
          <w:highlight w:val="white"/>
        </w:rPr>
        <w:t>PointerArithmetic</w:t>
      </w:r>
      <w:r w:rsidR="00C0130D" w:rsidRPr="00903DBA">
        <w:rPr>
          <w:highlight w:val="white"/>
        </w:rPr>
        <w:t xml:space="preserve"> methods</w:t>
      </w:r>
      <w:r w:rsidR="00F30F61" w:rsidRPr="00903DBA">
        <w:rPr>
          <w:highlight w:val="white"/>
        </w:rPr>
        <w:t xml:space="preserve"> that</w:t>
      </w:r>
      <w:r w:rsidR="00487ECC" w:rsidRPr="00903DBA">
        <w:rPr>
          <w:highlight w:val="white"/>
        </w:rPr>
        <w:t xml:space="preserve"> handles pointer </w:t>
      </w:r>
      <w:r w:rsidR="00035181" w:rsidRPr="00903DBA">
        <w:rPr>
          <w:highlight w:val="white"/>
        </w:rPr>
        <w:t>arithmetic</w:t>
      </w:r>
      <w:r w:rsidR="00487ECC" w:rsidRPr="00903DBA">
        <w:rPr>
          <w:highlight w:val="white"/>
        </w:rPr>
        <w:t>.</w:t>
      </w:r>
    </w:p>
    <w:p w14:paraId="4E662BDB" w14:textId="77777777" w:rsidR="00A361FE" w:rsidRPr="00903DBA" w:rsidRDefault="00A361FE" w:rsidP="00A361FE">
      <w:pPr>
        <w:pStyle w:val="Code"/>
        <w:rPr>
          <w:highlight w:val="white"/>
        </w:rPr>
      </w:pPr>
      <w:r w:rsidRPr="00903DBA">
        <w:rPr>
          <w:highlight w:val="white"/>
        </w:rPr>
        <w:t xml:space="preserve">      if (leftType.IsPointerOrArray()) {</w:t>
      </w:r>
    </w:p>
    <w:p w14:paraId="40AD5BB5" w14:textId="1AE9BB3D" w:rsidR="00A361FE" w:rsidRPr="00903DBA" w:rsidRDefault="00A361FE" w:rsidP="00A361FE">
      <w:pPr>
        <w:pStyle w:val="Code"/>
        <w:rPr>
          <w:highlight w:val="white"/>
        </w:rPr>
      </w:pPr>
      <w:r w:rsidRPr="00903DBA">
        <w:rPr>
          <w:highlight w:val="white"/>
        </w:rPr>
        <w:t xml:space="preserve">        return </w:t>
      </w:r>
      <w:r w:rsidR="00F31495" w:rsidRPr="00903DBA">
        <w:rPr>
          <w:highlight w:val="white"/>
        </w:rPr>
        <w:t>PointerArithmetic</w:t>
      </w:r>
      <w:r w:rsidRPr="00903DBA">
        <w:rPr>
          <w:highlight w:val="white"/>
        </w:rPr>
        <w:t>s(middleOp, leftExpression, rightExpression);</w:t>
      </w:r>
    </w:p>
    <w:p w14:paraId="55A3FEDA" w14:textId="77777777" w:rsidR="00A361FE" w:rsidRPr="00903DBA" w:rsidRDefault="00A361FE" w:rsidP="00A361FE">
      <w:pPr>
        <w:pStyle w:val="Code"/>
        <w:rPr>
          <w:highlight w:val="white"/>
        </w:rPr>
      </w:pPr>
      <w:r w:rsidRPr="00903DBA">
        <w:rPr>
          <w:highlight w:val="white"/>
        </w:rPr>
        <w:t xml:space="preserve">      }</w:t>
      </w:r>
    </w:p>
    <w:p w14:paraId="07FFBD3E" w14:textId="64E8B46F" w:rsidR="006D1C7B" w:rsidRPr="00903DBA" w:rsidRDefault="006D1C7B" w:rsidP="006D1C7B">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w:t>
      </w:r>
      <w:r w:rsidR="00CC7093" w:rsidRPr="00903DBA">
        <w:rPr>
          <w:highlight w:val="white"/>
        </w:rPr>
        <w:t>. XXX</w:t>
      </w:r>
    </w:p>
    <w:p w14:paraId="0F74D1B5" w14:textId="46564D8E" w:rsidR="00A361FE" w:rsidRPr="00903DBA" w:rsidRDefault="00A361FE" w:rsidP="00A361FE">
      <w:pPr>
        <w:pStyle w:val="Code"/>
        <w:rPr>
          <w:highlight w:val="white"/>
        </w:rPr>
      </w:pPr>
      <w:r w:rsidRPr="00903DBA">
        <w:rPr>
          <w:highlight w:val="white"/>
        </w:rPr>
        <w:t xml:space="preserve">      else if (rightType.IsPointerOrArray()) {</w:t>
      </w:r>
    </w:p>
    <w:p w14:paraId="0F9DBE6F" w14:textId="77777777" w:rsidR="00A361FE" w:rsidRPr="00903DBA" w:rsidRDefault="00A361FE" w:rsidP="00A361FE">
      <w:pPr>
        <w:pStyle w:val="Code"/>
        <w:rPr>
          <w:highlight w:val="white"/>
        </w:rPr>
      </w:pPr>
      <w:r w:rsidRPr="00903DBA">
        <w:rPr>
          <w:highlight w:val="white"/>
        </w:rPr>
        <w:t xml:space="preserve">        Assert.Error(middleOp == MiddleOperator.BinaryAdd, middleOp,</w:t>
      </w:r>
    </w:p>
    <w:p w14:paraId="319F6C36" w14:textId="77777777" w:rsidR="00A361FE" w:rsidRPr="00903DBA" w:rsidRDefault="00A361FE" w:rsidP="00A361FE">
      <w:pPr>
        <w:pStyle w:val="Code"/>
        <w:rPr>
          <w:highlight w:val="white"/>
        </w:rPr>
      </w:pPr>
      <w:r w:rsidRPr="00903DBA">
        <w:rPr>
          <w:highlight w:val="white"/>
        </w:rPr>
        <w:t xml:space="preserve">                     Message.Invalid_types_in_subtraction_expression);</w:t>
      </w:r>
    </w:p>
    <w:p w14:paraId="4C071CD2" w14:textId="66298608" w:rsidR="00A361FE" w:rsidRPr="00903DBA" w:rsidRDefault="00A361FE" w:rsidP="00A361FE">
      <w:pPr>
        <w:pStyle w:val="Code"/>
        <w:rPr>
          <w:highlight w:val="white"/>
        </w:rPr>
      </w:pPr>
      <w:r w:rsidRPr="00903DBA">
        <w:rPr>
          <w:highlight w:val="white"/>
        </w:rPr>
        <w:t xml:space="preserve">        return </w:t>
      </w:r>
      <w:r w:rsidR="00F31495" w:rsidRPr="00903DBA">
        <w:rPr>
          <w:highlight w:val="white"/>
        </w:rPr>
        <w:t>PointerArithmetic</w:t>
      </w:r>
      <w:r w:rsidRPr="00903DBA">
        <w:rPr>
          <w:highlight w:val="white"/>
        </w:rPr>
        <w:t>s(middleOp, rightExpression, leftExpression);</w:t>
      </w:r>
    </w:p>
    <w:p w14:paraId="47E98FE3" w14:textId="77777777" w:rsidR="00A361FE" w:rsidRPr="00903DBA" w:rsidRDefault="00A361FE" w:rsidP="00A361FE">
      <w:pPr>
        <w:pStyle w:val="Code"/>
        <w:rPr>
          <w:highlight w:val="white"/>
        </w:rPr>
      </w:pPr>
      <w:r w:rsidRPr="00903DBA">
        <w:rPr>
          <w:highlight w:val="white"/>
        </w:rPr>
        <w:t xml:space="preserve">      }</w:t>
      </w:r>
    </w:p>
    <w:p w14:paraId="1DCA7BA9" w14:textId="75AB6F7C" w:rsidR="00D42C82" w:rsidRPr="00903DBA" w:rsidRDefault="00D42C82" w:rsidP="00D42C82">
      <w:pPr>
        <w:rPr>
          <w:highlight w:val="white"/>
        </w:rPr>
      </w:pPr>
      <w:r w:rsidRPr="00903DBA">
        <w:rPr>
          <w:highlight w:val="white"/>
        </w:rPr>
        <w:t>If non</w:t>
      </w:r>
      <w:r w:rsidR="004C313E" w:rsidRPr="00903DBA">
        <w:rPr>
          <w:highlight w:val="white"/>
        </w:rPr>
        <w:t>e</w:t>
      </w:r>
      <w:r w:rsidRPr="00903DBA">
        <w:rPr>
          <w:highlight w:val="white"/>
        </w:rPr>
        <w:t xml:space="preserve"> of the left or right expressions are pointers, we perform an </w:t>
      </w:r>
      <w:r w:rsidR="00D03164" w:rsidRPr="00903DBA">
        <w:rPr>
          <w:highlight w:val="white"/>
        </w:rPr>
        <w:t>arithmetic</w:t>
      </w:r>
      <w:r w:rsidRPr="00903DBA">
        <w:rPr>
          <w:highlight w:val="white"/>
        </w:rPr>
        <w:t xml:space="preserve"> operation.</w:t>
      </w:r>
      <w:r w:rsidR="00D03164" w:rsidRPr="00903DBA">
        <w:rPr>
          <w:highlight w:val="white"/>
        </w:rPr>
        <w:t xml:space="preserve"> </w:t>
      </w:r>
      <w:r w:rsidR="004C313E" w:rsidRPr="00903DBA">
        <w:rPr>
          <w:highlight w:val="white"/>
        </w:rPr>
        <w:t>First,</w:t>
      </w:r>
      <w:r w:rsidR="00D03164" w:rsidRPr="00903DBA">
        <w:rPr>
          <w:highlight w:val="white"/>
        </w:rPr>
        <w:t xml:space="preserve"> we make sure that both expressions have arithmetic types</w:t>
      </w:r>
      <w:r w:rsidR="00A96481" w:rsidRPr="00903DBA">
        <w:rPr>
          <w:highlight w:val="white"/>
        </w:rPr>
        <w:t xml:space="preserve"> (integral or floating).</w:t>
      </w:r>
    </w:p>
    <w:p w14:paraId="6641CB02" w14:textId="32205786" w:rsidR="00A361FE" w:rsidRPr="00903DBA" w:rsidRDefault="00A361FE" w:rsidP="00A361FE">
      <w:pPr>
        <w:pStyle w:val="Code"/>
        <w:rPr>
          <w:highlight w:val="white"/>
        </w:rPr>
      </w:pPr>
      <w:r w:rsidRPr="00903DBA">
        <w:rPr>
          <w:highlight w:val="white"/>
        </w:rPr>
        <w:t xml:space="preserve">      else {</w:t>
      </w:r>
    </w:p>
    <w:p w14:paraId="0515F9E0" w14:textId="77777777" w:rsidR="00A361FE" w:rsidRPr="00903DBA" w:rsidRDefault="00A361FE" w:rsidP="00A361FE">
      <w:pPr>
        <w:pStyle w:val="Code"/>
        <w:rPr>
          <w:highlight w:val="white"/>
        </w:rPr>
      </w:pPr>
      <w:r w:rsidRPr="00903DBA">
        <w:rPr>
          <w:highlight w:val="white"/>
        </w:rPr>
        <w:t xml:space="preserve">        Assert.Error(leftExpression.Symbol.Type.IsArithmetic(),</w:t>
      </w:r>
    </w:p>
    <w:p w14:paraId="371FBA4D" w14:textId="77777777" w:rsidR="00A361FE" w:rsidRPr="00903DBA" w:rsidRDefault="00A361FE" w:rsidP="00A361FE">
      <w:pPr>
        <w:pStyle w:val="Code"/>
        <w:rPr>
          <w:highlight w:val="white"/>
        </w:rPr>
      </w:pPr>
      <w:r w:rsidRPr="00903DBA">
        <w:rPr>
          <w:highlight w:val="white"/>
        </w:rPr>
        <w:t xml:space="preserve">                     leftExpression, Message.Non__arithmetic_expression);</w:t>
      </w:r>
    </w:p>
    <w:p w14:paraId="573AF117" w14:textId="77777777" w:rsidR="00A361FE" w:rsidRPr="00903DBA" w:rsidRDefault="00A361FE" w:rsidP="00A361FE">
      <w:pPr>
        <w:pStyle w:val="Code"/>
        <w:rPr>
          <w:highlight w:val="white"/>
        </w:rPr>
      </w:pPr>
      <w:r w:rsidRPr="00903DBA">
        <w:rPr>
          <w:highlight w:val="white"/>
        </w:rPr>
        <w:t xml:space="preserve">        Assert.Error(rightExpression.Symbol.Type.IsArithmetic(),</w:t>
      </w:r>
    </w:p>
    <w:p w14:paraId="0B3FE663" w14:textId="77777777" w:rsidR="00A361FE" w:rsidRPr="00903DBA" w:rsidRDefault="00A361FE" w:rsidP="00A361FE">
      <w:pPr>
        <w:pStyle w:val="Code"/>
        <w:rPr>
          <w:highlight w:val="white"/>
        </w:rPr>
      </w:pPr>
      <w:r w:rsidRPr="00903DBA">
        <w:rPr>
          <w:highlight w:val="white"/>
        </w:rPr>
        <w:t xml:space="preserve">                     rightExpression, Message.Non__arithmetic_expression);</w:t>
      </w:r>
    </w:p>
    <w:p w14:paraId="2D760E13" w14:textId="67919B28" w:rsidR="00A361FE" w:rsidRPr="00903DBA" w:rsidRDefault="00D8707E" w:rsidP="008C2CED">
      <w:pPr>
        <w:rPr>
          <w:highlight w:val="white"/>
        </w:rPr>
      </w:pPr>
      <w:r w:rsidRPr="00903DBA">
        <w:rPr>
          <w:highlight w:val="white"/>
        </w:rPr>
        <w:t xml:space="preserve">The we find the maximal </w:t>
      </w:r>
      <w:r w:rsidR="004C313E" w:rsidRPr="00903DBA">
        <w:rPr>
          <w:highlight w:val="white"/>
        </w:rPr>
        <w:t>type and</w:t>
      </w:r>
      <w:r w:rsidRPr="00903DBA">
        <w:rPr>
          <w:highlight w:val="white"/>
        </w:rPr>
        <w:t xml:space="preserve"> cast both expressions to the type. The resulting expression does also have the maximal type.</w:t>
      </w:r>
    </w:p>
    <w:p w14:paraId="2506CBE4" w14:textId="77777777" w:rsidR="00A361FE" w:rsidRPr="00903DBA" w:rsidRDefault="00A361FE" w:rsidP="00A361FE">
      <w:pPr>
        <w:pStyle w:val="Code"/>
        <w:rPr>
          <w:highlight w:val="white"/>
        </w:rPr>
      </w:pPr>
      <w:r w:rsidRPr="00903DBA">
        <w:rPr>
          <w:highlight w:val="white"/>
        </w:rPr>
        <w:t xml:space="preserve">        Type maxType = TypeCast.MaxType(leftType, rightType);</w:t>
      </w:r>
    </w:p>
    <w:p w14:paraId="10C8AD44" w14:textId="77777777" w:rsidR="00A361FE" w:rsidRPr="00903DBA" w:rsidRDefault="00A361FE" w:rsidP="00A361FE">
      <w:pPr>
        <w:pStyle w:val="Code"/>
        <w:rPr>
          <w:highlight w:val="white"/>
        </w:rPr>
      </w:pPr>
      <w:r w:rsidRPr="00903DBA">
        <w:rPr>
          <w:highlight w:val="white"/>
        </w:rPr>
        <w:t xml:space="preserve">        leftExpression = TypeCast.ImplicitCast(leftExpression, maxType);</w:t>
      </w:r>
    </w:p>
    <w:p w14:paraId="7DABCF75" w14:textId="77777777" w:rsidR="00A361FE" w:rsidRPr="00903DBA" w:rsidRDefault="00A361FE" w:rsidP="00A361FE">
      <w:pPr>
        <w:pStyle w:val="Code"/>
        <w:rPr>
          <w:highlight w:val="white"/>
        </w:rPr>
      </w:pPr>
      <w:r w:rsidRPr="00903DBA">
        <w:rPr>
          <w:highlight w:val="white"/>
        </w:rPr>
        <w:t xml:space="preserve">        rightExpression = TypeCast.ImplicitCast(rightExpression, maxType);</w:t>
      </w:r>
    </w:p>
    <w:p w14:paraId="4342BFD4" w14:textId="77777777" w:rsidR="00A361FE" w:rsidRPr="00903DBA" w:rsidRDefault="00A361FE" w:rsidP="00A361FE">
      <w:pPr>
        <w:pStyle w:val="Code"/>
        <w:rPr>
          <w:highlight w:val="white"/>
        </w:rPr>
      </w:pPr>
      <w:r w:rsidRPr="00903DBA">
        <w:rPr>
          <w:highlight w:val="white"/>
        </w:rPr>
        <w:t xml:space="preserve">        Symbol resultSymbol = new Symbol(maxType);</w:t>
      </w:r>
    </w:p>
    <w:p w14:paraId="72C5F976" w14:textId="4BCE3333" w:rsidR="00A361FE" w:rsidRPr="00903DBA" w:rsidRDefault="001F3C95" w:rsidP="001F3C95">
      <w:pPr>
        <w:rPr>
          <w:highlight w:val="white"/>
        </w:rPr>
      </w:pPr>
      <w:r w:rsidRPr="00903DBA">
        <w:rPr>
          <w:highlight w:val="white"/>
        </w:rPr>
        <w:t xml:space="preserve">The final long list is the long lists of the two expressions, and the </w:t>
      </w:r>
      <w:r w:rsidR="00CA6030" w:rsidRPr="00903DBA">
        <w:rPr>
          <w:highlight w:val="white"/>
        </w:rPr>
        <w:t>operation (addition or subtraction).</w:t>
      </w:r>
    </w:p>
    <w:p w14:paraId="30000EB7" w14:textId="77777777" w:rsidR="00A361FE" w:rsidRPr="00903DBA" w:rsidRDefault="00A361FE" w:rsidP="00A361FE">
      <w:pPr>
        <w:pStyle w:val="Code"/>
        <w:rPr>
          <w:highlight w:val="white"/>
        </w:rPr>
      </w:pPr>
      <w:r w:rsidRPr="00903DBA">
        <w:rPr>
          <w:highlight w:val="white"/>
        </w:rPr>
        <w:t xml:space="preserve">        List&lt;MiddleCode&gt; longList = new List&lt;MiddleCode&gt;();</w:t>
      </w:r>
    </w:p>
    <w:p w14:paraId="0D415D39" w14:textId="77777777" w:rsidR="00A361FE" w:rsidRPr="00903DBA" w:rsidRDefault="00A361FE" w:rsidP="00A361FE">
      <w:pPr>
        <w:pStyle w:val="Code"/>
        <w:rPr>
          <w:highlight w:val="white"/>
        </w:rPr>
      </w:pPr>
      <w:r w:rsidRPr="00903DBA">
        <w:rPr>
          <w:highlight w:val="white"/>
        </w:rPr>
        <w:t xml:space="preserve">        longList.AddRange(leftExpression.LongList);</w:t>
      </w:r>
    </w:p>
    <w:p w14:paraId="1FA205E9" w14:textId="77777777" w:rsidR="00A361FE" w:rsidRPr="00903DBA" w:rsidRDefault="00A361FE" w:rsidP="00A361FE">
      <w:pPr>
        <w:pStyle w:val="Code"/>
        <w:rPr>
          <w:highlight w:val="white"/>
        </w:rPr>
      </w:pPr>
      <w:r w:rsidRPr="00903DBA">
        <w:rPr>
          <w:highlight w:val="white"/>
        </w:rPr>
        <w:t xml:space="preserve">        longList.AddRange(rightExpression.LongList);</w:t>
      </w:r>
    </w:p>
    <w:p w14:paraId="25C989F2" w14:textId="77777777" w:rsidR="00A361FE" w:rsidRPr="00903DBA" w:rsidRDefault="00A361FE" w:rsidP="00A361FE">
      <w:pPr>
        <w:pStyle w:val="Code"/>
        <w:rPr>
          <w:highlight w:val="white"/>
        </w:rPr>
      </w:pPr>
      <w:r w:rsidRPr="00903DBA">
        <w:rPr>
          <w:highlight w:val="white"/>
        </w:rPr>
        <w:t xml:space="preserve">        AddMiddleCode(longList, middleOp, resultSymbol,</w:t>
      </w:r>
    </w:p>
    <w:p w14:paraId="3FBDDBA3" w14:textId="77777777" w:rsidR="00A361FE" w:rsidRPr="00903DBA" w:rsidRDefault="00A361FE" w:rsidP="00A361FE">
      <w:pPr>
        <w:pStyle w:val="Code"/>
        <w:rPr>
          <w:highlight w:val="white"/>
        </w:rPr>
      </w:pPr>
      <w:r w:rsidRPr="00903DBA">
        <w:rPr>
          <w:highlight w:val="white"/>
        </w:rPr>
        <w:t xml:space="preserve">                      leftExpression.Symbol, rightExpression.Symbol);</w:t>
      </w:r>
    </w:p>
    <w:p w14:paraId="719FC412" w14:textId="77777777" w:rsidR="00A361FE" w:rsidRPr="00903DBA" w:rsidRDefault="00A361FE" w:rsidP="00A361FE">
      <w:pPr>
        <w:pStyle w:val="Code"/>
        <w:rPr>
          <w:highlight w:val="white"/>
        </w:rPr>
      </w:pPr>
      <w:r w:rsidRPr="00903DBA">
        <w:rPr>
          <w:highlight w:val="white"/>
        </w:rPr>
        <w:t xml:space="preserve">        return (new Expression(resultSymbol, shortList, longList));</w:t>
      </w:r>
    </w:p>
    <w:p w14:paraId="1931C7CC" w14:textId="77777777" w:rsidR="00A361FE" w:rsidRPr="00903DBA" w:rsidRDefault="00A361FE" w:rsidP="00A361FE">
      <w:pPr>
        <w:pStyle w:val="Code"/>
        <w:rPr>
          <w:highlight w:val="white"/>
        </w:rPr>
      </w:pPr>
      <w:r w:rsidRPr="00903DBA">
        <w:rPr>
          <w:highlight w:val="white"/>
        </w:rPr>
        <w:t xml:space="preserve">      }</w:t>
      </w:r>
    </w:p>
    <w:p w14:paraId="54BE4F23" w14:textId="78589DD0" w:rsidR="00772727" w:rsidRPr="00903DBA" w:rsidRDefault="00A361FE" w:rsidP="00A361FE">
      <w:pPr>
        <w:pStyle w:val="Code"/>
        <w:rPr>
          <w:highlight w:val="white"/>
        </w:rPr>
      </w:pPr>
      <w:r w:rsidRPr="00903DBA">
        <w:rPr>
          <w:highlight w:val="white"/>
        </w:rPr>
        <w:t xml:space="preserve">    }</w:t>
      </w:r>
    </w:p>
    <w:p w14:paraId="7AAB2CAB" w14:textId="11B6A4F5" w:rsidR="00CA2195" w:rsidRPr="00903DBA" w:rsidRDefault="00F31495" w:rsidP="0086680C">
      <w:pPr>
        <w:rPr>
          <w:highlight w:val="white"/>
        </w:rPr>
      </w:pPr>
      <w:r w:rsidRPr="00903DBA">
        <w:rPr>
          <w:highlight w:val="white"/>
        </w:rPr>
        <w:t xml:space="preserve">The </w:t>
      </w:r>
      <w:r w:rsidR="0086680C" w:rsidRPr="00903DBA">
        <w:rPr>
          <w:rStyle w:val="KeyWord0"/>
          <w:highlight w:val="white"/>
        </w:rPr>
        <w:t>PointerArithmetic</w:t>
      </w:r>
      <w:r w:rsidR="0086680C" w:rsidRPr="00903DBA">
        <w:rPr>
          <w:highlight w:val="white"/>
        </w:rPr>
        <w:t xml:space="preserve"> methods performs pointer arithmetic. We have two cases: addition of a pointer and an integral value, and </w:t>
      </w:r>
      <w:r w:rsidR="008E6E55" w:rsidRPr="00903DBA">
        <w:rPr>
          <w:highlight w:val="white"/>
        </w:rPr>
        <w:t>subtraction of two pointer values.</w:t>
      </w:r>
    </w:p>
    <w:p w14:paraId="08A6FD51" w14:textId="37FAA98D" w:rsidR="00CA2195" w:rsidRPr="00903DBA" w:rsidRDefault="00CA2195" w:rsidP="00CA2195">
      <w:pPr>
        <w:pStyle w:val="Code"/>
        <w:rPr>
          <w:highlight w:val="white"/>
        </w:rPr>
      </w:pPr>
      <w:r w:rsidRPr="00903DBA">
        <w:rPr>
          <w:highlight w:val="white"/>
        </w:rPr>
        <w:t xml:space="preserve">    private static Expression </w:t>
      </w:r>
      <w:r w:rsidR="00F31495" w:rsidRPr="00903DBA">
        <w:rPr>
          <w:highlight w:val="white"/>
        </w:rPr>
        <w:t>PointerArithmetic</w:t>
      </w:r>
      <w:r w:rsidRPr="00903DBA">
        <w:rPr>
          <w:highlight w:val="white"/>
        </w:rPr>
        <w:t>(MiddleOperator middleOp,</w:t>
      </w:r>
    </w:p>
    <w:p w14:paraId="0950AF32" w14:textId="6207C60F" w:rsidR="00CA2195" w:rsidRPr="00903DBA" w:rsidRDefault="00CA2195" w:rsidP="00CA2195">
      <w:pPr>
        <w:pStyle w:val="Code"/>
        <w:rPr>
          <w:highlight w:val="white"/>
        </w:rPr>
      </w:pPr>
      <w:r w:rsidRPr="00903DBA">
        <w:rPr>
          <w:highlight w:val="white"/>
        </w:rPr>
        <w:t xml:space="preserve">                                                Expression leftExpression,</w:t>
      </w:r>
    </w:p>
    <w:p w14:paraId="775DCF6D" w14:textId="5F460F87" w:rsidR="00CA2195" w:rsidRPr="00903DBA" w:rsidRDefault="00CA2195" w:rsidP="00CA2195">
      <w:pPr>
        <w:pStyle w:val="Code"/>
        <w:rPr>
          <w:highlight w:val="white"/>
        </w:rPr>
      </w:pPr>
      <w:r w:rsidRPr="00903DBA">
        <w:rPr>
          <w:highlight w:val="white"/>
        </w:rPr>
        <w:t xml:space="preserve">                                                Expression rightExpression) {</w:t>
      </w:r>
    </w:p>
    <w:p w14:paraId="64EB86A0" w14:textId="77777777" w:rsidR="00CA2195" w:rsidRPr="00903DBA" w:rsidRDefault="00CA2195" w:rsidP="00CA2195">
      <w:pPr>
        <w:pStyle w:val="Code"/>
        <w:rPr>
          <w:highlight w:val="white"/>
        </w:rPr>
      </w:pPr>
      <w:r w:rsidRPr="00903DBA">
        <w:rPr>
          <w:highlight w:val="white"/>
        </w:rPr>
        <w:t xml:space="preserve">      List&lt;MiddleCode&gt; shortList = new List&lt;MiddleCode&gt;();</w:t>
      </w:r>
    </w:p>
    <w:p w14:paraId="3A98960C" w14:textId="77777777" w:rsidR="00CA2195" w:rsidRPr="00903DBA" w:rsidRDefault="00CA2195" w:rsidP="00CA2195">
      <w:pPr>
        <w:pStyle w:val="Code"/>
        <w:rPr>
          <w:highlight w:val="white"/>
        </w:rPr>
      </w:pPr>
      <w:r w:rsidRPr="00903DBA">
        <w:rPr>
          <w:highlight w:val="white"/>
        </w:rPr>
        <w:t xml:space="preserve">      shortList.AddRange(leftExpression.LongList);</w:t>
      </w:r>
    </w:p>
    <w:p w14:paraId="0AC10FBF" w14:textId="77777777" w:rsidR="00CA2195" w:rsidRPr="00903DBA" w:rsidRDefault="00CA2195" w:rsidP="00CA2195">
      <w:pPr>
        <w:pStyle w:val="Code"/>
        <w:rPr>
          <w:highlight w:val="white"/>
        </w:rPr>
      </w:pPr>
      <w:r w:rsidRPr="00903DBA">
        <w:rPr>
          <w:highlight w:val="white"/>
        </w:rPr>
        <w:t xml:space="preserve">      shortList.AddRange(rightExpression.LongList);</w:t>
      </w:r>
    </w:p>
    <w:p w14:paraId="2B85CD82" w14:textId="77777777" w:rsidR="00CA2195" w:rsidRPr="00903DBA" w:rsidRDefault="00CA2195" w:rsidP="00CA2195">
      <w:pPr>
        <w:pStyle w:val="Code"/>
        <w:rPr>
          <w:highlight w:val="white"/>
        </w:rPr>
      </w:pPr>
    </w:p>
    <w:p w14:paraId="4729B3C4" w14:textId="77777777" w:rsidR="00CA2195" w:rsidRPr="00903DBA" w:rsidRDefault="00CA2195" w:rsidP="00CA2195">
      <w:pPr>
        <w:pStyle w:val="Code"/>
        <w:rPr>
          <w:highlight w:val="white"/>
        </w:rPr>
      </w:pPr>
      <w:r w:rsidRPr="00903DBA">
        <w:rPr>
          <w:highlight w:val="white"/>
        </w:rPr>
        <w:t xml:space="preserve">      Type leftType = leftExpression.Symbol.Type,</w:t>
      </w:r>
    </w:p>
    <w:p w14:paraId="25E2413E" w14:textId="77777777" w:rsidR="00CA2195" w:rsidRPr="00903DBA" w:rsidRDefault="00CA2195" w:rsidP="00CA2195">
      <w:pPr>
        <w:pStyle w:val="Code"/>
        <w:rPr>
          <w:highlight w:val="white"/>
        </w:rPr>
      </w:pPr>
      <w:r w:rsidRPr="00903DBA">
        <w:rPr>
          <w:highlight w:val="white"/>
        </w:rPr>
        <w:t xml:space="preserve">           rightType = rightExpression.Symbol.Type;</w:t>
      </w:r>
    </w:p>
    <w:p w14:paraId="73EDB599" w14:textId="1C736E26" w:rsidR="00CA2195" w:rsidRPr="00903DBA" w:rsidRDefault="004F4430" w:rsidP="00F05AF2">
      <w:pPr>
        <w:rPr>
          <w:highlight w:val="white"/>
        </w:rPr>
      </w:pPr>
      <w:r w:rsidRPr="00903DBA">
        <w:rPr>
          <w:highlight w:val="white"/>
        </w:rPr>
        <w:t>If the</w:t>
      </w:r>
      <w:r w:rsidR="00F05AF2" w:rsidRPr="00903DBA">
        <w:rPr>
          <w:highlight w:val="white"/>
        </w:rPr>
        <w:t xml:space="preserve"> </w:t>
      </w:r>
      <w:r w:rsidR="00701D38" w:rsidRPr="00903DBA">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903DBA" w:rsidRDefault="00CA2195" w:rsidP="00CA2195">
      <w:pPr>
        <w:pStyle w:val="Code"/>
        <w:rPr>
          <w:highlight w:val="white"/>
        </w:rPr>
      </w:pPr>
      <w:r w:rsidRPr="00903DBA">
        <w:rPr>
          <w:highlight w:val="white"/>
        </w:rPr>
        <w:lastRenderedPageBreak/>
        <w:t xml:space="preserve">      if (leftType.IsPointerOrArray() &amp;&amp; rightType.IsIntegral()) {</w:t>
      </w:r>
    </w:p>
    <w:p w14:paraId="13555C7B" w14:textId="66508046" w:rsidR="00F52745" w:rsidRPr="00903DBA" w:rsidRDefault="00F52745" w:rsidP="00F52745">
      <w:pPr>
        <w:rPr>
          <w:highlight w:val="white"/>
        </w:rPr>
      </w:pPr>
      <w:r w:rsidRPr="00903DBA">
        <w:rPr>
          <w:highlight w:val="white"/>
        </w:rPr>
        <w:t xml:space="preserve">We make sure that the </w:t>
      </w:r>
      <w:r w:rsidR="00A47DFB" w:rsidRPr="00903DBA">
        <w:rPr>
          <w:highlight w:val="white"/>
        </w:rPr>
        <w:t xml:space="preserve">left </w:t>
      </w:r>
      <w:r w:rsidRPr="00903DBA">
        <w:rPr>
          <w:highlight w:val="white"/>
        </w:rPr>
        <w:t>pointer type is not void, since pointer arithmetic is not allowed on void pointers.</w:t>
      </w:r>
    </w:p>
    <w:p w14:paraId="57771722" w14:textId="77777777" w:rsidR="00CA2195" w:rsidRPr="00903DBA" w:rsidRDefault="00CA2195" w:rsidP="00CA2195">
      <w:pPr>
        <w:pStyle w:val="Code"/>
        <w:rPr>
          <w:highlight w:val="white"/>
        </w:rPr>
      </w:pPr>
      <w:r w:rsidRPr="00903DBA">
        <w:rPr>
          <w:highlight w:val="white"/>
        </w:rPr>
        <w:t xml:space="preserve">        Assert.Error(!leftType.PointerOrArrayType.IsVoid(),</w:t>
      </w:r>
    </w:p>
    <w:p w14:paraId="0EBF5A75" w14:textId="787275F2" w:rsidR="00CA2195" w:rsidRPr="00903DBA" w:rsidRDefault="00CA2195" w:rsidP="00CA2195">
      <w:pPr>
        <w:pStyle w:val="Code"/>
        <w:rPr>
          <w:highlight w:val="white"/>
        </w:rPr>
      </w:pPr>
      <w:r w:rsidRPr="00903DBA">
        <w:rPr>
          <w:highlight w:val="white"/>
        </w:rPr>
        <w:t xml:space="preserve">                      leftExpression, Message.Pointer_to_void);</w:t>
      </w:r>
    </w:p>
    <w:p w14:paraId="5A23C856" w14:textId="70C84EED" w:rsidR="006D4385" w:rsidRPr="00903DBA" w:rsidRDefault="006D4385" w:rsidP="00347C86">
      <w:pPr>
        <w:rPr>
          <w:highlight w:val="white"/>
        </w:rPr>
      </w:pPr>
      <w:r w:rsidRPr="00903DBA">
        <w:rPr>
          <w:highlight w:val="white"/>
        </w:rPr>
        <w:t>We type cast the integral right expression</w:t>
      </w:r>
      <w:r w:rsidR="000F187C" w:rsidRPr="00903DBA">
        <w:rPr>
          <w:highlight w:val="white"/>
        </w:rPr>
        <w:t xml:space="preserve"> to the left pointer type </w:t>
      </w:r>
      <w:r w:rsidR="00B55B97" w:rsidRPr="00903DBA">
        <w:rPr>
          <w:highlight w:val="white"/>
        </w:rPr>
        <w:t>for</w:t>
      </w:r>
      <w:r w:rsidR="00347C86" w:rsidRPr="00903DBA">
        <w:rPr>
          <w:highlight w:val="white"/>
        </w:rPr>
        <w:t xml:space="preserve"> the </w:t>
      </w:r>
      <w:r w:rsidR="00B55B97" w:rsidRPr="00903DBA">
        <w:rPr>
          <w:highlight w:val="white"/>
        </w:rPr>
        <w:t xml:space="preserve">arithmetic </w:t>
      </w:r>
      <w:r w:rsidR="00347C86" w:rsidRPr="00903DBA">
        <w:rPr>
          <w:highlight w:val="white"/>
        </w:rPr>
        <w:t>to be performed on values of the</w:t>
      </w:r>
      <w:r w:rsidR="00B311A1" w:rsidRPr="00903DBA">
        <w:rPr>
          <w:highlight w:val="white"/>
        </w:rPr>
        <w:t xml:space="preserve"> </w:t>
      </w:r>
      <w:r w:rsidR="00347C86" w:rsidRPr="00903DBA">
        <w:rPr>
          <w:highlight w:val="white"/>
        </w:rPr>
        <w:t>sam</w:t>
      </w:r>
      <w:r w:rsidR="00B311A1" w:rsidRPr="00903DBA">
        <w:rPr>
          <w:highlight w:val="white"/>
        </w:rPr>
        <w:t>e</w:t>
      </w:r>
      <w:r w:rsidR="00347C86" w:rsidRPr="00903DBA">
        <w:rPr>
          <w:highlight w:val="white"/>
        </w:rPr>
        <w:t xml:space="preserve"> size.</w:t>
      </w:r>
    </w:p>
    <w:p w14:paraId="722742C4" w14:textId="0125F416" w:rsidR="00941117" w:rsidRPr="00903DBA" w:rsidRDefault="00941117" w:rsidP="00DD322D">
      <w:pPr>
        <w:pStyle w:val="Code"/>
        <w:rPr>
          <w:highlight w:val="white"/>
        </w:rPr>
      </w:pPr>
      <w:r w:rsidRPr="00903DBA">
        <w:rPr>
          <w:highlight w:val="white"/>
        </w:rPr>
        <w:t xml:space="preserve">        rightExpression = TypeCast.ImplicitCast(</w:t>
      </w:r>
      <w:r w:rsidR="00D62E5C" w:rsidRPr="00903DBA">
        <w:rPr>
          <w:highlight w:val="white"/>
        </w:rPr>
        <w:t xml:space="preserve">rightExpression, </w:t>
      </w:r>
      <w:r w:rsidRPr="00903DBA">
        <w:rPr>
          <w:highlight w:val="white"/>
        </w:rPr>
        <w:t>leftType);</w:t>
      </w:r>
    </w:p>
    <w:p w14:paraId="2F73C2B8" w14:textId="47D6FB6C" w:rsidR="00CA2195" w:rsidRPr="00903DBA" w:rsidRDefault="00C67F09" w:rsidP="00261194">
      <w:pPr>
        <w:rPr>
          <w:highlight w:val="white"/>
        </w:rPr>
      </w:pPr>
      <w:r w:rsidRPr="00903DBA">
        <w:rPr>
          <w:highlight w:val="white"/>
        </w:rPr>
        <w:t xml:space="preserve">The final long list is </w:t>
      </w:r>
      <w:r w:rsidR="00261194" w:rsidRPr="00903DBA">
        <w:rPr>
          <w:highlight w:val="white"/>
        </w:rPr>
        <w:t>the long lists of the left and right expression, and the pointer arithmetic.</w:t>
      </w:r>
    </w:p>
    <w:p w14:paraId="0701E231" w14:textId="77777777" w:rsidR="00CA2195" w:rsidRPr="00903DBA" w:rsidRDefault="00CA2195" w:rsidP="00CA2195">
      <w:pPr>
        <w:pStyle w:val="Code"/>
        <w:rPr>
          <w:highlight w:val="white"/>
        </w:rPr>
      </w:pPr>
      <w:r w:rsidRPr="00903DBA">
        <w:rPr>
          <w:highlight w:val="white"/>
        </w:rPr>
        <w:t xml:space="preserve">        List&lt;MiddleCode&gt; longList = new List&lt;MiddleCode&gt;();</w:t>
      </w:r>
    </w:p>
    <w:p w14:paraId="6E4F2101" w14:textId="77777777" w:rsidR="00CA2195" w:rsidRPr="00903DBA" w:rsidRDefault="00CA2195" w:rsidP="00CA2195">
      <w:pPr>
        <w:pStyle w:val="Code"/>
        <w:rPr>
          <w:highlight w:val="white"/>
        </w:rPr>
      </w:pPr>
      <w:r w:rsidRPr="00903DBA">
        <w:rPr>
          <w:highlight w:val="white"/>
        </w:rPr>
        <w:t xml:space="preserve">        longList.AddRange(leftExpression.LongList);</w:t>
      </w:r>
    </w:p>
    <w:p w14:paraId="6CB20DD6" w14:textId="1D7829B1" w:rsidR="00CA2195" w:rsidRPr="00903DBA" w:rsidRDefault="00CA2195" w:rsidP="00CA2195">
      <w:pPr>
        <w:pStyle w:val="Code"/>
        <w:rPr>
          <w:highlight w:val="white"/>
        </w:rPr>
      </w:pPr>
      <w:r w:rsidRPr="00903DBA">
        <w:rPr>
          <w:highlight w:val="white"/>
        </w:rPr>
        <w:t xml:space="preserve">        longList.AddRange(rightExpression.LongList);</w:t>
      </w:r>
    </w:p>
    <w:p w14:paraId="25E41B68" w14:textId="42C5A014" w:rsidR="006428E3" w:rsidRPr="00903DBA" w:rsidRDefault="006428E3" w:rsidP="006428E3">
      <w:pPr>
        <w:rPr>
          <w:highlight w:val="white"/>
        </w:rPr>
      </w:pPr>
      <w:r w:rsidRPr="00903DBA">
        <w:rPr>
          <w:highlight w:val="white"/>
        </w:rPr>
        <w:t>The result symbol ha</w:t>
      </w:r>
      <w:r w:rsidR="00EA1B3D" w:rsidRPr="00903DBA">
        <w:rPr>
          <w:highlight w:val="white"/>
        </w:rPr>
        <w:t>s</w:t>
      </w:r>
      <w:r w:rsidRPr="00903DBA">
        <w:rPr>
          <w:highlight w:val="white"/>
        </w:rPr>
        <w:t xml:space="preserve"> the same type as the pointer expression.</w:t>
      </w:r>
    </w:p>
    <w:p w14:paraId="05C9A8EE" w14:textId="77777777" w:rsidR="00CA2195" w:rsidRPr="00903DBA" w:rsidRDefault="00CA2195" w:rsidP="00CA2195">
      <w:pPr>
        <w:pStyle w:val="Code"/>
        <w:rPr>
          <w:highlight w:val="white"/>
        </w:rPr>
      </w:pPr>
      <w:r w:rsidRPr="00903DBA">
        <w:rPr>
          <w:highlight w:val="white"/>
        </w:rPr>
        <w:t xml:space="preserve">        Symbol resultSymbol =</w:t>
      </w:r>
    </w:p>
    <w:p w14:paraId="24627260" w14:textId="77777777" w:rsidR="00CA2195" w:rsidRPr="00903DBA" w:rsidRDefault="00CA2195" w:rsidP="00CA2195">
      <w:pPr>
        <w:pStyle w:val="Code"/>
        <w:rPr>
          <w:highlight w:val="white"/>
        </w:rPr>
      </w:pPr>
      <w:r w:rsidRPr="00903DBA">
        <w:rPr>
          <w:highlight w:val="white"/>
        </w:rPr>
        <w:t xml:space="preserve">          new Symbol(new Type(leftType.PointerOrArrayType));</w:t>
      </w:r>
    </w:p>
    <w:p w14:paraId="6FCAA463" w14:textId="0A10A5EF" w:rsidR="00CA2195" w:rsidRPr="00903DBA" w:rsidRDefault="00034461" w:rsidP="00034461">
      <w:pPr>
        <w:rPr>
          <w:highlight w:val="white"/>
        </w:rPr>
      </w:pPr>
      <w:r w:rsidRPr="00903DBA">
        <w:rPr>
          <w:highlight w:val="white"/>
        </w:rPr>
        <w:t>The pointer arithmetic is performed in two steps. First</w:t>
      </w:r>
      <w:r w:rsidR="003F292C" w:rsidRPr="00903DBA">
        <w:rPr>
          <w:highlight w:val="white"/>
        </w:rPr>
        <w:t>,</w:t>
      </w:r>
      <w:r w:rsidRPr="00903DBA">
        <w:rPr>
          <w:highlight w:val="white"/>
        </w:rPr>
        <w:t xml:space="preserve"> we </w:t>
      </w:r>
      <w:r w:rsidR="00D920CB" w:rsidRPr="00903DBA">
        <w:rPr>
          <w:highlight w:val="white"/>
        </w:rPr>
        <w:t>multiply the integral value with the pointer size</w:t>
      </w:r>
      <w:r w:rsidR="00743828" w:rsidRPr="00903DBA">
        <w:rPr>
          <w:highlight w:val="white"/>
        </w:rPr>
        <w:t xml:space="preserve">, </w:t>
      </w:r>
      <w:r w:rsidR="008D3E0B" w:rsidRPr="00903DBA">
        <w:rPr>
          <w:highlight w:val="white"/>
        </w:rPr>
        <w:t>and then</w:t>
      </w:r>
      <w:r w:rsidR="00743828" w:rsidRPr="00903DBA">
        <w:rPr>
          <w:highlight w:val="white"/>
        </w:rPr>
        <w:t xml:space="preserve"> we </w:t>
      </w:r>
      <w:r w:rsidR="008D3E0B" w:rsidRPr="00903DBA">
        <w:rPr>
          <w:highlight w:val="white"/>
        </w:rPr>
        <w:t xml:space="preserve">add the product to the </w:t>
      </w:r>
    </w:p>
    <w:p w14:paraId="4C117029" w14:textId="77777777" w:rsidR="00CA2195" w:rsidRPr="00903DBA" w:rsidRDefault="00CA2195" w:rsidP="00CA2195">
      <w:pPr>
        <w:pStyle w:val="Code"/>
        <w:rPr>
          <w:highlight w:val="white"/>
        </w:rPr>
      </w:pPr>
      <w:r w:rsidRPr="00903DBA">
        <w:rPr>
          <w:highlight w:val="white"/>
        </w:rPr>
        <w:t xml:space="preserve">        int pointerSize = leftType.PointerOrArrayType.Size();</w:t>
      </w:r>
    </w:p>
    <w:p w14:paraId="5408BB05" w14:textId="77777777" w:rsidR="00CA2195" w:rsidRPr="00903DBA" w:rsidRDefault="00CA2195" w:rsidP="00CA2195">
      <w:pPr>
        <w:pStyle w:val="Code"/>
        <w:rPr>
          <w:highlight w:val="white"/>
        </w:rPr>
      </w:pPr>
      <w:r w:rsidRPr="00903DBA">
        <w:rPr>
          <w:highlight w:val="white"/>
        </w:rPr>
        <w:t xml:space="preserve">        Symbol multSymbol = new Symbol(Type.PointerTypeX),</w:t>
      </w:r>
    </w:p>
    <w:p w14:paraId="6DFB9EC2" w14:textId="7E3DB09F" w:rsidR="00CA2195" w:rsidRPr="00903DBA" w:rsidRDefault="00CA2195" w:rsidP="00CA2195">
      <w:pPr>
        <w:pStyle w:val="Code"/>
        <w:rPr>
          <w:highlight w:val="white"/>
        </w:rPr>
      </w:pPr>
      <w:r w:rsidRPr="00903DBA">
        <w:rPr>
          <w:highlight w:val="white"/>
        </w:rPr>
        <w:t xml:space="preserve">               sizeSymbol = new Symbol(Type.PointerTypeX,</w:t>
      </w:r>
    </w:p>
    <w:p w14:paraId="6906608D" w14:textId="7AA74F93" w:rsidR="00CA2195" w:rsidRPr="00903DBA" w:rsidRDefault="00CA2195" w:rsidP="00CA2195">
      <w:pPr>
        <w:pStyle w:val="Code"/>
        <w:rPr>
          <w:highlight w:val="white"/>
        </w:rPr>
      </w:pPr>
      <w:r w:rsidRPr="00903DBA">
        <w:rPr>
          <w:highlight w:val="white"/>
        </w:rPr>
        <w:t xml:space="preserve">                                       (BigInteger) pointerSize);</w:t>
      </w:r>
    </w:p>
    <w:p w14:paraId="5C42D69A" w14:textId="6B1C2DB8" w:rsidR="00C065B3" w:rsidRPr="00903DBA" w:rsidRDefault="00C065B3" w:rsidP="00C065B3">
      <w:pPr>
        <w:rPr>
          <w:highlight w:val="white"/>
        </w:rPr>
      </w:pPr>
      <w:r w:rsidRPr="00903DBA">
        <w:rPr>
          <w:highlight w:val="white"/>
        </w:rPr>
        <w:t xml:space="preserve">We multiply the integral value with the size of the pointer type and add the product to the pointer value. </w:t>
      </w:r>
      <w:r w:rsidR="00995143" w:rsidRPr="00903DBA">
        <w:rPr>
          <w:highlight w:val="white"/>
        </w:rPr>
        <w:t xml:space="preserve">The </w:t>
      </w:r>
      <w:r w:rsidR="00995143" w:rsidRPr="00903DBA">
        <w:rPr>
          <w:rStyle w:val="KeyWord0"/>
          <w:highlight w:val="white"/>
        </w:rPr>
        <w:t>multSymbol</w:t>
      </w:r>
      <w:r w:rsidR="00995143" w:rsidRPr="00903DBA">
        <w:rPr>
          <w:highlight w:val="white"/>
        </w:rPr>
        <w:t xml:space="preserve"> </w:t>
      </w:r>
      <w:r w:rsidR="0046153E" w:rsidRPr="00903DBA">
        <w:rPr>
          <w:highlight w:val="white"/>
        </w:rPr>
        <w:t xml:space="preserve">value </w:t>
      </w:r>
      <w:r w:rsidR="00995143" w:rsidRPr="00903DBA">
        <w:rPr>
          <w:highlight w:val="white"/>
        </w:rPr>
        <w:t xml:space="preserve">be the result of </w:t>
      </w:r>
      <w:r w:rsidR="001F6E5C" w:rsidRPr="00903DBA">
        <w:rPr>
          <w:highlight w:val="white"/>
        </w:rPr>
        <w:t xml:space="preserve">two constant values, in case of a constant integral value, or </w:t>
      </w:r>
      <w:r w:rsidR="00DE764F" w:rsidRPr="00903DBA">
        <w:rPr>
          <w:highlight w:val="white"/>
        </w:rPr>
        <w:t>the integral value times one, i</w:t>
      </w:r>
      <w:r w:rsidR="00314C8E" w:rsidRPr="00903DBA">
        <w:rPr>
          <w:highlight w:val="white"/>
        </w:rPr>
        <w:t xml:space="preserve">n case of a </w:t>
      </w:r>
      <w:r w:rsidR="00DE764F" w:rsidRPr="00903DBA">
        <w:rPr>
          <w:highlight w:val="white"/>
        </w:rPr>
        <w:t xml:space="preserve">pointer </w:t>
      </w:r>
      <w:r w:rsidR="00314C8E" w:rsidRPr="00903DBA">
        <w:rPr>
          <w:highlight w:val="white"/>
        </w:rPr>
        <w:t>size of one, which is inefficient.</w:t>
      </w:r>
      <w:r w:rsidR="00E7064D" w:rsidRPr="00903DBA">
        <w:rPr>
          <w:highlight w:val="white"/>
        </w:rPr>
        <w:t xml:space="preserve"> However, the Middle Code Optimizer in Chapter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E7064D" w:rsidRPr="00903DBA">
        <w:rPr>
          <w:highlight w:val="white"/>
        </w:rPr>
        <w:t xml:space="preserve"> will take care of th</w:t>
      </w:r>
      <w:r w:rsidR="003C333D" w:rsidRPr="00903DBA">
        <w:rPr>
          <w:highlight w:val="white"/>
        </w:rPr>
        <w:t>ose</w:t>
      </w:r>
      <w:r w:rsidR="00E7064D" w:rsidRPr="00903DBA">
        <w:rPr>
          <w:highlight w:val="white"/>
        </w:rPr>
        <w:t xml:space="preserve"> case</w:t>
      </w:r>
      <w:r w:rsidR="003C333D" w:rsidRPr="00903DBA">
        <w:rPr>
          <w:highlight w:val="white"/>
        </w:rPr>
        <w:t>s</w:t>
      </w:r>
      <w:r w:rsidR="00E7064D" w:rsidRPr="00903DBA">
        <w:rPr>
          <w:highlight w:val="white"/>
        </w:rPr>
        <w:t>.</w:t>
      </w:r>
    </w:p>
    <w:p w14:paraId="34B2E69A" w14:textId="4C07A49C" w:rsidR="00CA2195" w:rsidRPr="00903DBA" w:rsidRDefault="00CA2195" w:rsidP="00CA2195">
      <w:pPr>
        <w:pStyle w:val="Code"/>
        <w:rPr>
          <w:highlight w:val="white"/>
        </w:rPr>
      </w:pPr>
      <w:r w:rsidRPr="00903DBA">
        <w:rPr>
          <w:highlight w:val="white"/>
        </w:rPr>
        <w:t xml:space="preserve">        AddMiddleCode(longList, MiddleOperator.UnsignedMultiply, multSymbol,</w:t>
      </w:r>
    </w:p>
    <w:p w14:paraId="4E457291" w14:textId="77777777" w:rsidR="00CA2195" w:rsidRPr="00903DBA" w:rsidRDefault="00CA2195" w:rsidP="00CA2195">
      <w:pPr>
        <w:pStyle w:val="Code"/>
        <w:rPr>
          <w:highlight w:val="white"/>
        </w:rPr>
      </w:pPr>
      <w:r w:rsidRPr="00903DBA">
        <w:rPr>
          <w:highlight w:val="white"/>
        </w:rPr>
        <w:t xml:space="preserve">                      rightExpression.Symbol, sizeSymbol);</w:t>
      </w:r>
    </w:p>
    <w:p w14:paraId="59490F99" w14:textId="203A4C8A" w:rsidR="00CA2195" w:rsidRPr="00903DBA" w:rsidRDefault="00CA2195" w:rsidP="00CA2195">
      <w:pPr>
        <w:pStyle w:val="Code"/>
        <w:rPr>
          <w:highlight w:val="white"/>
        </w:rPr>
      </w:pPr>
      <w:r w:rsidRPr="00903DBA">
        <w:rPr>
          <w:highlight w:val="white"/>
        </w:rPr>
        <w:t xml:space="preserve">        AddMiddleCode(longList, middleOp, resultSymbol,</w:t>
      </w:r>
    </w:p>
    <w:p w14:paraId="62E84223" w14:textId="77777777" w:rsidR="00CA2195" w:rsidRPr="00903DBA" w:rsidRDefault="00CA2195" w:rsidP="00CA2195">
      <w:pPr>
        <w:pStyle w:val="Code"/>
        <w:rPr>
          <w:highlight w:val="white"/>
        </w:rPr>
      </w:pPr>
      <w:r w:rsidRPr="00903DBA">
        <w:rPr>
          <w:highlight w:val="white"/>
        </w:rPr>
        <w:t xml:space="preserve">                      leftExpression.Symbol, multSymbol);</w:t>
      </w:r>
    </w:p>
    <w:p w14:paraId="033E2597" w14:textId="77777777" w:rsidR="00CA2195" w:rsidRPr="00903DBA" w:rsidRDefault="00CA2195" w:rsidP="00CA2195">
      <w:pPr>
        <w:pStyle w:val="Code"/>
        <w:rPr>
          <w:highlight w:val="white"/>
        </w:rPr>
      </w:pPr>
      <w:r w:rsidRPr="00903DBA">
        <w:rPr>
          <w:highlight w:val="white"/>
        </w:rPr>
        <w:t xml:space="preserve">        return (new Expression(resultSymbol, shortList, longList));</w:t>
      </w:r>
    </w:p>
    <w:p w14:paraId="0234C26A" w14:textId="77777777" w:rsidR="00CA2195" w:rsidRPr="00903DBA" w:rsidRDefault="00CA2195" w:rsidP="00CA2195">
      <w:pPr>
        <w:pStyle w:val="Code"/>
        <w:rPr>
          <w:highlight w:val="white"/>
        </w:rPr>
      </w:pPr>
      <w:r w:rsidRPr="00903DBA">
        <w:rPr>
          <w:highlight w:val="white"/>
        </w:rPr>
        <w:t xml:space="preserve">      }</w:t>
      </w:r>
    </w:p>
    <w:p w14:paraId="67393F4C" w14:textId="02231891" w:rsidR="00E01EE2" w:rsidRPr="00903DBA" w:rsidRDefault="00E01EE2" w:rsidP="00A272D5">
      <w:pPr>
        <w:rPr>
          <w:highlight w:val="white"/>
        </w:rPr>
      </w:pPr>
      <w:r w:rsidRPr="00903DBA">
        <w:rPr>
          <w:highlight w:val="white"/>
        </w:rPr>
        <w:t xml:space="preserve">If </w:t>
      </w:r>
      <w:r w:rsidR="00A272D5" w:rsidRPr="00903DBA">
        <w:rPr>
          <w:highlight w:val="white"/>
        </w:rPr>
        <w:t>it is not the case of a pointer and an integral value, then there must be two pointer values.</w:t>
      </w:r>
      <w:r w:rsidR="00A73B05" w:rsidRPr="00903DBA">
        <w:rPr>
          <w:highlight w:val="white"/>
        </w:rPr>
        <w:t xml:space="preserve"> We make sure that none of them pointes at void. Moreover, we also make sure that their pointer types have the same size.</w:t>
      </w:r>
    </w:p>
    <w:p w14:paraId="3D130499" w14:textId="425F908D" w:rsidR="00CA2195" w:rsidRPr="00903DBA" w:rsidRDefault="00CA2195" w:rsidP="00CA2195">
      <w:pPr>
        <w:pStyle w:val="Code"/>
        <w:rPr>
          <w:highlight w:val="white"/>
        </w:rPr>
      </w:pPr>
      <w:r w:rsidRPr="00903DBA">
        <w:rPr>
          <w:highlight w:val="white"/>
        </w:rPr>
        <w:t xml:space="preserve">      else {</w:t>
      </w:r>
    </w:p>
    <w:p w14:paraId="1DA432E1" w14:textId="77777777" w:rsidR="00CA2195" w:rsidRPr="00903DBA" w:rsidRDefault="00CA2195" w:rsidP="00CA2195">
      <w:pPr>
        <w:pStyle w:val="Code"/>
        <w:rPr>
          <w:highlight w:val="white"/>
        </w:rPr>
      </w:pPr>
      <w:r w:rsidRPr="00903DBA">
        <w:rPr>
          <w:highlight w:val="white"/>
        </w:rPr>
        <w:t xml:space="preserve">        Assert.Error(!leftType.PointerOrArrayType.IsVoid(),</w:t>
      </w:r>
    </w:p>
    <w:p w14:paraId="3F4090A5" w14:textId="77777777" w:rsidR="00CA2195" w:rsidRPr="00903DBA" w:rsidRDefault="00CA2195" w:rsidP="00CA2195">
      <w:pPr>
        <w:pStyle w:val="Code"/>
        <w:rPr>
          <w:highlight w:val="white"/>
        </w:rPr>
      </w:pPr>
      <w:r w:rsidRPr="00903DBA">
        <w:rPr>
          <w:highlight w:val="white"/>
        </w:rPr>
        <w:t xml:space="preserve">                     leftExpression, Message.Pointer_to_void);</w:t>
      </w:r>
    </w:p>
    <w:p w14:paraId="2AF9D88B" w14:textId="77777777" w:rsidR="00CA2195" w:rsidRPr="00903DBA" w:rsidRDefault="00CA2195" w:rsidP="00CA2195">
      <w:pPr>
        <w:pStyle w:val="Code"/>
        <w:rPr>
          <w:highlight w:val="white"/>
        </w:rPr>
      </w:pPr>
      <w:r w:rsidRPr="00903DBA">
        <w:rPr>
          <w:highlight w:val="white"/>
        </w:rPr>
        <w:t xml:space="preserve">        Assert.Error(!rightType.PointerOrArrayType.IsVoid(),</w:t>
      </w:r>
    </w:p>
    <w:p w14:paraId="4DF514BA" w14:textId="77777777" w:rsidR="00CA2195" w:rsidRPr="00903DBA" w:rsidRDefault="00CA2195" w:rsidP="00CA2195">
      <w:pPr>
        <w:pStyle w:val="Code"/>
        <w:rPr>
          <w:highlight w:val="white"/>
        </w:rPr>
      </w:pPr>
      <w:r w:rsidRPr="00903DBA">
        <w:rPr>
          <w:highlight w:val="white"/>
        </w:rPr>
        <w:t xml:space="preserve">                     rightExpression, Message.Pointer_to_void);</w:t>
      </w:r>
    </w:p>
    <w:p w14:paraId="4E29014E" w14:textId="77777777" w:rsidR="00CA2195" w:rsidRPr="00903DBA" w:rsidRDefault="00CA2195" w:rsidP="00CA2195">
      <w:pPr>
        <w:pStyle w:val="Code"/>
        <w:rPr>
          <w:highlight w:val="white"/>
        </w:rPr>
      </w:pPr>
      <w:r w:rsidRPr="00903DBA">
        <w:rPr>
          <w:highlight w:val="white"/>
        </w:rPr>
        <w:t xml:space="preserve">        Assert.Error(leftType.PointerOrArrayType.Size() ==</w:t>
      </w:r>
    </w:p>
    <w:p w14:paraId="1623F018" w14:textId="77777777" w:rsidR="00CA2195" w:rsidRPr="00903DBA" w:rsidRDefault="00CA2195" w:rsidP="00CA2195">
      <w:pPr>
        <w:pStyle w:val="Code"/>
        <w:rPr>
          <w:highlight w:val="white"/>
        </w:rPr>
      </w:pPr>
      <w:r w:rsidRPr="00903DBA">
        <w:rPr>
          <w:highlight w:val="white"/>
        </w:rPr>
        <w:t xml:space="preserve">                     rightType.PointerOrArrayType.Size(),</w:t>
      </w:r>
    </w:p>
    <w:p w14:paraId="7BBE8BA0" w14:textId="77777777" w:rsidR="00CA2195" w:rsidRPr="00903DBA" w:rsidRDefault="00CA2195" w:rsidP="00CA2195">
      <w:pPr>
        <w:pStyle w:val="Code"/>
        <w:rPr>
          <w:highlight w:val="white"/>
        </w:rPr>
      </w:pPr>
      <w:r w:rsidRPr="00903DBA">
        <w:rPr>
          <w:highlight w:val="white"/>
        </w:rPr>
        <w:t xml:space="preserve">                     leftType + " and " + rightType,</w:t>
      </w:r>
    </w:p>
    <w:p w14:paraId="57FF8132" w14:textId="77777777" w:rsidR="00CA2195" w:rsidRPr="00903DBA" w:rsidRDefault="00CA2195" w:rsidP="00CA2195">
      <w:pPr>
        <w:pStyle w:val="Code"/>
        <w:rPr>
          <w:highlight w:val="white"/>
        </w:rPr>
      </w:pPr>
      <w:r w:rsidRPr="00903DBA">
        <w:rPr>
          <w:highlight w:val="white"/>
        </w:rPr>
        <w:t xml:space="preserve">                     Message.Invalid_expression);</w:t>
      </w:r>
    </w:p>
    <w:p w14:paraId="000C2F9D" w14:textId="77777777" w:rsidR="00CA2195" w:rsidRPr="00903DBA" w:rsidRDefault="00CA2195" w:rsidP="00CA2195">
      <w:pPr>
        <w:pStyle w:val="Code"/>
        <w:rPr>
          <w:highlight w:val="white"/>
        </w:rPr>
      </w:pPr>
      <w:r w:rsidRPr="00903DBA">
        <w:rPr>
          <w:highlight w:val="white"/>
        </w:rPr>
        <w:t xml:space="preserve">                     </w:t>
      </w:r>
    </w:p>
    <w:p w14:paraId="6E8B4258" w14:textId="77777777" w:rsidR="00CA2195" w:rsidRPr="00903DBA" w:rsidRDefault="00CA2195" w:rsidP="00CA2195">
      <w:pPr>
        <w:pStyle w:val="Code"/>
        <w:rPr>
          <w:highlight w:val="white"/>
        </w:rPr>
      </w:pPr>
      <w:r w:rsidRPr="00903DBA">
        <w:rPr>
          <w:highlight w:val="white"/>
        </w:rPr>
        <w:t xml:space="preserve">        List&lt;MiddleCode&gt; longList = new List&lt;MiddleCode&gt;();</w:t>
      </w:r>
    </w:p>
    <w:p w14:paraId="6F7D1F88" w14:textId="77777777" w:rsidR="00CA2195" w:rsidRPr="00903DBA" w:rsidRDefault="00CA2195" w:rsidP="00CA2195">
      <w:pPr>
        <w:pStyle w:val="Code"/>
        <w:rPr>
          <w:highlight w:val="white"/>
        </w:rPr>
      </w:pPr>
      <w:r w:rsidRPr="00903DBA">
        <w:rPr>
          <w:highlight w:val="white"/>
        </w:rPr>
        <w:t xml:space="preserve">        longList.AddRange(leftExpression.LongList);</w:t>
      </w:r>
    </w:p>
    <w:p w14:paraId="2E2F8BBC" w14:textId="77777777" w:rsidR="00CA2195" w:rsidRPr="00903DBA" w:rsidRDefault="00CA2195" w:rsidP="00CA2195">
      <w:pPr>
        <w:pStyle w:val="Code"/>
        <w:rPr>
          <w:highlight w:val="white"/>
        </w:rPr>
      </w:pPr>
      <w:r w:rsidRPr="00903DBA">
        <w:rPr>
          <w:highlight w:val="white"/>
        </w:rPr>
        <w:t xml:space="preserve">        longList.AddRange(rightExpression.LongList);</w:t>
      </w:r>
    </w:p>
    <w:p w14:paraId="7110715A" w14:textId="77777777" w:rsidR="00CA2195" w:rsidRPr="00903DBA" w:rsidRDefault="00CA2195" w:rsidP="00CA2195">
      <w:pPr>
        <w:pStyle w:val="Code"/>
        <w:rPr>
          <w:highlight w:val="white"/>
        </w:rPr>
      </w:pPr>
      <w:r w:rsidRPr="00903DBA">
        <w:rPr>
          <w:highlight w:val="white"/>
        </w:rPr>
        <w:t xml:space="preserve">        Symbol resultSymbol = new Symbol(Type.VoidPointerType);</w:t>
      </w:r>
    </w:p>
    <w:p w14:paraId="1ED98388" w14:textId="77777777" w:rsidR="00CA2195" w:rsidRPr="00903DBA" w:rsidRDefault="00CA2195" w:rsidP="00CA2195">
      <w:pPr>
        <w:pStyle w:val="Code"/>
        <w:rPr>
          <w:highlight w:val="white"/>
        </w:rPr>
      </w:pPr>
      <w:r w:rsidRPr="00903DBA">
        <w:rPr>
          <w:highlight w:val="white"/>
        </w:rPr>
        <w:t xml:space="preserve">        </w:t>
      </w:r>
    </w:p>
    <w:p w14:paraId="1997B95F" w14:textId="77777777" w:rsidR="00CA2195" w:rsidRPr="00903DBA" w:rsidRDefault="00CA2195" w:rsidP="00CA2195">
      <w:pPr>
        <w:pStyle w:val="Code"/>
        <w:rPr>
          <w:highlight w:val="white"/>
        </w:rPr>
      </w:pPr>
      <w:r w:rsidRPr="00903DBA">
        <w:rPr>
          <w:highlight w:val="white"/>
        </w:rPr>
        <w:lastRenderedPageBreak/>
        <w:t xml:space="preserve">        int pointerSize = rightType.PointerOrArrayType.Size();</w:t>
      </w:r>
    </w:p>
    <w:p w14:paraId="6CAF377E" w14:textId="71EEFD74" w:rsidR="00CA2195" w:rsidRPr="00903DBA" w:rsidRDefault="00CA2195" w:rsidP="00CA2195">
      <w:pPr>
        <w:pStyle w:val="Code"/>
        <w:rPr>
          <w:highlight w:val="white"/>
        </w:rPr>
      </w:pPr>
      <w:r w:rsidRPr="00903DBA">
        <w:rPr>
          <w:highlight w:val="white"/>
        </w:rPr>
        <w:t xml:space="preserve">        Symbol </w:t>
      </w:r>
      <w:r w:rsidR="00A97648" w:rsidRPr="00903DBA">
        <w:rPr>
          <w:highlight w:val="white"/>
        </w:rPr>
        <w:t>additionSymbol</w:t>
      </w:r>
      <w:r w:rsidRPr="00903DBA">
        <w:rPr>
          <w:highlight w:val="white"/>
        </w:rPr>
        <w:t xml:space="preserve"> = new Symbol(Type.</w:t>
      </w:r>
      <w:r w:rsidR="002D469E" w:rsidRPr="00903DBA">
        <w:rPr>
          <w:highlight w:val="white"/>
        </w:rPr>
        <w:t>Integer</w:t>
      </w:r>
      <w:r w:rsidRPr="00903DBA">
        <w:rPr>
          <w:highlight w:val="white"/>
        </w:rPr>
        <w:t>PointerType),</w:t>
      </w:r>
    </w:p>
    <w:p w14:paraId="4473B7B3" w14:textId="6C3FA4DF" w:rsidR="00CA2195" w:rsidRPr="00903DBA" w:rsidRDefault="00CA2195" w:rsidP="00CA2195">
      <w:pPr>
        <w:pStyle w:val="Code"/>
        <w:rPr>
          <w:highlight w:val="white"/>
        </w:rPr>
      </w:pPr>
      <w:r w:rsidRPr="00903DBA">
        <w:rPr>
          <w:highlight w:val="white"/>
        </w:rPr>
        <w:t xml:space="preserve">               sizeSymbol = new Symbol(Type.</w:t>
      </w:r>
      <w:r w:rsidR="002D469E" w:rsidRPr="00903DBA">
        <w:rPr>
          <w:highlight w:val="white"/>
        </w:rPr>
        <w:t>Integer</w:t>
      </w:r>
      <w:r w:rsidRPr="00903DBA">
        <w:rPr>
          <w:highlight w:val="white"/>
        </w:rPr>
        <w:t>PointerType,</w:t>
      </w:r>
    </w:p>
    <w:p w14:paraId="18F0CFA4" w14:textId="70074976" w:rsidR="00CA2195" w:rsidRPr="00903DBA" w:rsidRDefault="00CA2195" w:rsidP="00CA2195">
      <w:pPr>
        <w:pStyle w:val="Code"/>
        <w:rPr>
          <w:highlight w:val="white"/>
        </w:rPr>
      </w:pPr>
      <w:r w:rsidRPr="00903DBA">
        <w:rPr>
          <w:highlight w:val="white"/>
        </w:rPr>
        <w:t xml:space="preserve">                                       (BigInteger) pointerSize);</w:t>
      </w:r>
    </w:p>
    <w:p w14:paraId="686BD0F7" w14:textId="72FFD344" w:rsidR="00316712" w:rsidRPr="00903DBA" w:rsidRDefault="00316712" w:rsidP="00316712">
      <w:pPr>
        <w:rPr>
          <w:highlight w:val="white"/>
        </w:rPr>
      </w:pPr>
      <w:r w:rsidRPr="00903DBA">
        <w:rPr>
          <w:highlight w:val="white"/>
        </w:rPr>
        <w:t>We first subtract the pointer values, and th</w:t>
      </w:r>
      <w:r w:rsidR="000426CC" w:rsidRPr="00903DBA">
        <w:rPr>
          <w:highlight w:val="white"/>
        </w:rPr>
        <w:t>e</w:t>
      </w:r>
      <w:r w:rsidRPr="00903DBA">
        <w:rPr>
          <w:highlight w:val="white"/>
        </w:rPr>
        <w:t>n divide the difference by the size of the pointer types.</w:t>
      </w:r>
      <w:r w:rsidR="000426CC" w:rsidRPr="00903DBA">
        <w:rPr>
          <w:highlight w:val="white"/>
        </w:rPr>
        <w:t xml:space="preserve"> There may be a division by one, in case the pointer types have size one, which is inefficient. However, the Middle Code Optim</w:t>
      </w:r>
      <w:r w:rsidR="00F43F9E" w:rsidRPr="00903DBA">
        <w:rPr>
          <w:highlight w:val="white"/>
        </w:rPr>
        <w:t>iz</w:t>
      </w:r>
      <w:r w:rsidR="000426CC" w:rsidRPr="00903DBA">
        <w:rPr>
          <w:highlight w:val="white"/>
        </w:rPr>
        <w:t xml:space="preserve">er in Chapter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0426CC" w:rsidRPr="00903DBA">
        <w:rPr>
          <w:highlight w:val="white"/>
        </w:rPr>
        <w:t xml:space="preserve"> will take care of the case.</w:t>
      </w:r>
    </w:p>
    <w:p w14:paraId="695A8B96" w14:textId="7CC9041E" w:rsidR="00CA2195" w:rsidRPr="00903DBA" w:rsidRDefault="00CA2195" w:rsidP="00CA2195">
      <w:pPr>
        <w:pStyle w:val="Code"/>
        <w:rPr>
          <w:highlight w:val="white"/>
        </w:rPr>
      </w:pPr>
      <w:r w:rsidRPr="00903DBA">
        <w:rPr>
          <w:highlight w:val="white"/>
        </w:rPr>
        <w:t xml:space="preserve">        AddMiddleCode(longList, </w:t>
      </w:r>
      <w:r w:rsidR="00A97648" w:rsidRPr="00903DBA">
        <w:rPr>
          <w:highlight w:val="white"/>
        </w:rPr>
        <w:t>middleOp</w:t>
      </w:r>
      <w:r w:rsidRPr="00903DBA">
        <w:rPr>
          <w:highlight w:val="white"/>
        </w:rPr>
        <w:t xml:space="preserve">, </w:t>
      </w:r>
      <w:r w:rsidR="00A97648" w:rsidRPr="00903DBA">
        <w:rPr>
          <w:highlight w:val="white"/>
        </w:rPr>
        <w:t>additionSymbol</w:t>
      </w:r>
      <w:r w:rsidRPr="00903DBA">
        <w:rPr>
          <w:highlight w:val="white"/>
        </w:rPr>
        <w:t>,</w:t>
      </w:r>
    </w:p>
    <w:p w14:paraId="51A9DE7F" w14:textId="77777777" w:rsidR="00CA2195" w:rsidRPr="00903DBA" w:rsidRDefault="00CA2195" w:rsidP="00CA2195">
      <w:pPr>
        <w:pStyle w:val="Code"/>
        <w:rPr>
          <w:highlight w:val="white"/>
        </w:rPr>
      </w:pPr>
      <w:r w:rsidRPr="00903DBA">
        <w:rPr>
          <w:highlight w:val="white"/>
        </w:rPr>
        <w:t xml:space="preserve">                      leftExpression.Symbol, rightExpression.Symbol);</w:t>
      </w:r>
    </w:p>
    <w:p w14:paraId="7CC98247" w14:textId="77777777" w:rsidR="00CA2195" w:rsidRPr="00903DBA" w:rsidRDefault="00CA2195" w:rsidP="00CA2195">
      <w:pPr>
        <w:pStyle w:val="Code"/>
        <w:rPr>
          <w:highlight w:val="white"/>
        </w:rPr>
      </w:pPr>
      <w:r w:rsidRPr="00903DBA">
        <w:rPr>
          <w:highlight w:val="white"/>
        </w:rPr>
        <w:t xml:space="preserve">        AddMiddleCode(longList, MiddleOperator.UnsignedDivide, resultSymbol,</w:t>
      </w:r>
    </w:p>
    <w:p w14:paraId="5997DD52" w14:textId="67C5F5EA" w:rsidR="00CA2195" w:rsidRPr="00903DBA" w:rsidRDefault="00CA2195" w:rsidP="00CA2195">
      <w:pPr>
        <w:pStyle w:val="Code"/>
        <w:rPr>
          <w:highlight w:val="white"/>
        </w:rPr>
      </w:pPr>
      <w:r w:rsidRPr="00903DBA">
        <w:rPr>
          <w:highlight w:val="white"/>
        </w:rPr>
        <w:t xml:space="preserve">                      </w:t>
      </w:r>
      <w:r w:rsidR="00A97648" w:rsidRPr="00903DBA">
        <w:rPr>
          <w:highlight w:val="white"/>
        </w:rPr>
        <w:t>additionSymbol</w:t>
      </w:r>
      <w:r w:rsidRPr="00903DBA">
        <w:rPr>
          <w:highlight w:val="white"/>
        </w:rPr>
        <w:t>, sizeSymbol);</w:t>
      </w:r>
    </w:p>
    <w:p w14:paraId="321272A0" w14:textId="77777777" w:rsidR="00CA2195" w:rsidRPr="00903DBA" w:rsidRDefault="00CA2195" w:rsidP="00CA2195">
      <w:pPr>
        <w:pStyle w:val="Code"/>
        <w:rPr>
          <w:highlight w:val="white"/>
        </w:rPr>
      </w:pPr>
    </w:p>
    <w:p w14:paraId="3D1DD535" w14:textId="77777777" w:rsidR="007273E5" w:rsidRPr="00903DBA" w:rsidRDefault="00CA2195" w:rsidP="00CA2195">
      <w:pPr>
        <w:pStyle w:val="Code"/>
        <w:rPr>
          <w:highlight w:val="white"/>
        </w:rPr>
      </w:pPr>
      <w:r w:rsidRPr="00903DBA">
        <w:rPr>
          <w:highlight w:val="white"/>
        </w:rPr>
        <w:t xml:space="preserve">        Expression resultExpression =</w:t>
      </w:r>
      <w:r w:rsidR="007273E5" w:rsidRPr="00903DBA">
        <w:rPr>
          <w:highlight w:val="white"/>
        </w:rPr>
        <w:t xml:space="preserve"> </w:t>
      </w:r>
      <w:r w:rsidRPr="00903DBA">
        <w:rPr>
          <w:highlight w:val="white"/>
        </w:rPr>
        <w:t>new Expression(resultSymbol,</w:t>
      </w:r>
    </w:p>
    <w:p w14:paraId="679ECB89" w14:textId="19418FB5" w:rsidR="00CA2195" w:rsidRPr="00903DBA" w:rsidRDefault="007273E5" w:rsidP="00CA2195">
      <w:pPr>
        <w:pStyle w:val="Code"/>
        <w:rPr>
          <w:highlight w:val="white"/>
        </w:rPr>
      </w:pPr>
      <w:r w:rsidRPr="00903DBA">
        <w:rPr>
          <w:highlight w:val="white"/>
        </w:rPr>
        <w:t xml:space="preserve">                                                    </w:t>
      </w:r>
      <w:r w:rsidR="00CA2195" w:rsidRPr="00903DBA">
        <w:rPr>
          <w:highlight w:val="white"/>
        </w:rPr>
        <w:t xml:space="preserve"> shortList, longList);</w:t>
      </w:r>
    </w:p>
    <w:p w14:paraId="2DBC90C5" w14:textId="77777777" w:rsidR="00077D03" w:rsidRPr="00903DBA" w:rsidRDefault="00F43F9E" w:rsidP="00F43F9E">
      <w:pPr>
        <w:rPr>
          <w:highlight w:val="white"/>
        </w:rPr>
      </w:pPr>
      <w:r w:rsidRPr="00903DBA">
        <w:rPr>
          <w:highlight w:val="white"/>
        </w:rPr>
        <w:t>Finally, we type cast the result of the division into signed integer.</w:t>
      </w:r>
    </w:p>
    <w:p w14:paraId="5092EADF" w14:textId="26412F33" w:rsidR="00CA2195" w:rsidRPr="00903DBA" w:rsidRDefault="00CA2195" w:rsidP="00077D03">
      <w:pPr>
        <w:pStyle w:val="Code"/>
        <w:rPr>
          <w:highlight w:val="white"/>
        </w:rPr>
      </w:pPr>
      <w:r w:rsidRPr="00903DBA">
        <w:rPr>
          <w:highlight w:val="white"/>
        </w:rPr>
        <w:t xml:space="preserve">        return TypeCast.ImplicitCast(resultExpression,</w:t>
      </w:r>
    </w:p>
    <w:p w14:paraId="51F332F7" w14:textId="1FAF559D" w:rsidR="00CA2195" w:rsidRPr="00903DBA" w:rsidRDefault="00CA2195" w:rsidP="00CA2195">
      <w:pPr>
        <w:pStyle w:val="Code"/>
        <w:rPr>
          <w:highlight w:val="white"/>
        </w:rPr>
      </w:pPr>
      <w:r w:rsidRPr="00903DBA">
        <w:rPr>
          <w:highlight w:val="white"/>
        </w:rPr>
        <w:t xml:space="preserve">                                     Type.SignedIntegerType);</w:t>
      </w:r>
    </w:p>
    <w:p w14:paraId="79F712A8" w14:textId="77777777" w:rsidR="00CA2195" w:rsidRPr="00903DBA" w:rsidRDefault="00CA2195" w:rsidP="00CA2195">
      <w:pPr>
        <w:pStyle w:val="Code"/>
        <w:rPr>
          <w:highlight w:val="white"/>
        </w:rPr>
      </w:pPr>
      <w:r w:rsidRPr="00903DBA">
        <w:rPr>
          <w:highlight w:val="white"/>
        </w:rPr>
        <w:t xml:space="preserve">      }</w:t>
      </w:r>
    </w:p>
    <w:p w14:paraId="1693AA93" w14:textId="77777777" w:rsidR="00CA2195" w:rsidRPr="00903DBA" w:rsidRDefault="00CA2195" w:rsidP="00CA2195">
      <w:pPr>
        <w:pStyle w:val="Code"/>
        <w:rPr>
          <w:highlight w:val="white"/>
        </w:rPr>
      </w:pPr>
      <w:r w:rsidRPr="00903DBA">
        <w:rPr>
          <w:highlight w:val="white"/>
        </w:rPr>
        <w:t xml:space="preserve">    }</w:t>
      </w:r>
    </w:p>
    <w:p w14:paraId="38BFE285" w14:textId="164AF5A6" w:rsidR="00CA2195" w:rsidRPr="00903DBA" w:rsidRDefault="0062119D" w:rsidP="0062119D">
      <w:pPr>
        <w:pStyle w:val="Rubrik3"/>
        <w:rPr>
          <w:highlight w:val="white"/>
        </w:rPr>
      </w:pPr>
      <w:bookmarkStart w:id="168" w:name="_Toc57656022"/>
      <w:r w:rsidRPr="00903DBA">
        <w:rPr>
          <w:highlight w:val="white"/>
        </w:rPr>
        <w:t>Multiplication Expressions</w:t>
      </w:r>
      <w:bookmarkEnd w:id="168"/>
    </w:p>
    <w:p w14:paraId="0C6E35DE" w14:textId="77777777" w:rsidR="0062119D" w:rsidRPr="00903DBA" w:rsidRDefault="0062119D" w:rsidP="0062119D">
      <w:pPr>
        <w:pStyle w:val="CodeHeader"/>
      </w:pPr>
      <w:r w:rsidRPr="00903DBA">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28D007C0" w:rsidR="00516130" w:rsidRPr="00903DBA" w:rsidRDefault="005219FF" w:rsidP="00FE304E">
      <w:pPr>
        <w:rPr>
          <w:highlight w:val="white"/>
        </w:rPr>
      </w:pPr>
      <w:r w:rsidRPr="00903DBA">
        <w:rPr>
          <w:highlight w:val="white"/>
        </w:rPr>
        <w:t>The multiplcation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6883890C" w14:textId="77777777" w:rsidR="00516130" w:rsidRPr="00903DBA" w:rsidRDefault="00516130" w:rsidP="00516130">
      <w:pPr>
        <w:pStyle w:val="CodeHeader"/>
      </w:pPr>
      <w:r w:rsidRPr="00903DBA">
        <w:t>MiddleCodeGenerator.cs</w:t>
      </w:r>
    </w:p>
    <w:p w14:paraId="18B1E45B" w14:textId="77777777" w:rsidR="008D5C9C" w:rsidRPr="00903DBA" w:rsidRDefault="008D5C9C" w:rsidP="008D5C9C">
      <w:pPr>
        <w:pStyle w:val="Code"/>
        <w:rPr>
          <w:highlight w:val="white"/>
        </w:rPr>
      </w:pPr>
      <w:r w:rsidRPr="00903DBA">
        <w:rPr>
          <w:highlight w:val="white"/>
        </w:rPr>
        <w:t xml:space="preserve">    public static Expression MultiplyExpression(MiddleOperator middleOp,</w:t>
      </w:r>
    </w:p>
    <w:p w14:paraId="7411B8EA" w14:textId="28DD5DA9" w:rsidR="008D5C9C" w:rsidRPr="00903DBA" w:rsidRDefault="008D5C9C" w:rsidP="008D5C9C">
      <w:pPr>
        <w:pStyle w:val="Code"/>
        <w:rPr>
          <w:highlight w:val="white"/>
        </w:rPr>
      </w:pPr>
      <w:r w:rsidRPr="00903DBA">
        <w:rPr>
          <w:highlight w:val="white"/>
        </w:rPr>
        <w:t xml:space="preserve">                                                Expression leftExpression,</w:t>
      </w:r>
    </w:p>
    <w:p w14:paraId="66EFEAB5" w14:textId="77777777" w:rsidR="008D5C9C" w:rsidRPr="00903DBA" w:rsidRDefault="008D5C9C" w:rsidP="008D5C9C">
      <w:pPr>
        <w:pStyle w:val="Code"/>
        <w:rPr>
          <w:highlight w:val="white"/>
        </w:rPr>
      </w:pPr>
      <w:r w:rsidRPr="00903DBA">
        <w:rPr>
          <w:highlight w:val="white"/>
        </w:rPr>
        <w:t xml:space="preserve">                                                Expression rightExpression) {</w:t>
      </w:r>
    </w:p>
    <w:p w14:paraId="1D0C0BC8" w14:textId="77777777" w:rsidR="008D5C9C" w:rsidRPr="00903DBA" w:rsidRDefault="008D5C9C" w:rsidP="008D5C9C">
      <w:pPr>
        <w:pStyle w:val="Code"/>
        <w:rPr>
          <w:highlight w:val="white"/>
        </w:rPr>
      </w:pPr>
      <w:r w:rsidRPr="00903DBA">
        <w:rPr>
          <w:highlight w:val="white"/>
        </w:rPr>
        <w:t xml:space="preserve">      List&lt;MiddleCode&gt; constLongList = new List&lt;MiddleCode&gt;();</w:t>
      </w:r>
    </w:p>
    <w:p w14:paraId="722CABF4" w14:textId="77777777" w:rsidR="008D5C9C" w:rsidRPr="00903DBA" w:rsidRDefault="008D5C9C" w:rsidP="008D5C9C">
      <w:pPr>
        <w:pStyle w:val="Code"/>
        <w:rPr>
          <w:highlight w:val="white"/>
        </w:rPr>
      </w:pPr>
      <w:r w:rsidRPr="00903DBA">
        <w:rPr>
          <w:highlight w:val="white"/>
        </w:rPr>
        <w:t xml:space="preserve">      constLongList.AddRange(leftExpression.LongList);</w:t>
      </w:r>
    </w:p>
    <w:p w14:paraId="36CDA79A" w14:textId="77777777" w:rsidR="008D5C9C" w:rsidRPr="00903DBA" w:rsidRDefault="008D5C9C" w:rsidP="008D5C9C">
      <w:pPr>
        <w:pStyle w:val="Code"/>
        <w:rPr>
          <w:highlight w:val="white"/>
        </w:rPr>
      </w:pPr>
      <w:r w:rsidRPr="00903DBA">
        <w:rPr>
          <w:highlight w:val="white"/>
        </w:rPr>
        <w:t xml:space="preserve">      constLongList.AddRange(rightExpression.LongList);</w:t>
      </w:r>
    </w:p>
    <w:p w14:paraId="0AA39172" w14:textId="77777777" w:rsidR="008D5C9C" w:rsidRPr="00903DBA" w:rsidRDefault="008D5C9C" w:rsidP="008D5C9C">
      <w:pPr>
        <w:pStyle w:val="Code"/>
        <w:rPr>
          <w:highlight w:val="white"/>
        </w:rPr>
      </w:pPr>
      <w:r w:rsidRPr="00903DBA">
        <w:rPr>
          <w:highlight w:val="white"/>
        </w:rPr>
        <w:t xml:space="preserve">           </w:t>
      </w:r>
    </w:p>
    <w:p w14:paraId="400F755E" w14:textId="77777777" w:rsidR="008D5C9C" w:rsidRPr="00903DBA" w:rsidRDefault="008D5C9C" w:rsidP="008D5C9C">
      <w:pPr>
        <w:pStyle w:val="Code"/>
        <w:rPr>
          <w:highlight w:val="white"/>
        </w:rPr>
      </w:pPr>
      <w:r w:rsidRPr="00903DBA">
        <w:rPr>
          <w:highlight w:val="white"/>
        </w:rPr>
        <w:t xml:space="preserve">      Expression constantExpression =</w:t>
      </w:r>
    </w:p>
    <w:p w14:paraId="4F79AFEA" w14:textId="77777777" w:rsidR="009C02C2" w:rsidRPr="00903DBA" w:rsidRDefault="008D5C9C" w:rsidP="008D5C9C">
      <w:pPr>
        <w:pStyle w:val="Code"/>
        <w:rPr>
          <w:highlight w:val="white"/>
        </w:rPr>
      </w:pPr>
      <w:r w:rsidRPr="00903DBA">
        <w:rPr>
          <w:highlight w:val="white"/>
        </w:rPr>
        <w:t xml:space="preserve">        ConstantExpression.Arithmetic(middleOp, leftExpression,</w:t>
      </w:r>
    </w:p>
    <w:p w14:paraId="2C165E68" w14:textId="089E6CF3" w:rsidR="008D5C9C" w:rsidRPr="00903DBA" w:rsidRDefault="009C02C2" w:rsidP="008D5C9C">
      <w:pPr>
        <w:pStyle w:val="Code"/>
        <w:rPr>
          <w:highlight w:val="white"/>
        </w:rPr>
      </w:pPr>
      <w:r w:rsidRPr="00903DBA">
        <w:rPr>
          <w:highlight w:val="white"/>
        </w:rPr>
        <w:t xml:space="preserve">                                     </w:t>
      </w:r>
      <w:r w:rsidR="008D5C9C" w:rsidRPr="00903DBA">
        <w:rPr>
          <w:highlight w:val="white"/>
        </w:rPr>
        <w:t xml:space="preserve"> rightExpression);</w:t>
      </w:r>
    </w:p>
    <w:p w14:paraId="71308BA7" w14:textId="77777777" w:rsidR="008D5C9C" w:rsidRPr="00903DBA" w:rsidRDefault="008D5C9C" w:rsidP="008D5C9C">
      <w:pPr>
        <w:pStyle w:val="Code"/>
        <w:rPr>
          <w:highlight w:val="white"/>
        </w:rPr>
      </w:pPr>
      <w:r w:rsidRPr="00903DBA">
        <w:rPr>
          <w:highlight w:val="white"/>
        </w:rPr>
        <w:t xml:space="preserve">      if (constantExpression != null) {</w:t>
      </w:r>
    </w:p>
    <w:p w14:paraId="6E6A77A2" w14:textId="77777777" w:rsidR="008D5C9C" w:rsidRPr="00903DBA" w:rsidRDefault="008D5C9C" w:rsidP="008D5C9C">
      <w:pPr>
        <w:pStyle w:val="Code"/>
        <w:rPr>
          <w:highlight w:val="white"/>
        </w:rPr>
      </w:pPr>
      <w:r w:rsidRPr="00903DBA">
        <w:rPr>
          <w:highlight w:val="white"/>
        </w:rPr>
        <w:t xml:space="preserve">        return constantExpression;</w:t>
      </w:r>
    </w:p>
    <w:p w14:paraId="057C6656" w14:textId="77777777" w:rsidR="008D5C9C" w:rsidRPr="00903DBA" w:rsidRDefault="008D5C9C" w:rsidP="008D5C9C">
      <w:pPr>
        <w:pStyle w:val="Code"/>
        <w:rPr>
          <w:highlight w:val="white"/>
        </w:rPr>
      </w:pPr>
      <w:r w:rsidRPr="00903DBA">
        <w:rPr>
          <w:highlight w:val="white"/>
        </w:rPr>
        <w:t xml:space="preserve">      }</w:t>
      </w:r>
    </w:p>
    <w:p w14:paraId="106E94B0" w14:textId="77777777" w:rsidR="008D5C9C" w:rsidRPr="00903DBA" w:rsidRDefault="008D5C9C" w:rsidP="008D5C9C">
      <w:pPr>
        <w:pStyle w:val="Code"/>
        <w:rPr>
          <w:highlight w:val="white"/>
        </w:rPr>
      </w:pPr>
    </w:p>
    <w:p w14:paraId="13995C5C" w14:textId="77777777" w:rsidR="009C02C2" w:rsidRPr="00903DBA" w:rsidRDefault="008D5C9C" w:rsidP="008D5C9C">
      <w:pPr>
        <w:pStyle w:val="Code"/>
        <w:rPr>
          <w:highlight w:val="white"/>
        </w:rPr>
      </w:pPr>
      <w:r w:rsidRPr="00903DBA">
        <w:rPr>
          <w:highlight w:val="white"/>
        </w:rPr>
        <w:t xml:space="preserve">      Type maxType = TypeCast.MaxType(leftExpression.Symbol.Type,</w:t>
      </w:r>
    </w:p>
    <w:p w14:paraId="7D4AD430" w14:textId="521D6F99" w:rsidR="008D5C9C" w:rsidRPr="00903DBA" w:rsidRDefault="009C02C2" w:rsidP="008D5C9C">
      <w:pPr>
        <w:pStyle w:val="Code"/>
        <w:rPr>
          <w:highlight w:val="white"/>
        </w:rPr>
      </w:pPr>
      <w:r w:rsidRPr="00903DBA">
        <w:rPr>
          <w:highlight w:val="white"/>
        </w:rPr>
        <w:t xml:space="preserve">                                     </w:t>
      </w:r>
      <w:r w:rsidR="008D5C9C" w:rsidRPr="00903DBA">
        <w:rPr>
          <w:highlight w:val="white"/>
        </w:rPr>
        <w:t xml:space="preserve"> rightExpression.Symbol.Type);</w:t>
      </w:r>
    </w:p>
    <w:p w14:paraId="3ABB34BE" w14:textId="77777777" w:rsidR="008D5C9C" w:rsidRPr="00903DBA" w:rsidRDefault="008D5C9C" w:rsidP="008D5C9C">
      <w:pPr>
        <w:pStyle w:val="Code"/>
        <w:rPr>
          <w:highlight w:val="white"/>
        </w:rPr>
      </w:pPr>
    </w:p>
    <w:p w14:paraId="046B0081" w14:textId="77777777" w:rsidR="00206FC9" w:rsidRPr="00903DBA" w:rsidRDefault="00206FC9" w:rsidP="00206FC9">
      <w:pPr>
        <w:pStyle w:val="Code"/>
        <w:rPr>
          <w:highlight w:val="white"/>
        </w:rPr>
      </w:pPr>
      <w:r w:rsidRPr="00903DBA">
        <w:rPr>
          <w:highlight w:val="white"/>
        </w:rPr>
        <w:t xml:space="preserve">      if ((middleOp == MiddleOperator.SignedModulo) ||</w:t>
      </w:r>
    </w:p>
    <w:p w14:paraId="17FF02CC" w14:textId="77777777" w:rsidR="00206FC9" w:rsidRPr="00903DBA" w:rsidRDefault="00206FC9" w:rsidP="00206FC9">
      <w:pPr>
        <w:pStyle w:val="Code"/>
        <w:rPr>
          <w:highlight w:val="white"/>
        </w:rPr>
      </w:pPr>
      <w:r w:rsidRPr="00903DBA">
        <w:rPr>
          <w:highlight w:val="white"/>
        </w:rPr>
        <w:t xml:space="preserve">          (middleOp == MiddleOperator.UnsignedModulo)) {</w:t>
      </w:r>
    </w:p>
    <w:p w14:paraId="377DA7D3" w14:textId="77777777" w:rsidR="008D5C9C" w:rsidRPr="00903DBA" w:rsidRDefault="008D5C9C" w:rsidP="008D5C9C">
      <w:pPr>
        <w:pStyle w:val="Code"/>
        <w:rPr>
          <w:highlight w:val="white"/>
        </w:rPr>
      </w:pPr>
      <w:r w:rsidRPr="00903DBA">
        <w:rPr>
          <w:highlight w:val="white"/>
        </w:rPr>
        <w:t xml:space="preserve">        Assert.Error(maxType.IsIntegralPointerArrayStringOrFunction(),</w:t>
      </w:r>
    </w:p>
    <w:p w14:paraId="6A9C0F42" w14:textId="77777777" w:rsidR="008D5C9C" w:rsidRPr="00903DBA" w:rsidRDefault="008D5C9C" w:rsidP="008D5C9C">
      <w:pPr>
        <w:pStyle w:val="Code"/>
        <w:rPr>
          <w:highlight w:val="white"/>
        </w:rPr>
      </w:pPr>
      <w:r w:rsidRPr="00903DBA">
        <w:rPr>
          <w:highlight w:val="white"/>
        </w:rPr>
        <w:t xml:space="preserve">                      maxType, Message.Invalid_type_in_expression);</w:t>
      </w:r>
    </w:p>
    <w:p w14:paraId="00024D5E" w14:textId="77777777" w:rsidR="008D5C9C" w:rsidRPr="00903DBA" w:rsidRDefault="008D5C9C" w:rsidP="008D5C9C">
      <w:pPr>
        <w:pStyle w:val="Code"/>
        <w:rPr>
          <w:highlight w:val="white"/>
        </w:rPr>
      </w:pPr>
      <w:r w:rsidRPr="00903DBA">
        <w:rPr>
          <w:highlight w:val="white"/>
        </w:rPr>
        <w:t xml:space="preserve">      }</w:t>
      </w:r>
    </w:p>
    <w:p w14:paraId="735EC252" w14:textId="77777777" w:rsidR="008D5C9C" w:rsidRPr="00903DBA" w:rsidRDefault="008D5C9C" w:rsidP="008D5C9C">
      <w:pPr>
        <w:pStyle w:val="Code"/>
        <w:rPr>
          <w:highlight w:val="white"/>
        </w:rPr>
      </w:pPr>
      <w:r w:rsidRPr="00903DBA">
        <w:rPr>
          <w:highlight w:val="white"/>
        </w:rPr>
        <w:t xml:space="preserve">      else {</w:t>
      </w:r>
    </w:p>
    <w:p w14:paraId="1551C652" w14:textId="77777777" w:rsidR="008D5C9C" w:rsidRPr="00903DBA" w:rsidRDefault="008D5C9C" w:rsidP="008D5C9C">
      <w:pPr>
        <w:pStyle w:val="Code"/>
        <w:rPr>
          <w:highlight w:val="white"/>
        </w:rPr>
      </w:pPr>
      <w:r w:rsidRPr="00903DBA">
        <w:rPr>
          <w:highlight w:val="white"/>
        </w:rPr>
        <w:t xml:space="preserve">        Assert.Error(maxType.IsArithmeticPointerArrayStringOrFunction(),</w:t>
      </w:r>
    </w:p>
    <w:p w14:paraId="7D31E2DF" w14:textId="77777777" w:rsidR="008D5C9C" w:rsidRPr="00903DBA" w:rsidRDefault="008D5C9C" w:rsidP="008D5C9C">
      <w:pPr>
        <w:pStyle w:val="Code"/>
        <w:rPr>
          <w:highlight w:val="white"/>
        </w:rPr>
      </w:pPr>
      <w:r w:rsidRPr="00903DBA">
        <w:rPr>
          <w:highlight w:val="white"/>
        </w:rPr>
        <w:t xml:space="preserve">                      maxType, Message.Invalid_type_in_expression);</w:t>
      </w:r>
    </w:p>
    <w:p w14:paraId="7DD96FDB" w14:textId="77777777" w:rsidR="008D5C9C" w:rsidRPr="00903DBA" w:rsidRDefault="008D5C9C" w:rsidP="008D5C9C">
      <w:pPr>
        <w:pStyle w:val="Code"/>
        <w:rPr>
          <w:highlight w:val="white"/>
        </w:rPr>
      </w:pPr>
      <w:r w:rsidRPr="00903DBA">
        <w:rPr>
          <w:highlight w:val="white"/>
        </w:rPr>
        <w:t xml:space="preserve">      }</w:t>
      </w:r>
    </w:p>
    <w:p w14:paraId="19A525AA" w14:textId="77777777" w:rsidR="008D5C9C" w:rsidRPr="00903DBA" w:rsidRDefault="008D5C9C" w:rsidP="008D5C9C">
      <w:pPr>
        <w:pStyle w:val="Code"/>
        <w:rPr>
          <w:highlight w:val="white"/>
        </w:rPr>
      </w:pPr>
    </w:p>
    <w:p w14:paraId="6FA29D08" w14:textId="77777777" w:rsidR="008D5C9C" w:rsidRPr="00903DBA" w:rsidRDefault="008D5C9C" w:rsidP="008D5C9C">
      <w:pPr>
        <w:pStyle w:val="Code"/>
        <w:rPr>
          <w:highlight w:val="white"/>
        </w:rPr>
      </w:pPr>
      <w:r w:rsidRPr="00903DBA">
        <w:rPr>
          <w:highlight w:val="white"/>
        </w:rPr>
        <w:t xml:space="preserve">      leftExpression = TypeCast.ImplicitCast(leftExpression, maxType);</w:t>
      </w:r>
    </w:p>
    <w:p w14:paraId="4C6F378A" w14:textId="77777777" w:rsidR="008D5C9C" w:rsidRPr="00903DBA" w:rsidRDefault="008D5C9C" w:rsidP="008D5C9C">
      <w:pPr>
        <w:pStyle w:val="Code"/>
        <w:rPr>
          <w:highlight w:val="white"/>
        </w:rPr>
      </w:pPr>
      <w:r w:rsidRPr="00903DBA">
        <w:rPr>
          <w:highlight w:val="white"/>
        </w:rPr>
        <w:t xml:space="preserve">      rightExpression = TypeCast.ImplicitCast(rightExpression, maxType);</w:t>
      </w:r>
    </w:p>
    <w:p w14:paraId="61B277E1" w14:textId="77777777" w:rsidR="008D5C9C" w:rsidRPr="00903DBA" w:rsidRDefault="008D5C9C" w:rsidP="008D5C9C">
      <w:pPr>
        <w:pStyle w:val="Code"/>
        <w:rPr>
          <w:highlight w:val="white"/>
        </w:rPr>
      </w:pPr>
      <w:r w:rsidRPr="00903DBA">
        <w:rPr>
          <w:highlight w:val="white"/>
        </w:rPr>
        <w:t xml:space="preserve">      Symbol resultSymbol = new Symbol(maxType);</w:t>
      </w:r>
    </w:p>
    <w:p w14:paraId="16ADEF46" w14:textId="77777777" w:rsidR="008D5C9C" w:rsidRPr="00903DBA" w:rsidRDefault="008D5C9C" w:rsidP="008D5C9C">
      <w:pPr>
        <w:pStyle w:val="Code"/>
        <w:rPr>
          <w:highlight w:val="white"/>
        </w:rPr>
      </w:pPr>
    </w:p>
    <w:p w14:paraId="29C0FF90" w14:textId="77777777" w:rsidR="008D5C9C" w:rsidRPr="00903DBA" w:rsidRDefault="008D5C9C" w:rsidP="008D5C9C">
      <w:pPr>
        <w:pStyle w:val="Code"/>
        <w:rPr>
          <w:highlight w:val="white"/>
        </w:rPr>
      </w:pPr>
      <w:r w:rsidRPr="00903DBA">
        <w:rPr>
          <w:highlight w:val="white"/>
        </w:rPr>
        <w:t xml:space="preserve">      if (maxType.IsUnsigned()) {</w:t>
      </w:r>
    </w:p>
    <w:p w14:paraId="6C18F474" w14:textId="77777777" w:rsidR="008D5C9C" w:rsidRPr="00903DBA" w:rsidRDefault="008D5C9C" w:rsidP="008D5C9C">
      <w:pPr>
        <w:pStyle w:val="Code"/>
        <w:rPr>
          <w:highlight w:val="white"/>
        </w:rPr>
      </w:pPr>
      <w:r w:rsidRPr="00903DBA">
        <w:rPr>
          <w:highlight w:val="white"/>
        </w:rPr>
        <w:t xml:space="preserve">        string name = Enum.GetName(typeof(MiddleOperator), middleOp);</w:t>
      </w:r>
    </w:p>
    <w:p w14:paraId="06B3947D" w14:textId="77777777" w:rsidR="005B3826" w:rsidRPr="00903DBA" w:rsidRDefault="008D5C9C" w:rsidP="008D5C9C">
      <w:pPr>
        <w:pStyle w:val="Code"/>
        <w:rPr>
          <w:highlight w:val="white"/>
        </w:rPr>
      </w:pPr>
      <w:r w:rsidRPr="00903DBA">
        <w:rPr>
          <w:highlight w:val="white"/>
        </w:rPr>
        <w:t xml:space="preserve">        middleOp = (MiddleOperator)</w:t>
      </w:r>
      <w:r w:rsidR="005B3826" w:rsidRPr="00903DBA">
        <w:rPr>
          <w:highlight w:val="white"/>
        </w:rPr>
        <w:t xml:space="preserve"> </w:t>
      </w:r>
      <w:r w:rsidRPr="00903DBA">
        <w:rPr>
          <w:highlight w:val="white"/>
        </w:rPr>
        <w:t>Enum.Parse(typeof(MiddleOperator),</w:t>
      </w:r>
    </w:p>
    <w:p w14:paraId="1466E860" w14:textId="6A1489F9" w:rsidR="008D5C9C" w:rsidRPr="00903DBA" w:rsidRDefault="005B3826" w:rsidP="008D5C9C">
      <w:pPr>
        <w:pStyle w:val="Code"/>
        <w:rPr>
          <w:highlight w:val="white"/>
        </w:rPr>
      </w:pPr>
      <w:r w:rsidRPr="00903DBA">
        <w:rPr>
          <w:highlight w:val="white"/>
        </w:rPr>
        <w:t xml:space="preserve">                                        </w:t>
      </w:r>
      <w:r w:rsidR="008D5C9C" w:rsidRPr="00903DBA">
        <w:rPr>
          <w:highlight w:val="white"/>
        </w:rPr>
        <w:t xml:space="preserve"> name.Replace("Signed", "Unsigned"));</w:t>
      </w:r>
    </w:p>
    <w:p w14:paraId="4AED6372" w14:textId="77777777" w:rsidR="008D5C9C" w:rsidRPr="00903DBA" w:rsidRDefault="008D5C9C" w:rsidP="008D5C9C">
      <w:pPr>
        <w:pStyle w:val="Code"/>
        <w:rPr>
          <w:highlight w:val="white"/>
        </w:rPr>
      </w:pPr>
      <w:r w:rsidRPr="00903DBA">
        <w:rPr>
          <w:highlight w:val="white"/>
        </w:rPr>
        <w:t xml:space="preserve">      }</w:t>
      </w:r>
    </w:p>
    <w:p w14:paraId="100CEB94" w14:textId="77777777" w:rsidR="008D5C9C" w:rsidRPr="00903DBA" w:rsidRDefault="008D5C9C" w:rsidP="008D5C9C">
      <w:pPr>
        <w:pStyle w:val="Code"/>
        <w:rPr>
          <w:highlight w:val="white"/>
        </w:rPr>
      </w:pPr>
    </w:p>
    <w:p w14:paraId="5AB6341A" w14:textId="77777777" w:rsidR="008D5C9C" w:rsidRPr="00903DBA" w:rsidRDefault="008D5C9C" w:rsidP="008D5C9C">
      <w:pPr>
        <w:pStyle w:val="Code"/>
        <w:rPr>
          <w:highlight w:val="white"/>
        </w:rPr>
      </w:pPr>
      <w:r w:rsidRPr="00903DBA">
        <w:rPr>
          <w:highlight w:val="white"/>
        </w:rPr>
        <w:t xml:space="preserve">      List&lt;MiddleCode&gt; shortList = new List&lt;MiddleCode&gt;(),</w:t>
      </w:r>
    </w:p>
    <w:p w14:paraId="1AF9B126" w14:textId="77777777" w:rsidR="008D5C9C" w:rsidRPr="00903DBA" w:rsidRDefault="008D5C9C" w:rsidP="008D5C9C">
      <w:pPr>
        <w:pStyle w:val="Code"/>
        <w:rPr>
          <w:highlight w:val="white"/>
        </w:rPr>
      </w:pPr>
      <w:r w:rsidRPr="00903DBA">
        <w:rPr>
          <w:highlight w:val="white"/>
        </w:rPr>
        <w:t xml:space="preserve">                       longList = new List&lt;MiddleCode&gt;();</w:t>
      </w:r>
    </w:p>
    <w:p w14:paraId="780DC143" w14:textId="77777777" w:rsidR="008D5C9C" w:rsidRPr="00903DBA" w:rsidRDefault="008D5C9C" w:rsidP="008D5C9C">
      <w:pPr>
        <w:pStyle w:val="Code"/>
        <w:rPr>
          <w:highlight w:val="white"/>
        </w:rPr>
      </w:pPr>
      <w:r w:rsidRPr="00903DBA">
        <w:rPr>
          <w:highlight w:val="white"/>
        </w:rPr>
        <w:t xml:space="preserve">      shortList.AddRange(leftExpression.ShortList);</w:t>
      </w:r>
    </w:p>
    <w:p w14:paraId="42BC2BF7" w14:textId="77777777" w:rsidR="008D5C9C" w:rsidRPr="00903DBA" w:rsidRDefault="008D5C9C" w:rsidP="008D5C9C">
      <w:pPr>
        <w:pStyle w:val="Code"/>
        <w:rPr>
          <w:highlight w:val="white"/>
        </w:rPr>
      </w:pPr>
      <w:r w:rsidRPr="00903DBA">
        <w:rPr>
          <w:highlight w:val="white"/>
        </w:rPr>
        <w:t xml:space="preserve">      shortList.AddRange(rightExpression.ShortList);    </w:t>
      </w:r>
    </w:p>
    <w:p w14:paraId="47EF69B0" w14:textId="77777777" w:rsidR="008D5C9C" w:rsidRPr="00903DBA" w:rsidRDefault="008D5C9C" w:rsidP="008D5C9C">
      <w:pPr>
        <w:pStyle w:val="Code"/>
        <w:rPr>
          <w:highlight w:val="white"/>
        </w:rPr>
      </w:pPr>
      <w:r w:rsidRPr="00903DBA">
        <w:rPr>
          <w:highlight w:val="white"/>
        </w:rPr>
        <w:t xml:space="preserve">      longList.AddRange(leftExpression.LongList);</w:t>
      </w:r>
    </w:p>
    <w:p w14:paraId="46B65F4D" w14:textId="77777777" w:rsidR="008D5C9C" w:rsidRPr="00903DBA" w:rsidRDefault="008D5C9C" w:rsidP="008D5C9C">
      <w:pPr>
        <w:pStyle w:val="Code"/>
        <w:rPr>
          <w:highlight w:val="white"/>
        </w:rPr>
      </w:pPr>
      <w:r w:rsidRPr="00903DBA">
        <w:rPr>
          <w:highlight w:val="white"/>
        </w:rPr>
        <w:t xml:space="preserve">      longList.AddRange(rightExpression.LongList);</w:t>
      </w:r>
    </w:p>
    <w:p w14:paraId="5D72E90F" w14:textId="77777777" w:rsidR="008D5C9C" w:rsidRPr="00903DBA" w:rsidRDefault="008D5C9C" w:rsidP="008D5C9C">
      <w:pPr>
        <w:pStyle w:val="Code"/>
        <w:rPr>
          <w:highlight w:val="white"/>
        </w:rPr>
      </w:pPr>
    </w:p>
    <w:p w14:paraId="730AA446" w14:textId="77777777" w:rsidR="001728E1" w:rsidRPr="00903DBA" w:rsidRDefault="008D5C9C" w:rsidP="008D5C9C">
      <w:pPr>
        <w:pStyle w:val="Code"/>
        <w:rPr>
          <w:highlight w:val="white"/>
        </w:rPr>
      </w:pPr>
      <w:r w:rsidRPr="00903DBA">
        <w:rPr>
          <w:highlight w:val="white"/>
        </w:rPr>
        <w:t xml:space="preserve">      AddMiddleCode(longList, middleOp, resultSymbol,</w:t>
      </w:r>
    </w:p>
    <w:p w14:paraId="1C63C75B" w14:textId="127DCF50" w:rsidR="008D5C9C" w:rsidRPr="00903DBA" w:rsidRDefault="001728E1" w:rsidP="008D5C9C">
      <w:pPr>
        <w:pStyle w:val="Code"/>
        <w:rPr>
          <w:highlight w:val="white"/>
        </w:rPr>
      </w:pPr>
      <w:r w:rsidRPr="00903DBA">
        <w:rPr>
          <w:highlight w:val="white"/>
        </w:rPr>
        <w:t xml:space="preserve">                   </w:t>
      </w:r>
      <w:r w:rsidR="008D5C9C" w:rsidRPr="00903DBA">
        <w:rPr>
          <w:highlight w:val="white"/>
        </w:rPr>
        <w:t xml:space="preserve"> leftExpression.Symbol, rightExpression.Symbol);</w:t>
      </w:r>
    </w:p>
    <w:p w14:paraId="3AE3BEE8" w14:textId="77777777" w:rsidR="008D5C9C" w:rsidRPr="00903DBA" w:rsidRDefault="008D5C9C" w:rsidP="008D5C9C">
      <w:pPr>
        <w:pStyle w:val="Code"/>
        <w:rPr>
          <w:highlight w:val="white"/>
        </w:rPr>
      </w:pPr>
      <w:r w:rsidRPr="00903DBA">
        <w:rPr>
          <w:highlight w:val="white"/>
        </w:rPr>
        <w:t xml:space="preserve">      return (new Expression(resultSymbol, shortList, longList));</w:t>
      </w:r>
    </w:p>
    <w:p w14:paraId="4E1FA3BF" w14:textId="77777777" w:rsidR="008D5C9C" w:rsidRPr="00903DBA" w:rsidRDefault="008D5C9C" w:rsidP="008D5C9C">
      <w:pPr>
        <w:pStyle w:val="Code"/>
        <w:rPr>
          <w:highlight w:val="white"/>
        </w:rPr>
      </w:pPr>
      <w:r w:rsidRPr="00903DBA">
        <w:rPr>
          <w:highlight w:val="white"/>
        </w:rPr>
        <w:t xml:space="preserve">    }</w:t>
      </w:r>
    </w:p>
    <w:p w14:paraId="01AE6F85" w14:textId="2B72EF3D" w:rsidR="00516130" w:rsidRPr="00903DBA" w:rsidRDefault="00674A6B" w:rsidP="00F158B0">
      <w:pPr>
        <w:pStyle w:val="Rubrik3"/>
      </w:pPr>
      <w:bookmarkStart w:id="169" w:name="_Toc57656023"/>
      <w:r w:rsidRPr="00903DBA">
        <w:t>Cast</w:t>
      </w:r>
      <w:r w:rsidR="00F158B0" w:rsidRPr="00903DBA">
        <w:t xml:space="preserve"> Expressions</w:t>
      </w:r>
      <w:bookmarkEnd w:id="169"/>
    </w:p>
    <w:p w14:paraId="7350C96E" w14:textId="2EF2DA87" w:rsidR="00CA3A8B" w:rsidRPr="00903DBA" w:rsidRDefault="00CA3A8B" w:rsidP="00CA3A8B">
      <w:r w:rsidRPr="00903DBA">
        <w:t xml:space="preserve">A type </w:t>
      </w:r>
      <w:r w:rsidR="00BF052F" w:rsidRPr="00903DBA">
        <w:t xml:space="preserve">cast expression is a type name within parentheses followed by a </w:t>
      </w:r>
      <w:r w:rsidR="00A72F03" w:rsidRPr="00903DBA">
        <w:t>type cas</w:t>
      </w:r>
      <w:r w:rsidR="002E6DED" w:rsidRPr="00903DBA">
        <w:t>t</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77777777" w:rsidR="00F0181F" w:rsidRPr="00903DBA" w:rsidRDefault="00F0181F" w:rsidP="00F0181F">
      <w:pPr>
        <w:pStyle w:val="Code"/>
        <w:rPr>
          <w:highlight w:val="white"/>
        </w:rPr>
      </w:pPr>
      <w:r w:rsidRPr="00903DBA">
        <w:rPr>
          <w:highlight w:val="white"/>
        </w:rPr>
        <w:t xml:space="preserve">      SpecifierStack.Push(Specifier.SpecifierList($1));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0BEDAAC6" w:rsidR="00F0181F" w:rsidRPr="00903DBA" w:rsidRDefault="00F0181F" w:rsidP="00F0181F">
      <w:pPr>
        <w:pStyle w:val="Code"/>
        <w:rPr>
          <w:highlight w:val="white"/>
        </w:rPr>
      </w:pPr>
      <w:r w:rsidRPr="00903DBA">
        <w:rPr>
          <w:highlight w:val="white"/>
        </w:rPr>
        <w:t xml:space="preserve">      $$ = MiddleCodeGenerator.TypeName(SpecifierStack.Pop(), $3);</w:t>
      </w:r>
    </w:p>
    <w:p w14:paraId="33FA663E" w14:textId="7031E680" w:rsidR="00422C32" w:rsidRPr="00903DBA" w:rsidRDefault="00F0181F" w:rsidP="00182926">
      <w:pPr>
        <w:pStyle w:val="Code"/>
        <w:rPr>
          <w:highlight w:val="white"/>
        </w:rPr>
      </w:pPr>
      <w:r w:rsidRPr="00903DBA">
        <w:rPr>
          <w:highlight w:val="white"/>
        </w:rPr>
        <w:t xml:space="preserve">    };</w:t>
      </w:r>
    </w:p>
    <w:p w14:paraId="4564B31D" w14:textId="126054C3" w:rsidR="00991BB0" w:rsidRPr="00903DBA" w:rsidRDefault="00991BB0" w:rsidP="00123902">
      <w:pPr>
        <w:rPr>
          <w:highlight w:val="white"/>
        </w:rPr>
      </w:pPr>
      <w:r w:rsidRPr="00903DBA">
        <w:rPr>
          <w:highlight w:val="white"/>
        </w:rPr>
        <w:lastRenderedPageBreak/>
        <w:t xml:space="preserve">The </w:t>
      </w:r>
      <w:r w:rsidR="00976B65" w:rsidRPr="00903DBA">
        <w:rPr>
          <w:rStyle w:val="KeyWord0"/>
          <w:highlight w:val="white"/>
        </w:rPr>
        <w:t>s</w:t>
      </w:r>
      <w:r w:rsidR="00C461A8" w:rsidRPr="00903DBA">
        <w:rPr>
          <w:rStyle w:val="KeyWord0"/>
          <w:highlight w:val="white"/>
        </w:rPr>
        <w:t>pecifier</w:t>
      </w:r>
      <w:r w:rsidR="00C461A8" w:rsidRPr="00903DBA">
        <w:rPr>
          <w:highlight w:val="white"/>
        </w:rPr>
        <w:t xml:space="preserve"> </w:t>
      </w:r>
      <w:r w:rsidR="00976B65" w:rsidRPr="00903DBA">
        <w:rPr>
          <w:highlight w:val="white"/>
        </w:rPr>
        <w:t>parameter</w:t>
      </w:r>
      <w:r w:rsidR="00C461A8" w:rsidRPr="00903DBA">
        <w:rPr>
          <w:highlight w:val="white"/>
        </w:rPr>
        <w:t xml:space="preserve"> </w:t>
      </w:r>
      <w:r w:rsidR="005D70ED" w:rsidRPr="00903DBA">
        <w:rPr>
          <w:highlight w:val="white"/>
        </w:rPr>
        <w:t>holds the resulting type of the declaration specifier list</w:t>
      </w:r>
      <w:r w:rsidR="008E706F" w:rsidRPr="00903DBA">
        <w:rPr>
          <w:highlight w:val="white"/>
        </w:rPr>
        <w:t>.</w:t>
      </w:r>
    </w:p>
    <w:p w14:paraId="6758F695" w14:textId="3C135221" w:rsidR="00F158B0" w:rsidRPr="00903DBA" w:rsidRDefault="00F158B0" w:rsidP="00F158B0">
      <w:pPr>
        <w:pStyle w:val="CodeHeader"/>
      </w:pPr>
      <w:r w:rsidRPr="00903DBA">
        <w:t>MiddleCodeGenerator.cs</w:t>
      </w:r>
    </w:p>
    <w:p w14:paraId="782F6DE7" w14:textId="1CDC8F31" w:rsidR="00D514F2" w:rsidRPr="00903DBA" w:rsidRDefault="00D514F2" w:rsidP="00D514F2">
      <w:pPr>
        <w:pStyle w:val="Code"/>
        <w:rPr>
          <w:highlight w:val="white"/>
        </w:rPr>
      </w:pPr>
      <w:r w:rsidRPr="00903DBA">
        <w:rPr>
          <w:highlight w:val="white"/>
        </w:rPr>
        <w:t xml:space="preserve">    public static Type TypeName(Specifier specifier, Declarator </w:t>
      </w:r>
      <w:r w:rsidR="00FC5EB0" w:rsidRPr="00903DBA">
        <w:rPr>
          <w:highlight w:val="white"/>
        </w:rPr>
        <w:t>declarator</w:t>
      </w:r>
      <w:r w:rsidRPr="00903DBA">
        <w:rPr>
          <w:highlight w:val="white"/>
        </w:rPr>
        <w:t>) {</w:t>
      </w:r>
    </w:p>
    <w:p w14:paraId="4E982570" w14:textId="2AE9CE7E" w:rsidR="00D514F2" w:rsidRPr="00903DBA" w:rsidRDefault="00D514F2" w:rsidP="00D514F2">
      <w:pPr>
        <w:pStyle w:val="Code"/>
        <w:rPr>
          <w:highlight w:val="white"/>
        </w:rPr>
      </w:pPr>
      <w:r w:rsidRPr="00903DBA">
        <w:rPr>
          <w:highlight w:val="white"/>
        </w:rPr>
        <w:t xml:space="preserve">      Type </w:t>
      </w:r>
      <w:r w:rsidR="00C461A8" w:rsidRPr="00903DBA">
        <w:rPr>
          <w:highlight w:val="white"/>
        </w:rPr>
        <w:t>specifierType</w:t>
      </w:r>
      <w:r w:rsidRPr="00903DBA">
        <w:rPr>
          <w:highlight w:val="white"/>
        </w:rPr>
        <w:t xml:space="preserve"> = specifier.Type;</w:t>
      </w:r>
    </w:p>
    <w:p w14:paraId="3DE11088" w14:textId="32968B6A" w:rsidR="00D514F2" w:rsidRPr="00903DBA" w:rsidRDefault="00451CD1" w:rsidP="00451CD1">
      <w:pPr>
        <w:rPr>
          <w:highlight w:val="white"/>
        </w:rPr>
      </w:pPr>
      <w:r w:rsidRPr="00903DBA">
        <w:rPr>
          <w:highlight w:val="white"/>
        </w:rPr>
        <w:t xml:space="preserve">If the declarator is not null, </w:t>
      </w:r>
      <w:r w:rsidR="0003065C" w:rsidRPr="00903DBA">
        <w:rPr>
          <w:highlight w:val="white"/>
        </w:rPr>
        <w:t>we add the specifier</w:t>
      </w:r>
      <w:r w:rsidR="00976B65" w:rsidRPr="00903DBA">
        <w:rPr>
          <w:highlight w:val="white"/>
        </w:rPr>
        <w:t>’s type to the declarator, and retu</w:t>
      </w:r>
      <w:r w:rsidR="00A21466" w:rsidRPr="00903DBA">
        <w:rPr>
          <w:highlight w:val="white"/>
        </w:rPr>
        <w:t>rns</w:t>
      </w:r>
      <w:r w:rsidR="00976B65" w:rsidRPr="00903DBA">
        <w:rPr>
          <w:highlight w:val="white"/>
        </w:rPr>
        <w:t xml:space="preserve"> its type.</w:t>
      </w:r>
    </w:p>
    <w:p w14:paraId="7E43F8E2" w14:textId="1A6A7F59" w:rsidR="00D514F2" w:rsidRPr="00903DBA" w:rsidRDefault="00D514F2" w:rsidP="00D514F2">
      <w:pPr>
        <w:pStyle w:val="Code"/>
        <w:rPr>
          <w:highlight w:val="white"/>
        </w:rPr>
      </w:pPr>
      <w:r w:rsidRPr="00903DBA">
        <w:rPr>
          <w:highlight w:val="white"/>
        </w:rPr>
        <w:t xml:space="preserve">      if (</w:t>
      </w:r>
      <w:r w:rsidR="00FC5EB0" w:rsidRPr="00903DBA">
        <w:rPr>
          <w:highlight w:val="white"/>
        </w:rPr>
        <w:t>declarator</w:t>
      </w:r>
      <w:r w:rsidRPr="00903DBA">
        <w:rPr>
          <w:highlight w:val="white"/>
        </w:rPr>
        <w:t xml:space="preserve"> != null) {</w:t>
      </w:r>
    </w:p>
    <w:p w14:paraId="10B0013F" w14:textId="27C077A1" w:rsidR="00D514F2" w:rsidRPr="00903DBA" w:rsidRDefault="00D514F2" w:rsidP="00D514F2">
      <w:pPr>
        <w:pStyle w:val="Code"/>
        <w:rPr>
          <w:highlight w:val="white"/>
        </w:rPr>
      </w:pPr>
      <w:r w:rsidRPr="00903DBA">
        <w:rPr>
          <w:highlight w:val="white"/>
        </w:rPr>
        <w:t xml:space="preserve">        </w:t>
      </w:r>
      <w:r w:rsidR="00FC5EB0" w:rsidRPr="00903DBA">
        <w:rPr>
          <w:highlight w:val="white"/>
        </w:rPr>
        <w:t>declarator</w:t>
      </w:r>
      <w:r w:rsidRPr="00903DBA">
        <w:rPr>
          <w:highlight w:val="white"/>
        </w:rPr>
        <w:t>.Add(</w:t>
      </w:r>
      <w:r w:rsidR="00C461A8" w:rsidRPr="00903DBA">
        <w:rPr>
          <w:highlight w:val="white"/>
        </w:rPr>
        <w:t>specifierType</w:t>
      </w:r>
      <w:r w:rsidRPr="00903DBA">
        <w:rPr>
          <w:highlight w:val="white"/>
        </w:rPr>
        <w:t>);</w:t>
      </w:r>
    </w:p>
    <w:p w14:paraId="4B2C8D33" w14:textId="69648F69" w:rsidR="00D514F2" w:rsidRPr="00903DBA" w:rsidRDefault="00D514F2" w:rsidP="00D514F2">
      <w:pPr>
        <w:pStyle w:val="Code"/>
        <w:rPr>
          <w:highlight w:val="white"/>
        </w:rPr>
      </w:pPr>
      <w:r w:rsidRPr="00903DBA">
        <w:rPr>
          <w:highlight w:val="white"/>
        </w:rPr>
        <w:t xml:space="preserve">        return </w:t>
      </w:r>
      <w:r w:rsidR="00FC5EB0" w:rsidRPr="00903DBA">
        <w:rPr>
          <w:highlight w:val="white"/>
        </w:rPr>
        <w:t>declarator</w:t>
      </w:r>
      <w:r w:rsidRPr="00903DBA">
        <w:rPr>
          <w:highlight w:val="white"/>
        </w:rPr>
        <w:t>.Type;</w:t>
      </w:r>
    </w:p>
    <w:p w14:paraId="0731CA07" w14:textId="77777777" w:rsidR="00D514F2" w:rsidRPr="00903DBA" w:rsidRDefault="00D514F2" w:rsidP="00D514F2">
      <w:pPr>
        <w:pStyle w:val="Code"/>
        <w:rPr>
          <w:highlight w:val="white"/>
        </w:rPr>
      </w:pPr>
      <w:r w:rsidRPr="00903DBA">
        <w:rPr>
          <w:highlight w:val="white"/>
        </w:rPr>
        <w:t xml:space="preserve">      }</w:t>
      </w:r>
    </w:p>
    <w:p w14:paraId="563559F2" w14:textId="77777777" w:rsidR="007C7460" w:rsidRPr="00903DBA" w:rsidRDefault="007C7460" w:rsidP="007C7460">
      <w:pPr>
        <w:rPr>
          <w:highlight w:val="white"/>
        </w:rPr>
      </w:pPr>
      <w:r w:rsidRPr="00903DBA">
        <w:rPr>
          <w:highlight w:val="white"/>
        </w:rPr>
        <w:t>If the declarator is null, we just return the specifer’s type.</w:t>
      </w:r>
    </w:p>
    <w:p w14:paraId="1C20229F" w14:textId="6A303385" w:rsidR="00D514F2" w:rsidRPr="00903DBA" w:rsidRDefault="00D514F2" w:rsidP="00D514F2">
      <w:pPr>
        <w:pStyle w:val="Code"/>
        <w:rPr>
          <w:highlight w:val="white"/>
        </w:rPr>
      </w:pPr>
      <w:r w:rsidRPr="00903DBA">
        <w:rPr>
          <w:highlight w:val="white"/>
        </w:rPr>
        <w:t xml:space="preserve">      else {</w:t>
      </w:r>
    </w:p>
    <w:p w14:paraId="17DCEA75" w14:textId="57D1764E" w:rsidR="00D514F2" w:rsidRPr="00903DBA" w:rsidRDefault="00D514F2" w:rsidP="00D514F2">
      <w:pPr>
        <w:pStyle w:val="Code"/>
        <w:rPr>
          <w:highlight w:val="white"/>
        </w:rPr>
      </w:pPr>
      <w:r w:rsidRPr="00903DBA">
        <w:rPr>
          <w:highlight w:val="white"/>
        </w:rPr>
        <w:t xml:space="preserve">        return </w:t>
      </w:r>
      <w:r w:rsidR="00C461A8" w:rsidRPr="00903DBA">
        <w:rPr>
          <w:highlight w:val="white"/>
        </w:rPr>
        <w:t>specifierType</w:t>
      </w:r>
      <w:r w:rsidRPr="00903DBA">
        <w:rPr>
          <w:highlight w:val="white"/>
        </w:rPr>
        <w:t>;</w:t>
      </w:r>
    </w:p>
    <w:p w14:paraId="111B42EE" w14:textId="77777777" w:rsidR="00D514F2" w:rsidRPr="00903DBA" w:rsidRDefault="00D514F2" w:rsidP="00D514F2">
      <w:pPr>
        <w:pStyle w:val="Code"/>
        <w:rPr>
          <w:highlight w:val="white"/>
        </w:rPr>
      </w:pPr>
      <w:r w:rsidRPr="00903DBA">
        <w:rPr>
          <w:highlight w:val="white"/>
        </w:rPr>
        <w:t xml:space="preserve">      }</w:t>
      </w:r>
    </w:p>
    <w:p w14:paraId="5DE34F52" w14:textId="77777777" w:rsidR="00D514F2" w:rsidRPr="00903DBA" w:rsidRDefault="00D514F2" w:rsidP="00D514F2">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70" w:name="_Toc57656024"/>
      <w:r w:rsidRPr="00903DBA">
        <w:t>Prefix Expression</w:t>
      </w:r>
      <w:bookmarkEnd w:id="170"/>
    </w:p>
    <w:p w14:paraId="17DB7A32" w14:textId="77777777" w:rsidR="00636360" w:rsidRPr="00903DBA" w:rsidRDefault="00636360" w:rsidP="00636360">
      <w:r w:rsidRPr="00903DBA">
        <w:t>In C, there are several prefix expressions:</w:t>
      </w:r>
    </w:p>
    <w:p w14:paraId="59EB897C" w14:textId="77777777" w:rsidR="00636360" w:rsidRPr="00903DBA" w:rsidRDefault="00636360" w:rsidP="00636360">
      <w:pPr>
        <w:pStyle w:val="Liststycke"/>
        <w:numPr>
          <w:ilvl w:val="0"/>
          <w:numId w:val="148"/>
        </w:numPr>
        <w:spacing w:line="256" w:lineRule="auto"/>
      </w:pPr>
      <w:r w:rsidRPr="00903DBA">
        <w:t>Unary add and minus</w:t>
      </w:r>
    </w:p>
    <w:p w14:paraId="3C06322A" w14:textId="77777777" w:rsidR="00636360" w:rsidRPr="00903DBA" w:rsidRDefault="00636360" w:rsidP="00636360">
      <w:pPr>
        <w:pStyle w:val="Liststycke"/>
        <w:numPr>
          <w:ilvl w:val="0"/>
          <w:numId w:val="148"/>
        </w:numPr>
        <w:spacing w:line="256" w:lineRule="auto"/>
      </w:pPr>
      <w:r w:rsidRPr="00903DBA">
        <w:t>Logical not</w:t>
      </w:r>
    </w:p>
    <w:p w14:paraId="54BF401C" w14:textId="77777777" w:rsidR="00636360" w:rsidRPr="00903DBA" w:rsidRDefault="00636360" w:rsidP="00636360">
      <w:pPr>
        <w:pStyle w:val="Liststycke"/>
        <w:numPr>
          <w:ilvl w:val="0"/>
          <w:numId w:val="148"/>
        </w:numPr>
        <w:spacing w:line="256" w:lineRule="auto"/>
      </w:pPr>
      <w:r w:rsidRPr="00903DBA">
        <w:t>Bitwise not</w:t>
      </w:r>
    </w:p>
    <w:p w14:paraId="480B5D9E" w14:textId="77777777" w:rsidR="00636360" w:rsidRPr="00903DBA" w:rsidRDefault="00636360" w:rsidP="00636360">
      <w:pPr>
        <w:pStyle w:val="Liststycke"/>
        <w:numPr>
          <w:ilvl w:val="0"/>
          <w:numId w:val="148"/>
        </w:numPr>
        <w:spacing w:line="256" w:lineRule="auto"/>
      </w:pPr>
      <w:r w:rsidRPr="00903DBA">
        <w:t xml:space="preserve">The </w:t>
      </w:r>
      <w:r w:rsidRPr="00903DBA">
        <w:rPr>
          <w:rStyle w:val="CodeInText"/>
        </w:rPr>
        <w:t>sizeof</w:t>
      </w:r>
      <w:r w:rsidRPr="00903DBA">
        <w:t xml:space="preserve"> operator</w:t>
      </w:r>
    </w:p>
    <w:p w14:paraId="7713625E" w14:textId="77777777" w:rsidR="00636360" w:rsidRPr="00903DBA" w:rsidRDefault="00636360" w:rsidP="00636360">
      <w:pPr>
        <w:pStyle w:val="Liststycke"/>
        <w:numPr>
          <w:ilvl w:val="0"/>
          <w:numId w:val="148"/>
        </w:numPr>
        <w:spacing w:line="256" w:lineRule="auto"/>
      </w:pPr>
      <w:r w:rsidRPr="00903DBA">
        <w:t>The address operator</w:t>
      </w:r>
    </w:p>
    <w:p w14:paraId="3DB1A689" w14:textId="0C7D37FF" w:rsidR="00636360" w:rsidRPr="00903DBA" w:rsidRDefault="00636360" w:rsidP="00636360">
      <w:pPr>
        <w:pStyle w:val="Liststycke"/>
        <w:numPr>
          <w:ilvl w:val="0"/>
          <w:numId w:val="148"/>
        </w:numPr>
        <w:spacing w:line="256" w:lineRule="auto"/>
      </w:pPr>
      <w:r w:rsidRPr="00903DBA">
        <w:t xml:space="preserve">The </w:t>
      </w:r>
      <w:r w:rsidR="00DE0936" w:rsidRPr="00903DBA">
        <w:t>dereference</w:t>
      </w:r>
      <w:r w:rsidRPr="00903DBA">
        <w:t xml:space="preserve"> operator</w:t>
      </w:r>
    </w:p>
    <w:p w14:paraId="37D9CCAC" w14:textId="1684234A" w:rsidR="00516130" w:rsidRPr="00903DBA" w:rsidRDefault="00ED52B2" w:rsidP="006342B0">
      <w:pPr>
        <w:pStyle w:val="Rubrik3"/>
      </w:pPr>
      <w:bookmarkStart w:id="171" w:name="_Toc57656025"/>
      <w:r w:rsidRPr="00903DBA">
        <w:t xml:space="preserve">Unary Addition </w:t>
      </w:r>
      <w:r w:rsidR="006342B0" w:rsidRPr="00903DBA">
        <w:t>Expressions</w:t>
      </w:r>
      <w:bookmarkEnd w:id="171"/>
    </w:p>
    <w:p w14:paraId="769EA068" w14:textId="0BAD61DE" w:rsidR="006342B0" w:rsidRPr="00903DBA" w:rsidRDefault="006342B0" w:rsidP="006342B0">
      <w:pPr>
        <w:pStyle w:val="CodeHeader"/>
      </w:pPr>
      <w:r w:rsidRPr="00903DBA">
        <w:t>MainParser.gppg</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143F1EC5" w:rsidR="00D56E7A" w:rsidRPr="00903DBA" w:rsidRDefault="00D56E7A" w:rsidP="00D56E7A">
      <w:pPr>
        <w:pStyle w:val="Code"/>
        <w:rPr>
          <w:highlight w:val="white"/>
        </w:rPr>
      </w:pPr>
      <w:r w:rsidRPr="00903DBA">
        <w:rPr>
          <w:highlight w:val="white"/>
        </w:rPr>
        <w:t xml:space="preserve">    }</w:t>
      </w:r>
      <w:r w:rsidR="003D27F1" w:rsidRPr="00903DBA">
        <w:rPr>
          <w:highlight w:val="white"/>
        </w:rPr>
        <w:t>;</w:t>
      </w:r>
    </w:p>
    <w:p w14:paraId="67C759F5" w14:textId="77777777"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4B0D2D0" w14:textId="77777777" w:rsidR="00D56E7A" w:rsidRPr="00903DBA" w:rsidRDefault="00D56E7A" w:rsidP="00D56E7A">
      <w:pPr>
        <w:pStyle w:val="CodeHeader"/>
      </w:pPr>
      <w:r w:rsidRPr="00903DBA">
        <w:t>MiddleCodeGenerator.cs</w:t>
      </w:r>
    </w:p>
    <w:p w14:paraId="5C8AEE52" w14:textId="77777777" w:rsidR="00270E94" w:rsidRPr="00903DBA" w:rsidRDefault="00270E94" w:rsidP="00270E94">
      <w:pPr>
        <w:pStyle w:val="Code"/>
        <w:rPr>
          <w:highlight w:val="white"/>
        </w:rPr>
      </w:pPr>
      <w:r w:rsidRPr="00903DBA">
        <w:rPr>
          <w:highlight w:val="white"/>
        </w:rPr>
        <w:t xml:space="preserve">    public static Expression UnaryExpression(MiddleOperator middleOp,</w:t>
      </w:r>
    </w:p>
    <w:p w14:paraId="58E5A5D7" w14:textId="77777777" w:rsidR="00270E94" w:rsidRPr="00903DBA" w:rsidRDefault="00270E94" w:rsidP="00270E94">
      <w:pPr>
        <w:pStyle w:val="Code"/>
        <w:rPr>
          <w:highlight w:val="white"/>
        </w:rPr>
      </w:pPr>
      <w:r w:rsidRPr="00903DBA">
        <w:rPr>
          <w:highlight w:val="white"/>
        </w:rPr>
        <w:t xml:space="preserve">                                             Expression expression) {</w:t>
      </w:r>
    </w:p>
    <w:p w14:paraId="7D181214" w14:textId="77777777" w:rsidR="00270E94" w:rsidRPr="00903DBA" w:rsidRDefault="00270E94" w:rsidP="00270E94">
      <w:pPr>
        <w:pStyle w:val="Code"/>
        <w:rPr>
          <w:highlight w:val="white"/>
        </w:rPr>
      </w:pPr>
      <w:r w:rsidRPr="00903DBA">
        <w:rPr>
          <w:highlight w:val="white"/>
        </w:rPr>
        <w:t xml:space="preserve">      Type type = expression.Symbol.Type;</w:t>
      </w:r>
    </w:p>
    <w:p w14:paraId="0A8DED84" w14:textId="77777777" w:rsidR="00056AC1" w:rsidRPr="00903DBA" w:rsidRDefault="00270E94" w:rsidP="00270E94">
      <w:pPr>
        <w:pStyle w:val="Code"/>
        <w:rPr>
          <w:highlight w:val="white"/>
        </w:rPr>
      </w:pPr>
      <w:r w:rsidRPr="00903DBA">
        <w:rPr>
          <w:highlight w:val="white"/>
        </w:rPr>
        <w:t xml:space="preserve">      Assert.Error(type.IsLogical() ||</w:t>
      </w:r>
    </w:p>
    <w:p w14:paraId="1F7A7577" w14:textId="121002BD" w:rsidR="00270E94" w:rsidRPr="00903DBA" w:rsidRDefault="00056AC1" w:rsidP="00270E94">
      <w:pPr>
        <w:pStyle w:val="Code"/>
        <w:rPr>
          <w:highlight w:val="white"/>
        </w:rPr>
      </w:pPr>
      <w:r w:rsidRPr="00903DBA">
        <w:rPr>
          <w:highlight w:val="white"/>
        </w:rPr>
        <w:t xml:space="preserve">                  </w:t>
      </w:r>
      <w:r w:rsidR="00270E94" w:rsidRPr="00903DBA">
        <w:rPr>
          <w:highlight w:val="white"/>
        </w:rPr>
        <w:t xml:space="preserve"> type.IsArithmeticPointerArrayStringOrFunction(),</w:t>
      </w:r>
    </w:p>
    <w:p w14:paraId="37F914CC" w14:textId="77777777" w:rsidR="00270E94" w:rsidRPr="00903DBA" w:rsidRDefault="00270E94" w:rsidP="00270E94">
      <w:pPr>
        <w:pStyle w:val="Code"/>
        <w:rPr>
          <w:highlight w:val="white"/>
        </w:rPr>
      </w:pPr>
      <w:r w:rsidRPr="00903DBA">
        <w:rPr>
          <w:highlight w:val="white"/>
        </w:rPr>
        <w:t xml:space="preserve">                   expression, Message.Non__arithmetic_expression);</w:t>
      </w:r>
    </w:p>
    <w:p w14:paraId="699FA349" w14:textId="77777777" w:rsidR="00270E94" w:rsidRPr="00903DBA" w:rsidRDefault="00270E94" w:rsidP="00270E94">
      <w:pPr>
        <w:pStyle w:val="Code"/>
        <w:rPr>
          <w:highlight w:val="white"/>
        </w:rPr>
      </w:pPr>
    </w:p>
    <w:p w14:paraId="61FA4711" w14:textId="77777777" w:rsidR="00744DAF" w:rsidRPr="00903DBA" w:rsidRDefault="00270E94" w:rsidP="00270E94">
      <w:pPr>
        <w:pStyle w:val="Code"/>
        <w:rPr>
          <w:highlight w:val="white"/>
        </w:rPr>
      </w:pPr>
      <w:r w:rsidRPr="00903DBA">
        <w:rPr>
          <w:highlight w:val="white"/>
        </w:rPr>
        <w:t xml:space="preserve">      Expression constantExpression =</w:t>
      </w:r>
    </w:p>
    <w:p w14:paraId="2C4804CF" w14:textId="3859D0CA"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ConstantExpression.Arithmetic(middleOp, expression);    </w:t>
      </w:r>
    </w:p>
    <w:p w14:paraId="61ED3225" w14:textId="77777777" w:rsidR="00270E94" w:rsidRPr="00903DBA" w:rsidRDefault="00270E94" w:rsidP="00270E94">
      <w:pPr>
        <w:pStyle w:val="Code"/>
        <w:rPr>
          <w:highlight w:val="white"/>
        </w:rPr>
      </w:pPr>
      <w:r w:rsidRPr="00903DBA">
        <w:rPr>
          <w:highlight w:val="white"/>
        </w:rPr>
        <w:t xml:space="preserve">      if (constantExpression != null) {</w:t>
      </w:r>
    </w:p>
    <w:p w14:paraId="63A99114" w14:textId="77777777" w:rsidR="00270E94" w:rsidRPr="00903DBA" w:rsidRDefault="00270E94" w:rsidP="00270E94">
      <w:pPr>
        <w:pStyle w:val="Code"/>
        <w:rPr>
          <w:highlight w:val="white"/>
        </w:rPr>
      </w:pPr>
      <w:r w:rsidRPr="00903DBA">
        <w:rPr>
          <w:highlight w:val="white"/>
        </w:rPr>
        <w:t xml:space="preserve">        return constantExpression;</w:t>
      </w:r>
    </w:p>
    <w:p w14:paraId="7B2F8BB9" w14:textId="77777777" w:rsidR="00270E94" w:rsidRPr="00903DBA" w:rsidRDefault="00270E94" w:rsidP="00270E94">
      <w:pPr>
        <w:pStyle w:val="Code"/>
        <w:rPr>
          <w:highlight w:val="white"/>
        </w:rPr>
      </w:pPr>
      <w:r w:rsidRPr="00903DBA">
        <w:rPr>
          <w:highlight w:val="white"/>
        </w:rPr>
        <w:t xml:space="preserve">      }</w:t>
      </w:r>
    </w:p>
    <w:p w14:paraId="6A1021C7" w14:textId="77777777" w:rsidR="00270E94" w:rsidRPr="00903DBA" w:rsidRDefault="00270E94" w:rsidP="00270E94">
      <w:pPr>
        <w:pStyle w:val="Code"/>
        <w:rPr>
          <w:highlight w:val="white"/>
        </w:rPr>
      </w:pPr>
      <w:r w:rsidRPr="00903DBA">
        <w:rPr>
          <w:highlight w:val="white"/>
        </w:rPr>
        <w:lastRenderedPageBreak/>
        <w:t xml:space="preserve">    </w:t>
      </w:r>
    </w:p>
    <w:p w14:paraId="07ECCCF4" w14:textId="77777777" w:rsidR="00270E94" w:rsidRPr="00903DBA" w:rsidRDefault="00270E94" w:rsidP="00270E94">
      <w:pPr>
        <w:pStyle w:val="Code"/>
        <w:rPr>
          <w:highlight w:val="white"/>
        </w:rPr>
      </w:pPr>
      <w:r w:rsidRPr="00903DBA">
        <w:rPr>
          <w:highlight w:val="white"/>
        </w:rPr>
        <w:t xml:space="preserve">      Symbol resultSymbol = new Symbol(expression.Symbol.Type);</w:t>
      </w:r>
    </w:p>
    <w:p w14:paraId="1BFDFFEF" w14:textId="77777777" w:rsidR="00744DAF" w:rsidRPr="00903DBA" w:rsidRDefault="00270E94" w:rsidP="00270E94">
      <w:pPr>
        <w:pStyle w:val="Code"/>
        <w:rPr>
          <w:highlight w:val="white"/>
        </w:rPr>
      </w:pPr>
      <w:r w:rsidRPr="00903DBA">
        <w:rPr>
          <w:highlight w:val="white"/>
        </w:rPr>
        <w:t xml:space="preserve">      AddMiddleCode(expression.LongList, middleOp,</w:t>
      </w:r>
    </w:p>
    <w:p w14:paraId="227F5135" w14:textId="755F6A98"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7196D6CF" w14:textId="77777777" w:rsidR="00744DAF" w:rsidRPr="00903DBA" w:rsidRDefault="00270E94" w:rsidP="00270E94">
      <w:pPr>
        <w:pStyle w:val="Code"/>
        <w:rPr>
          <w:highlight w:val="white"/>
        </w:rPr>
      </w:pPr>
      <w:r w:rsidRPr="00903DBA">
        <w:rPr>
          <w:highlight w:val="white"/>
        </w:rPr>
        <w:t xml:space="preserve">      return (new Expression(resultSymbol, expression.ShortList,</w:t>
      </w:r>
    </w:p>
    <w:p w14:paraId="095B2A4F" w14:textId="65E8E01E"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 expression.LongList));</w:t>
      </w:r>
    </w:p>
    <w:p w14:paraId="2A89AF1B" w14:textId="1862A977" w:rsidR="000E750B" w:rsidRPr="00903DBA" w:rsidRDefault="00270E94" w:rsidP="000E750B">
      <w:pPr>
        <w:pStyle w:val="Code"/>
        <w:rPr>
          <w:highlight w:val="white"/>
        </w:rPr>
      </w:pPr>
      <w:r w:rsidRPr="00903DBA">
        <w:rPr>
          <w:highlight w:val="white"/>
        </w:rPr>
        <w:t xml:space="preserve">    }</w:t>
      </w:r>
    </w:p>
    <w:p w14:paraId="1C0C0B3B" w14:textId="5C3F5614" w:rsidR="003F2683" w:rsidRPr="00903DBA" w:rsidRDefault="003F2683" w:rsidP="003F2683">
      <w:pPr>
        <w:pStyle w:val="Rubrik3"/>
        <w:rPr>
          <w:highlight w:val="white"/>
        </w:rPr>
      </w:pPr>
      <w:bookmarkStart w:id="172" w:name="_Toc57656026"/>
      <w:r w:rsidRPr="00903DBA">
        <w:rPr>
          <w:highlight w:val="white"/>
        </w:rPr>
        <w:t>Logical Not Expression</w:t>
      </w:r>
      <w:bookmarkEnd w:id="172"/>
    </w:p>
    <w:p w14:paraId="7CE7C86D" w14:textId="68F034BF" w:rsidR="00C63ED3" w:rsidRPr="00903DBA" w:rsidRDefault="00C63ED3" w:rsidP="00C63ED3">
      <w:r w:rsidRPr="00903DBA">
        <w:t xml:space="preserve">The </w:t>
      </w:r>
      <w:r w:rsidRPr="00903DBA">
        <w:rPr>
          <w:rStyle w:val="KeyWord0"/>
        </w:rPr>
        <w:t>logical</w:t>
      </w:r>
      <w:r w:rsidR="002F566A" w:rsidRPr="00903DBA">
        <w:t xml:space="preserve"> </w:t>
      </w:r>
      <w:r w:rsidRPr="00903DBA">
        <w:rPr>
          <w:rStyle w:val="KeyWord0"/>
        </w:rPr>
        <w:t>not</w:t>
      </w:r>
      <w:r w:rsidRPr="00903DBA">
        <w:t xml:space="preserve"> operator just swaps the true and false sets of its operand.</w:t>
      </w:r>
    </w:p>
    <w:p w14:paraId="724EAF0B" w14:textId="77777777" w:rsidR="004C6676" w:rsidRPr="00903DBA" w:rsidRDefault="004C6676" w:rsidP="004C6676">
      <w:pPr>
        <w:pStyle w:val="CodeHeader"/>
      </w:pPr>
      <w:r w:rsidRPr="00903DBA">
        <w:t>MainParser.gppg</w:t>
      </w:r>
    </w:p>
    <w:p w14:paraId="4F9E203F" w14:textId="77777777" w:rsidR="004C6676" w:rsidRPr="00903DBA" w:rsidRDefault="004C6676" w:rsidP="004C6676">
      <w:pPr>
        <w:pStyle w:val="Code"/>
        <w:rPr>
          <w:highlight w:val="white"/>
        </w:rPr>
      </w:pPr>
      <w:r w:rsidRPr="00903DBA">
        <w:rPr>
          <w:highlight w:val="white"/>
        </w:rPr>
        <w:t>prefix_expression:</w:t>
      </w:r>
    </w:p>
    <w:p w14:paraId="66C6AE23" w14:textId="63C51F11" w:rsidR="000E750B" w:rsidRPr="00903DBA" w:rsidRDefault="000E750B" w:rsidP="000E750B">
      <w:pPr>
        <w:pStyle w:val="Code"/>
        <w:rPr>
          <w:highlight w:val="white"/>
        </w:rPr>
      </w:pPr>
      <w:r w:rsidRPr="00903DBA">
        <w:rPr>
          <w:highlight w:val="white"/>
        </w:rPr>
        <w:t xml:space="preserve">  </w:t>
      </w:r>
      <w:r w:rsidR="004C6676" w:rsidRPr="00903DBA">
        <w:rPr>
          <w:highlight w:val="white"/>
        </w:rPr>
        <w:t xml:space="preserve"> </w:t>
      </w:r>
      <w:r w:rsidRPr="00903DBA">
        <w:rPr>
          <w:highlight w:val="white"/>
        </w:rPr>
        <w:t xml:space="preserve"> LOGICAL_NOT type_cast_expression {</w:t>
      </w:r>
    </w:p>
    <w:p w14:paraId="6F135CF0" w14:textId="77777777" w:rsidR="000E750B" w:rsidRPr="00903DBA" w:rsidRDefault="000E750B" w:rsidP="000E750B">
      <w:pPr>
        <w:pStyle w:val="Code"/>
        <w:rPr>
          <w:highlight w:val="white"/>
        </w:rPr>
      </w:pPr>
      <w:r w:rsidRPr="00903DBA">
        <w:rPr>
          <w:highlight w:val="white"/>
        </w:rPr>
        <w:t xml:space="preserve">      $$ = MiddleCodeGenerator.LogicalNotExpression($2);</w:t>
      </w:r>
    </w:p>
    <w:p w14:paraId="54E1566D" w14:textId="23921C30" w:rsidR="000E750B" w:rsidRPr="00903DBA" w:rsidRDefault="000E750B" w:rsidP="000E750B">
      <w:pPr>
        <w:pStyle w:val="Code"/>
        <w:rPr>
          <w:highlight w:val="white"/>
        </w:rPr>
      </w:pPr>
      <w:r w:rsidRPr="00903DBA">
        <w:rPr>
          <w:highlight w:val="white"/>
        </w:rPr>
        <w:t xml:space="preserve">    }</w:t>
      </w:r>
      <w:r w:rsidR="00CE2EA8" w:rsidRPr="00903DBA">
        <w:rPr>
          <w:highlight w:val="white"/>
        </w:rPr>
        <w:t>;</w:t>
      </w:r>
    </w:p>
    <w:p w14:paraId="62F309A1" w14:textId="1E12BE5D" w:rsidR="000E750B" w:rsidRPr="00903DBA" w:rsidRDefault="005E4444" w:rsidP="005E4444">
      <w:pPr>
        <w:pStyle w:val="CodeHeader"/>
      </w:pPr>
      <w:r w:rsidRPr="00903DBA">
        <w:t>MiddleCodeGenerator.cs</w:t>
      </w:r>
    </w:p>
    <w:p w14:paraId="45B66EC3" w14:textId="65E6D129" w:rsidR="00270E94" w:rsidRPr="00903DBA" w:rsidRDefault="00270E94" w:rsidP="00270E94">
      <w:pPr>
        <w:pStyle w:val="Code"/>
        <w:rPr>
          <w:highlight w:val="white"/>
        </w:rPr>
      </w:pPr>
      <w:r w:rsidRPr="00903DBA">
        <w:rPr>
          <w:highlight w:val="white"/>
        </w:rPr>
        <w:t xml:space="preserve">    public static Expression LogicalNotExpression(Expression expression) {    </w:t>
      </w:r>
    </w:p>
    <w:p w14:paraId="078C8032" w14:textId="77777777" w:rsidR="00A52A41" w:rsidRPr="00903DBA" w:rsidRDefault="00270E94" w:rsidP="00270E94">
      <w:pPr>
        <w:pStyle w:val="Code"/>
        <w:rPr>
          <w:highlight w:val="white"/>
        </w:rPr>
      </w:pPr>
      <w:r w:rsidRPr="00903DBA">
        <w:rPr>
          <w:highlight w:val="white"/>
        </w:rPr>
        <w:t xml:space="preserve">      Expression constantExpression =</w:t>
      </w:r>
    </w:p>
    <w:p w14:paraId="02C3F667" w14:textId="5DFAC862"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ConstantExpression.LogicalNot(expression);</w:t>
      </w:r>
    </w:p>
    <w:p w14:paraId="32D06C70" w14:textId="77777777" w:rsidR="00270E94" w:rsidRPr="00903DBA" w:rsidRDefault="00270E94" w:rsidP="00270E94">
      <w:pPr>
        <w:pStyle w:val="Code"/>
        <w:rPr>
          <w:highlight w:val="white"/>
        </w:rPr>
      </w:pPr>
      <w:r w:rsidRPr="00903DBA">
        <w:rPr>
          <w:highlight w:val="white"/>
        </w:rPr>
        <w:t xml:space="preserve">      if (constantExpression != null) {</w:t>
      </w:r>
    </w:p>
    <w:p w14:paraId="00DCE62D" w14:textId="77777777" w:rsidR="00270E94" w:rsidRPr="00903DBA" w:rsidRDefault="00270E94" w:rsidP="00270E94">
      <w:pPr>
        <w:pStyle w:val="Code"/>
        <w:rPr>
          <w:highlight w:val="white"/>
        </w:rPr>
      </w:pPr>
      <w:r w:rsidRPr="00903DBA">
        <w:rPr>
          <w:highlight w:val="white"/>
        </w:rPr>
        <w:t xml:space="preserve">        return constantExpression;</w:t>
      </w:r>
    </w:p>
    <w:p w14:paraId="3576FC87" w14:textId="77777777" w:rsidR="00270E94" w:rsidRPr="00903DBA" w:rsidRDefault="00270E94" w:rsidP="00270E94">
      <w:pPr>
        <w:pStyle w:val="Code"/>
        <w:rPr>
          <w:highlight w:val="white"/>
        </w:rPr>
      </w:pPr>
      <w:r w:rsidRPr="00903DBA">
        <w:rPr>
          <w:highlight w:val="white"/>
        </w:rPr>
        <w:t xml:space="preserve">      }</w:t>
      </w:r>
    </w:p>
    <w:p w14:paraId="30C29904" w14:textId="1C7FD7B5" w:rsidR="00270E94" w:rsidRPr="00903DBA" w:rsidRDefault="00641FAB" w:rsidP="00641FAB">
      <w:pPr>
        <w:rPr>
          <w:highlight w:val="white"/>
        </w:rPr>
      </w:pPr>
      <w:r w:rsidRPr="00903DBA">
        <w:rPr>
          <w:highlight w:val="white"/>
        </w:rPr>
        <w:t xml:space="preserve">The resulting expression is </w:t>
      </w:r>
      <w:r w:rsidR="008913FF" w:rsidRPr="00903DBA">
        <w:rPr>
          <w:highlight w:val="white"/>
        </w:rPr>
        <w:t>the original expression with swapped true and false sets.</w:t>
      </w:r>
    </w:p>
    <w:p w14:paraId="347508D1" w14:textId="77777777" w:rsidR="00270E94" w:rsidRPr="00903DBA" w:rsidRDefault="00270E94" w:rsidP="00270E94">
      <w:pPr>
        <w:pStyle w:val="Code"/>
        <w:rPr>
          <w:highlight w:val="white"/>
        </w:rPr>
      </w:pPr>
      <w:r w:rsidRPr="00903DBA">
        <w:rPr>
          <w:highlight w:val="white"/>
        </w:rPr>
        <w:t xml:space="preserve">      expression = TypeCast.ToLogical(expression);</w:t>
      </w:r>
    </w:p>
    <w:p w14:paraId="7C3D5032" w14:textId="77777777" w:rsidR="00A52A41" w:rsidRPr="00903DBA" w:rsidRDefault="00270E94" w:rsidP="00270E94">
      <w:pPr>
        <w:pStyle w:val="Code"/>
        <w:rPr>
          <w:highlight w:val="white"/>
        </w:rPr>
      </w:pPr>
      <w:r w:rsidRPr="00903DBA">
        <w:rPr>
          <w:highlight w:val="white"/>
        </w:rPr>
        <w:t xml:space="preserve">      Symbol notSymbol =</w:t>
      </w:r>
    </w:p>
    <w:p w14:paraId="08E01604" w14:textId="3AF83F54" w:rsidR="00270E94" w:rsidRPr="00903DBA" w:rsidRDefault="00A52A41" w:rsidP="00270E94">
      <w:pPr>
        <w:pStyle w:val="Code"/>
        <w:rPr>
          <w:highlight w:val="white"/>
        </w:rPr>
      </w:pPr>
      <w:r w:rsidRPr="00903DBA">
        <w:rPr>
          <w:highlight w:val="white"/>
        </w:rPr>
        <w:t xml:space="preserve">        </w:t>
      </w:r>
      <w:r w:rsidR="00270E94" w:rsidRPr="00903DBA">
        <w:rPr>
          <w:highlight w:val="white"/>
        </w:rPr>
        <w:t>new Symbol(expression.Symbol.FalseSet, expression.Symbol.TrueSet);</w:t>
      </w:r>
    </w:p>
    <w:p w14:paraId="4C569366" w14:textId="77777777" w:rsidR="00A52A41" w:rsidRPr="00903DBA" w:rsidRDefault="00270E94" w:rsidP="00270E94">
      <w:pPr>
        <w:pStyle w:val="Code"/>
        <w:rPr>
          <w:highlight w:val="white"/>
        </w:rPr>
      </w:pPr>
      <w:r w:rsidRPr="00903DBA">
        <w:rPr>
          <w:highlight w:val="white"/>
        </w:rPr>
        <w:t xml:space="preserve">      return (new Expression(notSymbol, expression.ShortList,</w:t>
      </w:r>
    </w:p>
    <w:p w14:paraId="17B953FF" w14:textId="3B97722A"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expression.LongList));</w:t>
      </w:r>
    </w:p>
    <w:p w14:paraId="3BD82E7C" w14:textId="3EFD7D72" w:rsidR="00270E94" w:rsidRPr="00903DBA" w:rsidRDefault="00270E94" w:rsidP="00270E94">
      <w:pPr>
        <w:pStyle w:val="Code"/>
        <w:rPr>
          <w:highlight w:val="white"/>
        </w:rPr>
      </w:pPr>
      <w:r w:rsidRPr="00903DBA">
        <w:rPr>
          <w:highlight w:val="white"/>
        </w:rPr>
        <w:t xml:space="preserve">    }</w:t>
      </w:r>
    </w:p>
    <w:p w14:paraId="1DC24B38" w14:textId="62246790" w:rsidR="0090411D" w:rsidRPr="00903DBA" w:rsidRDefault="0090411D" w:rsidP="0090411D">
      <w:pPr>
        <w:pStyle w:val="Rubrik3"/>
        <w:rPr>
          <w:highlight w:val="white"/>
        </w:rPr>
      </w:pPr>
      <w:bookmarkStart w:id="173" w:name="_Toc57656027"/>
      <w:r w:rsidRPr="00903DBA">
        <w:rPr>
          <w:highlight w:val="white"/>
        </w:rPr>
        <w:t>Bitwise Not Expression</w:t>
      </w:r>
      <w:bookmarkEnd w:id="173"/>
    </w:p>
    <w:p w14:paraId="29A5F9E6" w14:textId="7A6F72E1" w:rsidR="002F566A" w:rsidRPr="00903DBA" w:rsidRDefault="002F566A" w:rsidP="002F566A">
      <w:pPr>
        <w:rPr>
          <w:highlight w:val="white"/>
        </w:rPr>
      </w:pPr>
      <w:r w:rsidRPr="00903DBA">
        <w:rPr>
          <w:highlight w:val="white"/>
        </w:rPr>
        <w:t xml:space="preserve">The </w:t>
      </w:r>
      <w:r w:rsidRPr="00903DBA">
        <w:rPr>
          <w:rStyle w:val="KeyWord0"/>
          <w:highlight w:val="white"/>
        </w:rPr>
        <w:t>bitwise</w:t>
      </w:r>
      <w:r w:rsidRPr="00903DBA">
        <w:rPr>
          <w:highlight w:val="white"/>
        </w:rPr>
        <w:t xml:space="preserve"> </w:t>
      </w:r>
      <w:r w:rsidRPr="00903DBA">
        <w:rPr>
          <w:rStyle w:val="KeyWord0"/>
          <w:highlight w:val="white"/>
        </w:rPr>
        <w:t>not</w:t>
      </w:r>
      <w:r w:rsidRPr="00903DBA">
        <w:rPr>
          <w:highlight w:val="white"/>
        </w:rPr>
        <w:t xml:space="preserve"> operator </w:t>
      </w:r>
      <w:r w:rsidR="00890D59" w:rsidRPr="00903DBA">
        <w:rPr>
          <w:highlight w:val="white"/>
        </w:rPr>
        <w:t>is quite simple since it only accepts integral values.</w:t>
      </w:r>
    </w:p>
    <w:p w14:paraId="5235A8D0" w14:textId="77777777" w:rsidR="00D12D93" w:rsidRPr="00903DBA" w:rsidRDefault="00D12D93" w:rsidP="00D12D93">
      <w:pPr>
        <w:pStyle w:val="CodeHeader"/>
      </w:pPr>
      <w:r w:rsidRPr="00903DBA">
        <w:t>MainParser.gppg</w:t>
      </w:r>
    </w:p>
    <w:p w14:paraId="6F7C2482" w14:textId="644ECAA6" w:rsidR="00270E94" w:rsidRPr="00903DBA" w:rsidRDefault="00D12D93" w:rsidP="00270E94">
      <w:pPr>
        <w:pStyle w:val="Code"/>
        <w:rPr>
          <w:highlight w:val="white"/>
        </w:rPr>
      </w:pPr>
      <w:r w:rsidRPr="00903DBA">
        <w:rPr>
          <w:highlight w:val="white"/>
        </w:rPr>
        <w:t>prefix_expression:</w:t>
      </w:r>
    </w:p>
    <w:p w14:paraId="20C5495F" w14:textId="540F26C2" w:rsidR="000E750B" w:rsidRPr="00903DBA" w:rsidRDefault="000E750B" w:rsidP="000E750B">
      <w:pPr>
        <w:pStyle w:val="Code"/>
        <w:rPr>
          <w:highlight w:val="white"/>
        </w:rPr>
      </w:pPr>
      <w:r w:rsidRPr="00903DBA">
        <w:rPr>
          <w:highlight w:val="white"/>
        </w:rPr>
        <w:t xml:space="preserve">  </w:t>
      </w:r>
      <w:r w:rsidR="00D12D93" w:rsidRPr="00903DBA">
        <w:rPr>
          <w:highlight w:val="white"/>
        </w:rPr>
        <w:t xml:space="preserve">  </w:t>
      </w:r>
      <w:r w:rsidRPr="00903DBA">
        <w:rPr>
          <w:highlight w:val="white"/>
        </w:rPr>
        <w:t>BITWISE_NOT type_cast_expression {</w:t>
      </w:r>
    </w:p>
    <w:p w14:paraId="4B9C79DB" w14:textId="77777777" w:rsidR="000E750B" w:rsidRPr="00903DBA" w:rsidRDefault="000E750B" w:rsidP="000E750B">
      <w:pPr>
        <w:pStyle w:val="Code"/>
        <w:rPr>
          <w:highlight w:val="white"/>
        </w:rPr>
      </w:pPr>
      <w:r w:rsidRPr="00903DBA">
        <w:rPr>
          <w:highlight w:val="white"/>
        </w:rPr>
        <w:t xml:space="preserve">      $$ = MiddleCodeGenerator.BitwiseNotExpression($2);</w:t>
      </w:r>
    </w:p>
    <w:p w14:paraId="4CFBB72D" w14:textId="23D19943"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1FCA804B" w14:textId="77777777" w:rsidR="005E4444" w:rsidRPr="00903DBA" w:rsidRDefault="005E4444" w:rsidP="005E4444">
      <w:pPr>
        <w:pStyle w:val="CodeHeader"/>
      </w:pPr>
      <w:r w:rsidRPr="00903DBA">
        <w:t>MiddleCodeGenerator.cs</w:t>
      </w:r>
    </w:p>
    <w:p w14:paraId="08918AC9" w14:textId="6FCD076C" w:rsidR="00270E94" w:rsidRPr="00903DBA" w:rsidRDefault="00270E94" w:rsidP="00270E94">
      <w:pPr>
        <w:pStyle w:val="Code"/>
        <w:rPr>
          <w:highlight w:val="white"/>
        </w:rPr>
      </w:pPr>
      <w:r w:rsidRPr="00903DBA">
        <w:rPr>
          <w:highlight w:val="white"/>
        </w:rPr>
        <w:t xml:space="preserve">    public static Expression BitwiseNotExpression(Expression expression) {</w:t>
      </w:r>
    </w:p>
    <w:p w14:paraId="2B09266B" w14:textId="77777777" w:rsidR="00CD30A8" w:rsidRPr="00903DBA" w:rsidRDefault="00CD30A8" w:rsidP="00CD30A8">
      <w:pPr>
        <w:pStyle w:val="Code"/>
        <w:rPr>
          <w:highlight w:val="white"/>
        </w:rPr>
      </w:pPr>
      <w:r w:rsidRPr="00903DBA">
        <w:rPr>
          <w:highlight w:val="white"/>
        </w:rPr>
        <w:t xml:space="preserve">      expression = TypeCast.LogicalToIntegral(expression);      </w:t>
      </w:r>
    </w:p>
    <w:p w14:paraId="1913AE64" w14:textId="77777777" w:rsidR="00CD30A8" w:rsidRPr="00903DBA" w:rsidRDefault="00CD30A8" w:rsidP="00CD30A8">
      <w:pPr>
        <w:pStyle w:val="Code"/>
        <w:rPr>
          <w:highlight w:val="white"/>
        </w:rPr>
      </w:pPr>
      <w:r w:rsidRPr="00903DBA">
        <w:rPr>
          <w:highlight w:val="white"/>
        </w:rPr>
        <w:t xml:space="preserve">      Assert.Error(expression.Symbol.Type.IsIntegralPointerArrayOrFunction(),</w:t>
      </w:r>
    </w:p>
    <w:p w14:paraId="2315EBCD" w14:textId="77777777" w:rsidR="00CD30A8" w:rsidRPr="00903DBA" w:rsidRDefault="00CD30A8" w:rsidP="00CD30A8">
      <w:pPr>
        <w:pStyle w:val="Code"/>
        <w:rPr>
          <w:highlight w:val="white"/>
        </w:rPr>
      </w:pPr>
      <w:r w:rsidRPr="00903DBA">
        <w:rPr>
          <w:highlight w:val="white"/>
        </w:rPr>
        <w:t xml:space="preserve">                   Message.Only_integral_values_for_bitwise_not);</w:t>
      </w:r>
    </w:p>
    <w:p w14:paraId="6F439779" w14:textId="77777777" w:rsidR="00A52A41" w:rsidRPr="00903DBA" w:rsidRDefault="00270E94" w:rsidP="00270E94">
      <w:pPr>
        <w:pStyle w:val="Code"/>
        <w:rPr>
          <w:highlight w:val="white"/>
        </w:rPr>
      </w:pPr>
      <w:r w:rsidRPr="00903DBA">
        <w:rPr>
          <w:highlight w:val="white"/>
        </w:rPr>
        <w:t xml:space="preserve">      Expression constantExpression =</w:t>
      </w:r>
    </w:p>
    <w:p w14:paraId="528608BA" w14:textId="66AC9908"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ConstantExpression.Arithmetic(MiddleOperator.BitwiseNot, expression);</w:t>
      </w:r>
    </w:p>
    <w:p w14:paraId="7B099AE3" w14:textId="77777777" w:rsidR="00270E94" w:rsidRPr="00903DBA" w:rsidRDefault="00270E94" w:rsidP="00270E94">
      <w:pPr>
        <w:pStyle w:val="Code"/>
        <w:rPr>
          <w:highlight w:val="white"/>
        </w:rPr>
      </w:pPr>
      <w:r w:rsidRPr="00903DBA">
        <w:rPr>
          <w:highlight w:val="white"/>
        </w:rPr>
        <w:t xml:space="preserve">      if (constantExpression != null) {</w:t>
      </w:r>
    </w:p>
    <w:p w14:paraId="3A87F612" w14:textId="77777777" w:rsidR="00270E94" w:rsidRPr="00903DBA" w:rsidRDefault="00270E94" w:rsidP="00270E94">
      <w:pPr>
        <w:pStyle w:val="Code"/>
        <w:rPr>
          <w:highlight w:val="white"/>
        </w:rPr>
      </w:pPr>
      <w:r w:rsidRPr="00903DBA">
        <w:rPr>
          <w:highlight w:val="white"/>
        </w:rPr>
        <w:t xml:space="preserve">        return constantExpression;</w:t>
      </w:r>
    </w:p>
    <w:p w14:paraId="0CF7D0E8" w14:textId="77777777" w:rsidR="00270E94" w:rsidRPr="00903DBA" w:rsidRDefault="00270E94" w:rsidP="00270E94">
      <w:pPr>
        <w:pStyle w:val="Code"/>
        <w:rPr>
          <w:highlight w:val="white"/>
        </w:rPr>
      </w:pPr>
      <w:r w:rsidRPr="00903DBA">
        <w:rPr>
          <w:highlight w:val="white"/>
        </w:rPr>
        <w:t xml:space="preserve">      }</w:t>
      </w:r>
    </w:p>
    <w:p w14:paraId="1A1608E2" w14:textId="77777777" w:rsidR="00270E94" w:rsidRPr="00903DBA" w:rsidRDefault="00270E94" w:rsidP="00270E94">
      <w:pPr>
        <w:pStyle w:val="Code"/>
        <w:rPr>
          <w:highlight w:val="white"/>
        </w:rPr>
      </w:pPr>
    </w:p>
    <w:p w14:paraId="5A5F8D35" w14:textId="77777777" w:rsidR="00270E94" w:rsidRPr="00903DBA" w:rsidRDefault="00270E94" w:rsidP="00270E94">
      <w:pPr>
        <w:pStyle w:val="Code"/>
        <w:rPr>
          <w:highlight w:val="white"/>
        </w:rPr>
      </w:pPr>
      <w:r w:rsidRPr="00903DBA">
        <w:rPr>
          <w:highlight w:val="white"/>
        </w:rPr>
        <w:t xml:space="preserve">      expression = TypeCast.LogicalToIntegral(expression);</w:t>
      </w:r>
    </w:p>
    <w:p w14:paraId="1EB9128E" w14:textId="77777777" w:rsidR="00270E94" w:rsidRPr="00903DBA" w:rsidRDefault="00270E94" w:rsidP="00270E94">
      <w:pPr>
        <w:pStyle w:val="Code"/>
        <w:rPr>
          <w:highlight w:val="white"/>
        </w:rPr>
      </w:pPr>
      <w:r w:rsidRPr="00903DBA">
        <w:rPr>
          <w:highlight w:val="white"/>
        </w:rPr>
        <w:t xml:space="preserve">      Symbol resultSymbol = new Symbol(expression.Symbol.Type);</w:t>
      </w:r>
    </w:p>
    <w:p w14:paraId="0A6B91E7" w14:textId="77777777" w:rsidR="00CA10AC" w:rsidRPr="00903DBA" w:rsidRDefault="00270E94" w:rsidP="00270E94">
      <w:pPr>
        <w:pStyle w:val="Code"/>
        <w:rPr>
          <w:highlight w:val="white"/>
        </w:rPr>
      </w:pPr>
      <w:r w:rsidRPr="00903DBA">
        <w:rPr>
          <w:highlight w:val="white"/>
        </w:rPr>
        <w:t xml:space="preserve">      AddMiddleCode(expression.LongList, MiddleOperator.BitwiseNot,</w:t>
      </w:r>
    </w:p>
    <w:p w14:paraId="3D09A56E" w14:textId="7932B1B1" w:rsidR="00270E94" w:rsidRPr="00903DBA" w:rsidRDefault="00CA10AC" w:rsidP="00270E94">
      <w:pPr>
        <w:pStyle w:val="Code"/>
        <w:rPr>
          <w:highlight w:val="white"/>
        </w:rPr>
      </w:pPr>
      <w:r w:rsidRPr="00903DBA">
        <w:rPr>
          <w:highlight w:val="white"/>
        </w:rPr>
        <w:lastRenderedPageBreak/>
        <w:t xml:space="preserve">                   </w:t>
      </w:r>
      <w:r w:rsidR="00270E94" w:rsidRPr="00903DBA">
        <w:rPr>
          <w:highlight w:val="white"/>
        </w:rPr>
        <w:t xml:space="preserve"> resultSymbol, expression.Symbol);</w:t>
      </w:r>
    </w:p>
    <w:p w14:paraId="4F5C0BBA" w14:textId="77777777" w:rsidR="00CA10AC" w:rsidRPr="00903DBA" w:rsidRDefault="00270E94" w:rsidP="00270E94">
      <w:pPr>
        <w:pStyle w:val="Code"/>
        <w:rPr>
          <w:highlight w:val="white"/>
        </w:rPr>
      </w:pPr>
      <w:r w:rsidRPr="00903DBA">
        <w:rPr>
          <w:highlight w:val="white"/>
        </w:rPr>
        <w:t xml:space="preserve">      return (new Expression(resultSymbol, expression.ShortList,</w:t>
      </w:r>
    </w:p>
    <w:p w14:paraId="361C509E" w14:textId="01AF6870" w:rsidR="00270E94" w:rsidRPr="00903DBA" w:rsidRDefault="00CA10AC" w:rsidP="00270E94">
      <w:pPr>
        <w:pStyle w:val="Code"/>
        <w:rPr>
          <w:highlight w:val="white"/>
        </w:rPr>
      </w:pPr>
      <w:r w:rsidRPr="00903DBA">
        <w:rPr>
          <w:highlight w:val="white"/>
        </w:rPr>
        <w:t xml:space="preserve">                            </w:t>
      </w:r>
      <w:r w:rsidR="00270E94" w:rsidRPr="00903DBA">
        <w:rPr>
          <w:highlight w:val="white"/>
        </w:rPr>
        <w:t xml:space="preserve"> expression.LongList));</w:t>
      </w:r>
    </w:p>
    <w:p w14:paraId="774D8733" w14:textId="39A40D33" w:rsidR="00270E94" w:rsidRPr="00903DBA" w:rsidRDefault="00270E94" w:rsidP="00270E94">
      <w:pPr>
        <w:pStyle w:val="Code"/>
        <w:rPr>
          <w:highlight w:val="white"/>
        </w:rPr>
      </w:pPr>
      <w:r w:rsidRPr="00903DBA">
        <w:rPr>
          <w:highlight w:val="white"/>
        </w:rPr>
        <w:t xml:space="preserve">    }</w:t>
      </w:r>
    </w:p>
    <w:p w14:paraId="659B3BB6" w14:textId="6BFB0E03" w:rsidR="00A23642" w:rsidRPr="00903DBA" w:rsidRDefault="00A23642" w:rsidP="00A23642">
      <w:pPr>
        <w:pStyle w:val="Rubrik3"/>
        <w:rPr>
          <w:highlight w:val="white"/>
        </w:rPr>
      </w:pPr>
      <w:bookmarkStart w:id="174" w:name="_Toc57656028"/>
      <w:r w:rsidRPr="00903DBA">
        <w:rPr>
          <w:highlight w:val="white"/>
        </w:rPr>
        <w:t xml:space="preserve">The </w:t>
      </w:r>
      <w:r w:rsidR="00C71031" w:rsidRPr="00903DBA">
        <w:rPr>
          <w:highlight w:val="white"/>
        </w:rPr>
        <w:t>S</w:t>
      </w:r>
      <w:r w:rsidRPr="00903DBA">
        <w:rPr>
          <w:highlight w:val="white"/>
        </w:rPr>
        <w:t>izeof Expression</w:t>
      </w:r>
      <w:bookmarkEnd w:id="174"/>
    </w:p>
    <w:p w14:paraId="46FE60BA" w14:textId="77777777" w:rsidR="003C67C0" w:rsidRPr="00903DBA" w:rsidRDefault="003C67C0" w:rsidP="003C67C0">
      <w:r w:rsidRPr="00903DBA">
        <w:t xml:space="preserve">The </w:t>
      </w:r>
      <w:r w:rsidRPr="00903DBA">
        <w:rPr>
          <w:rStyle w:val="CodeInText"/>
        </w:rPr>
        <w:t>sizeof-operator</w:t>
      </w:r>
      <w:r w:rsidRPr="00903DBA">
        <w:t xml:space="preserve"> takes an expression or a type inside parenthesis as operand. The operator is not allowed on function or bitfields.</w:t>
      </w:r>
    </w:p>
    <w:p w14:paraId="3AF17821" w14:textId="77777777" w:rsidR="00E80C07" w:rsidRPr="00903DBA" w:rsidRDefault="00E80C07" w:rsidP="00E80C07">
      <w:pPr>
        <w:pStyle w:val="CodeHeader"/>
      </w:pPr>
      <w:r w:rsidRPr="00903DBA">
        <w:t>MainParser.gppg</w:t>
      </w:r>
    </w:p>
    <w:p w14:paraId="567D3F78" w14:textId="2B5BDD86" w:rsidR="000E750B" w:rsidRPr="00903DBA" w:rsidRDefault="00E80C07" w:rsidP="000E750B">
      <w:pPr>
        <w:pStyle w:val="Code"/>
        <w:rPr>
          <w:highlight w:val="white"/>
        </w:rPr>
      </w:pPr>
      <w:r w:rsidRPr="00903DBA">
        <w:rPr>
          <w:highlight w:val="white"/>
        </w:rPr>
        <w:t>prefix_expression:</w:t>
      </w:r>
    </w:p>
    <w:p w14:paraId="2955A6BF" w14:textId="172DF817" w:rsidR="000E750B" w:rsidRPr="00903DBA" w:rsidRDefault="000E750B" w:rsidP="000E750B">
      <w:pPr>
        <w:pStyle w:val="Code"/>
        <w:rPr>
          <w:highlight w:val="white"/>
        </w:rPr>
      </w:pPr>
      <w:r w:rsidRPr="00903DBA">
        <w:rPr>
          <w:highlight w:val="white"/>
        </w:rPr>
        <w:t xml:space="preserve">  </w:t>
      </w:r>
      <w:r w:rsidR="00E80C07" w:rsidRPr="00903DBA">
        <w:rPr>
          <w:highlight w:val="white"/>
        </w:rPr>
        <w:t xml:space="preserve"> </w:t>
      </w:r>
      <w:r w:rsidRPr="00903DBA">
        <w:rPr>
          <w:highlight w:val="white"/>
        </w:rPr>
        <w:t xml:space="preserve"> SIZEOF prefix_expression {</w:t>
      </w:r>
    </w:p>
    <w:p w14:paraId="55EAB1DF" w14:textId="77777777" w:rsidR="000E750B" w:rsidRPr="00903DBA" w:rsidRDefault="000E750B" w:rsidP="000E750B">
      <w:pPr>
        <w:pStyle w:val="Code"/>
        <w:rPr>
          <w:highlight w:val="white"/>
        </w:rPr>
      </w:pPr>
      <w:r w:rsidRPr="00903DBA">
        <w:rPr>
          <w:highlight w:val="white"/>
        </w:rPr>
        <w:t xml:space="preserve">      $$ = MiddleCodeGenerator.SizeOfExpression($2);</w:t>
      </w:r>
    </w:p>
    <w:p w14:paraId="7389001C" w14:textId="599343F9"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36A88FD1" w14:textId="77777777" w:rsidR="005E4444" w:rsidRPr="00903DBA" w:rsidRDefault="005E4444" w:rsidP="005E4444">
      <w:pPr>
        <w:pStyle w:val="CodeHeader"/>
      </w:pPr>
      <w:r w:rsidRPr="00903DBA">
        <w:t>MiddleCodeGenerator.cs</w:t>
      </w:r>
    </w:p>
    <w:p w14:paraId="230ED02B" w14:textId="77777777" w:rsidR="00270E94" w:rsidRPr="00903DBA" w:rsidRDefault="00270E94" w:rsidP="00270E94">
      <w:pPr>
        <w:pStyle w:val="Code"/>
        <w:rPr>
          <w:highlight w:val="white"/>
        </w:rPr>
      </w:pPr>
      <w:r w:rsidRPr="00903DBA">
        <w:rPr>
          <w:highlight w:val="white"/>
        </w:rPr>
        <w:t xml:space="preserve">    public static Expression SizeOfExpression(Expression expression) {</w:t>
      </w:r>
    </w:p>
    <w:p w14:paraId="61E6AD58" w14:textId="77777777" w:rsidR="0055361E" w:rsidRPr="00903DBA" w:rsidRDefault="0055361E" w:rsidP="0055361E">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41243E25" w14:textId="77777777" w:rsidR="004E5CFB" w:rsidRPr="00903DBA" w:rsidRDefault="004E5CFB" w:rsidP="004E5CFB">
      <w:pPr>
        <w:pStyle w:val="Code"/>
        <w:rPr>
          <w:highlight w:val="white"/>
        </w:rPr>
      </w:pPr>
      <w:r w:rsidRPr="00903DBA">
        <w:rPr>
          <w:highlight w:val="white"/>
        </w:rPr>
        <w:t xml:space="preserve">      Assert.Error(!expression.Symbol.IsRegister(), expression,</w:t>
      </w:r>
    </w:p>
    <w:p w14:paraId="2670EDE8" w14:textId="77777777" w:rsidR="004E5CFB" w:rsidRPr="00903DBA" w:rsidRDefault="004E5CFB" w:rsidP="004E5CFB">
      <w:pPr>
        <w:pStyle w:val="Code"/>
        <w:rPr>
          <w:highlight w:val="white"/>
        </w:rPr>
      </w:pPr>
      <w:r w:rsidRPr="00903DBA">
        <w:rPr>
          <w:highlight w:val="white"/>
        </w:rPr>
        <w:t xml:space="preserve">                   Message.Register_storage_not_allowed_in_sizof_expression);</w:t>
      </w:r>
    </w:p>
    <w:p w14:paraId="7C824063" w14:textId="526B15E4" w:rsidR="00270E94" w:rsidRPr="00903DBA" w:rsidRDefault="0055361E" w:rsidP="00DD1178">
      <w:pPr>
        <w:rPr>
          <w:highlight w:val="white"/>
        </w:rPr>
      </w:pPr>
      <w:r w:rsidRPr="00903DBA">
        <w:rPr>
          <w:highlight w:val="white"/>
        </w:rPr>
        <w:t>Moreover, we check that it is not a function or a bitfield, since they do not have sizes.</w:t>
      </w:r>
    </w:p>
    <w:p w14:paraId="2BED0C6E" w14:textId="77777777" w:rsidR="00270E94" w:rsidRPr="00903DBA" w:rsidRDefault="00270E94" w:rsidP="00270E94">
      <w:pPr>
        <w:pStyle w:val="Code"/>
        <w:rPr>
          <w:highlight w:val="white"/>
        </w:rPr>
      </w:pPr>
      <w:r w:rsidRPr="00903DBA">
        <w:rPr>
          <w:highlight w:val="white"/>
        </w:rPr>
        <w:t xml:space="preserve">      Type type = expression.Symbol.Type;</w:t>
      </w:r>
    </w:p>
    <w:p w14:paraId="60DE273E" w14:textId="77777777" w:rsidR="002D40B8" w:rsidRPr="00903DBA" w:rsidRDefault="00270E94" w:rsidP="00270E94">
      <w:pPr>
        <w:pStyle w:val="Code"/>
        <w:rPr>
          <w:highlight w:val="white"/>
        </w:rPr>
      </w:pPr>
      <w:r w:rsidRPr="00903DBA">
        <w:rPr>
          <w:highlight w:val="white"/>
        </w:rPr>
        <w:t xml:space="preserve">      Assert.Error(!type.IsFunction(),</w:t>
      </w:r>
    </w:p>
    <w:p w14:paraId="4002922E" w14:textId="08F6134A" w:rsidR="00270E94" w:rsidRPr="00903DBA" w:rsidRDefault="002D40B8" w:rsidP="00270E94">
      <w:pPr>
        <w:pStyle w:val="Code"/>
        <w:rPr>
          <w:highlight w:val="white"/>
        </w:rPr>
      </w:pPr>
      <w:r w:rsidRPr="00903DBA">
        <w:rPr>
          <w:highlight w:val="white"/>
        </w:rPr>
        <w:t xml:space="preserve">                  </w:t>
      </w:r>
      <w:r w:rsidR="00270E94" w:rsidRPr="00903DBA">
        <w:rPr>
          <w:highlight w:val="white"/>
        </w:rPr>
        <w:t xml:space="preserve"> Message.Sizeof_applied_to_function_not_allowed);</w:t>
      </w:r>
    </w:p>
    <w:p w14:paraId="5C478FFB" w14:textId="77777777" w:rsidR="002D40B8" w:rsidRPr="00903DBA" w:rsidRDefault="00270E94" w:rsidP="00270E94">
      <w:pPr>
        <w:pStyle w:val="Code"/>
        <w:rPr>
          <w:highlight w:val="white"/>
        </w:rPr>
      </w:pPr>
      <w:r w:rsidRPr="00903DBA">
        <w:rPr>
          <w:highlight w:val="white"/>
        </w:rPr>
        <w:t xml:space="preserve">      Assert.Error(!type.IsBitfield(),</w:t>
      </w:r>
    </w:p>
    <w:p w14:paraId="3DAECDB8" w14:textId="1BBCAC51" w:rsidR="00270E94" w:rsidRPr="00903DBA" w:rsidRDefault="002D40B8" w:rsidP="00270E94">
      <w:pPr>
        <w:pStyle w:val="Code"/>
        <w:rPr>
          <w:highlight w:val="white"/>
        </w:rPr>
      </w:pPr>
      <w:r w:rsidRPr="00903DBA">
        <w:rPr>
          <w:highlight w:val="white"/>
        </w:rPr>
        <w:t xml:space="preserve">                  </w:t>
      </w:r>
      <w:r w:rsidR="00270E94" w:rsidRPr="00903DBA">
        <w:rPr>
          <w:highlight w:val="white"/>
        </w:rPr>
        <w:t xml:space="preserve"> Message.Sizeof_applied_to_bitfield_not_allowed);</w:t>
      </w:r>
    </w:p>
    <w:p w14:paraId="7616F1F8" w14:textId="0557DDF9" w:rsidR="00270E94" w:rsidRPr="00903DBA" w:rsidRDefault="00D73585" w:rsidP="00DB31C7">
      <w:pPr>
        <w:rPr>
          <w:highlight w:val="white"/>
        </w:rPr>
      </w:pPr>
      <w:r w:rsidRPr="00903DBA">
        <w:rPr>
          <w:highlight w:val="white"/>
        </w:rPr>
        <w:t xml:space="preserve">We create </w:t>
      </w:r>
      <w:r w:rsidR="00DB31C7" w:rsidRPr="00903DBA">
        <w:rPr>
          <w:highlight w:val="white"/>
        </w:rPr>
        <w:t>a symbol of signed integer types with the size as its value.</w:t>
      </w:r>
    </w:p>
    <w:p w14:paraId="4BBCF87D" w14:textId="77777777" w:rsidR="002D40B8" w:rsidRPr="00903DBA" w:rsidRDefault="00270E94" w:rsidP="00270E94">
      <w:pPr>
        <w:pStyle w:val="Code"/>
        <w:rPr>
          <w:highlight w:val="white"/>
        </w:rPr>
      </w:pPr>
      <w:r w:rsidRPr="00903DBA">
        <w:rPr>
          <w:highlight w:val="white"/>
        </w:rPr>
        <w:t xml:space="preserve">      Symbol symbol = new Symbol(Type.SignedIntegerType,</w:t>
      </w:r>
    </w:p>
    <w:p w14:paraId="694DA709" w14:textId="31F77E09" w:rsidR="00270E94" w:rsidRPr="00903DBA" w:rsidRDefault="002D40B8" w:rsidP="00270E94">
      <w:pPr>
        <w:pStyle w:val="Code"/>
        <w:rPr>
          <w:highlight w:val="white"/>
        </w:rPr>
      </w:pPr>
      <w:r w:rsidRPr="00903DBA">
        <w:rPr>
          <w:highlight w:val="white"/>
        </w:rPr>
        <w:t xml:space="preserve">                                </w:t>
      </w:r>
      <w:r w:rsidR="00270E94" w:rsidRPr="00903DBA">
        <w:rPr>
          <w:highlight w:val="white"/>
        </w:rPr>
        <w:t>(BigInteger)</w:t>
      </w:r>
      <w:r w:rsidR="009C7243" w:rsidRPr="00903DBA">
        <w:rPr>
          <w:highlight w:val="white"/>
        </w:rPr>
        <w:t xml:space="preserve"> </w:t>
      </w:r>
      <w:r w:rsidR="00270E94" w:rsidRPr="00903DBA">
        <w:rPr>
          <w:highlight w:val="white"/>
        </w:rPr>
        <w:t>(expression.Symbol.Type.Size()));</w:t>
      </w:r>
    </w:p>
    <w:p w14:paraId="7D5D6F95" w14:textId="77777777" w:rsidR="00800A66" w:rsidRPr="00903DBA" w:rsidRDefault="00270E94" w:rsidP="00270E94">
      <w:pPr>
        <w:pStyle w:val="Code"/>
        <w:rPr>
          <w:highlight w:val="white"/>
        </w:rPr>
      </w:pPr>
      <w:r w:rsidRPr="00903DBA">
        <w:rPr>
          <w:highlight w:val="white"/>
        </w:rPr>
        <w:t xml:space="preserve">      symbol.StaticSymbol =</w:t>
      </w:r>
    </w:p>
    <w:p w14:paraId="6186C186" w14:textId="77777777" w:rsidR="00800A66" w:rsidRPr="00903DBA" w:rsidRDefault="00800A66" w:rsidP="00270E94">
      <w:pPr>
        <w:pStyle w:val="Code"/>
        <w:rPr>
          <w:highlight w:val="white"/>
        </w:rPr>
      </w:pPr>
      <w:r w:rsidRPr="00903DBA">
        <w:rPr>
          <w:highlight w:val="white"/>
        </w:rPr>
        <w:t xml:space="preserve">        </w:t>
      </w:r>
      <w:r w:rsidR="00270E94" w:rsidRPr="00903DBA">
        <w:rPr>
          <w:highlight w:val="white"/>
        </w:rPr>
        <w:t>ConstantExpression.Value(symbol.UniqueName, Type.SignedIntegerType,</w:t>
      </w:r>
    </w:p>
    <w:p w14:paraId="630DEC7E" w14:textId="00C73024" w:rsidR="00270E94" w:rsidRPr="00903DBA" w:rsidRDefault="00800A66" w:rsidP="00270E94">
      <w:pPr>
        <w:pStyle w:val="Code"/>
        <w:rPr>
          <w:highlight w:val="white"/>
        </w:rPr>
      </w:pPr>
      <w:r w:rsidRPr="00903DBA">
        <w:rPr>
          <w:highlight w:val="white"/>
        </w:rPr>
        <w:t xml:space="preserve">                               </w:t>
      </w:r>
      <w:r w:rsidR="00270E94" w:rsidRPr="00903DBA">
        <w:rPr>
          <w:highlight w:val="white"/>
        </w:rPr>
        <w:t xml:space="preserve"> (BigInteger) (expression.Symbol.Type.Size()));</w:t>
      </w:r>
    </w:p>
    <w:p w14:paraId="28369104" w14:textId="7281B64F" w:rsidR="00270E94" w:rsidRPr="00903DBA" w:rsidRDefault="00270E94" w:rsidP="00270E9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Add(symbol.StaticSymbol);</w:t>
      </w:r>
    </w:p>
    <w:p w14:paraId="22C270C3" w14:textId="77777777" w:rsidR="001E106A" w:rsidRPr="00903DBA" w:rsidRDefault="00270E94" w:rsidP="00270E94">
      <w:pPr>
        <w:pStyle w:val="Code"/>
        <w:rPr>
          <w:highlight w:val="white"/>
        </w:rPr>
      </w:pPr>
      <w:r w:rsidRPr="00903DBA">
        <w:rPr>
          <w:highlight w:val="white"/>
        </w:rPr>
        <w:t xml:space="preserve">      return (new Expression(symbol, new List&lt;MiddleCode&gt;(),</w:t>
      </w:r>
    </w:p>
    <w:p w14:paraId="506607DD" w14:textId="6DE673EB" w:rsidR="00270E94" w:rsidRPr="00903DBA" w:rsidRDefault="001E106A" w:rsidP="00270E94">
      <w:pPr>
        <w:pStyle w:val="Code"/>
        <w:rPr>
          <w:highlight w:val="white"/>
        </w:rPr>
      </w:pPr>
      <w:r w:rsidRPr="00903DBA">
        <w:rPr>
          <w:highlight w:val="white"/>
        </w:rPr>
        <w:t xml:space="preserve">                             </w:t>
      </w:r>
      <w:r w:rsidR="00270E94" w:rsidRPr="00903DBA">
        <w:rPr>
          <w:highlight w:val="white"/>
        </w:rPr>
        <w:t>new List&lt;MiddleCode&gt;()));</w:t>
      </w:r>
    </w:p>
    <w:p w14:paraId="75489913" w14:textId="68C64348" w:rsidR="00270E94" w:rsidRPr="00903DBA" w:rsidRDefault="00270E94" w:rsidP="00270E94">
      <w:pPr>
        <w:pStyle w:val="Code"/>
        <w:rPr>
          <w:highlight w:val="white"/>
        </w:rPr>
      </w:pPr>
      <w:r w:rsidRPr="00903DBA">
        <w:rPr>
          <w:highlight w:val="white"/>
        </w:rPr>
        <w:t xml:space="preserve">    }</w:t>
      </w:r>
    </w:p>
    <w:p w14:paraId="19101F57" w14:textId="721C47AE" w:rsidR="00D85919" w:rsidRPr="00903DBA" w:rsidRDefault="00D85919" w:rsidP="00601223">
      <w:pPr>
        <w:rPr>
          <w:highlight w:val="white"/>
        </w:rPr>
      </w:pPr>
      <w:r w:rsidRPr="00903DBA">
        <w:rPr>
          <w:highlight w:val="white"/>
        </w:rPr>
        <w:t xml:space="preserve">The </w:t>
      </w:r>
      <w:r w:rsidRPr="00903DBA">
        <w:rPr>
          <w:rStyle w:val="KeyWord0"/>
          <w:highlight w:val="white"/>
        </w:rPr>
        <w:t>si</w:t>
      </w:r>
      <w:r w:rsidR="000B082C" w:rsidRPr="00903DBA">
        <w:rPr>
          <w:rStyle w:val="KeyWord0"/>
          <w:highlight w:val="white"/>
        </w:rPr>
        <w:t>z</w:t>
      </w:r>
      <w:r w:rsidR="003F7727" w:rsidRPr="00903DBA">
        <w:rPr>
          <w:rStyle w:val="KeyWord0"/>
          <w:highlight w:val="white"/>
        </w:rPr>
        <w:t>e</w:t>
      </w:r>
      <w:r w:rsidRPr="00903DBA">
        <w:rPr>
          <w:rStyle w:val="KeyWord0"/>
          <w:highlight w:val="white"/>
        </w:rPr>
        <w:t>of</w:t>
      </w:r>
      <w:r w:rsidRPr="00903DBA">
        <w:rPr>
          <w:highlight w:val="white"/>
        </w:rPr>
        <w:t xml:space="preserve"> operator can also be applied to a type name within parentheses.</w:t>
      </w:r>
    </w:p>
    <w:p w14:paraId="4FB8DF23" w14:textId="77777777" w:rsidR="00F1783F" w:rsidRPr="00903DBA" w:rsidRDefault="00F1783F" w:rsidP="00F1783F">
      <w:pPr>
        <w:pStyle w:val="CodeHeader"/>
      </w:pPr>
      <w:r w:rsidRPr="00903DBA">
        <w:t>MainParser.gppg</w:t>
      </w:r>
    </w:p>
    <w:p w14:paraId="0255273F" w14:textId="77777777" w:rsidR="00F1783F" w:rsidRPr="00903DBA" w:rsidRDefault="00F1783F" w:rsidP="00F1783F">
      <w:pPr>
        <w:pStyle w:val="Code"/>
        <w:rPr>
          <w:highlight w:val="white"/>
        </w:rPr>
      </w:pPr>
      <w:r w:rsidRPr="00903DBA">
        <w:rPr>
          <w:highlight w:val="white"/>
        </w:rPr>
        <w:t>prefix_expression:</w:t>
      </w:r>
    </w:p>
    <w:p w14:paraId="7B9C5377" w14:textId="07D98C51" w:rsidR="00CD6592" w:rsidRPr="00903DBA" w:rsidRDefault="00CD6592" w:rsidP="00CD6592">
      <w:pPr>
        <w:pStyle w:val="Code"/>
        <w:rPr>
          <w:highlight w:val="white"/>
        </w:rPr>
      </w:pPr>
      <w:r w:rsidRPr="00903DBA">
        <w:rPr>
          <w:highlight w:val="white"/>
        </w:rPr>
        <w:t xml:space="preserve">  </w:t>
      </w:r>
      <w:r w:rsidR="00F1783F" w:rsidRPr="00903DBA">
        <w:rPr>
          <w:highlight w:val="white"/>
        </w:rPr>
        <w:t xml:space="preserve"> </w:t>
      </w:r>
      <w:r w:rsidRPr="00903DBA">
        <w:rPr>
          <w:highlight w:val="white"/>
        </w:rPr>
        <w:t xml:space="preserve"> SIZEOF LEFT_PARENTHESIS type_name RIGHT_PARENTHESIS {</w:t>
      </w:r>
    </w:p>
    <w:p w14:paraId="373AE7FA" w14:textId="77777777" w:rsidR="00CD6592" w:rsidRPr="00903DBA" w:rsidRDefault="00CD6592" w:rsidP="00CD6592">
      <w:pPr>
        <w:pStyle w:val="Code"/>
        <w:rPr>
          <w:highlight w:val="white"/>
        </w:rPr>
      </w:pPr>
      <w:r w:rsidRPr="00903DBA">
        <w:rPr>
          <w:highlight w:val="white"/>
        </w:rPr>
        <w:t xml:space="preserve">      $$ = MiddleCodeGenerator.SizeOfType($3);</w:t>
      </w:r>
    </w:p>
    <w:p w14:paraId="69E24373" w14:textId="6942C062" w:rsidR="00CD6592" w:rsidRPr="00903DBA" w:rsidRDefault="00CD6592" w:rsidP="00CD6592">
      <w:pPr>
        <w:pStyle w:val="Code"/>
        <w:rPr>
          <w:highlight w:val="white"/>
        </w:rPr>
      </w:pPr>
      <w:r w:rsidRPr="00903DBA">
        <w:rPr>
          <w:highlight w:val="white"/>
        </w:rPr>
        <w:t xml:space="preserve">    }</w:t>
      </w:r>
      <w:r w:rsidR="00F1783F" w:rsidRPr="00903DBA">
        <w:rPr>
          <w:highlight w:val="white"/>
        </w:rPr>
        <w:t>;</w:t>
      </w:r>
    </w:p>
    <w:p w14:paraId="40DB7101" w14:textId="12BED8B0" w:rsidR="00601223" w:rsidRPr="00903DBA" w:rsidRDefault="00601223" w:rsidP="00601223">
      <w:pPr>
        <w:rPr>
          <w:highlight w:val="white"/>
        </w:rPr>
      </w:pPr>
      <w:r w:rsidRPr="00903DBA">
        <w:rPr>
          <w:highlight w:val="white"/>
        </w:rPr>
        <w:t xml:space="preserve">In the case of the </w:t>
      </w:r>
      <w:r w:rsidR="00381A6D" w:rsidRPr="00903DBA">
        <w:rPr>
          <w:highlight w:val="white"/>
        </w:rPr>
        <w:t xml:space="preserve">type name, we </w:t>
      </w:r>
      <w:r w:rsidR="00D27D74" w:rsidRPr="00903DBA">
        <w:rPr>
          <w:highlight w:val="white"/>
        </w:rPr>
        <w:t xml:space="preserve">alsoe </w:t>
      </w:r>
      <w:r w:rsidR="00381A6D" w:rsidRPr="00903DBA">
        <w:rPr>
          <w:highlight w:val="white"/>
        </w:rPr>
        <w:t xml:space="preserve">check that the expression is not a function or </w:t>
      </w:r>
      <w:r w:rsidR="006F5C7B" w:rsidRPr="00903DBA">
        <w:rPr>
          <w:highlight w:val="white"/>
        </w:rPr>
        <w:t>a bitfield</w:t>
      </w:r>
      <w:r w:rsidR="00D27D74" w:rsidRPr="00903DBA">
        <w:rPr>
          <w:highlight w:val="white"/>
        </w:rPr>
        <w:t>.</w:t>
      </w:r>
    </w:p>
    <w:p w14:paraId="7D256E67" w14:textId="13E802DC" w:rsidR="00270E94" w:rsidRPr="00903DBA" w:rsidRDefault="00C72A73" w:rsidP="00C72A73">
      <w:pPr>
        <w:pStyle w:val="CodeHeader"/>
      </w:pPr>
      <w:r w:rsidRPr="00903DBA">
        <w:t>MiddleCodeGenerator.cs</w:t>
      </w:r>
    </w:p>
    <w:p w14:paraId="2009530A" w14:textId="77777777" w:rsidR="00270E94" w:rsidRPr="00903DBA" w:rsidRDefault="00270E94" w:rsidP="00270E94">
      <w:pPr>
        <w:pStyle w:val="Code"/>
        <w:rPr>
          <w:highlight w:val="white"/>
        </w:rPr>
      </w:pPr>
      <w:r w:rsidRPr="00903DBA">
        <w:rPr>
          <w:highlight w:val="white"/>
        </w:rPr>
        <w:t xml:space="preserve">    public static Expression SizeOfType(Type type) {</w:t>
      </w:r>
    </w:p>
    <w:p w14:paraId="405B9DAB" w14:textId="77777777" w:rsidR="0085726F" w:rsidRPr="00903DBA" w:rsidRDefault="00270E94" w:rsidP="00270E94">
      <w:pPr>
        <w:pStyle w:val="Code"/>
        <w:rPr>
          <w:highlight w:val="white"/>
        </w:rPr>
      </w:pPr>
      <w:r w:rsidRPr="00903DBA">
        <w:rPr>
          <w:highlight w:val="white"/>
        </w:rPr>
        <w:t xml:space="preserve">      Assert.Error(!type.IsFunction(),</w:t>
      </w:r>
    </w:p>
    <w:p w14:paraId="20C37695" w14:textId="4D3258B7"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Message.Sizeof_applied_to_function_not_allowed);</w:t>
      </w:r>
    </w:p>
    <w:p w14:paraId="624D2515" w14:textId="77777777" w:rsidR="0085726F" w:rsidRPr="00903DBA" w:rsidRDefault="00270E94" w:rsidP="00270E94">
      <w:pPr>
        <w:pStyle w:val="Code"/>
        <w:rPr>
          <w:highlight w:val="white"/>
        </w:rPr>
      </w:pPr>
      <w:r w:rsidRPr="00903DBA">
        <w:rPr>
          <w:highlight w:val="white"/>
        </w:rPr>
        <w:t xml:space="preserve">      Assert.Error(!type.IsBitfield(), </w:t>
      </w:r>
    </w:p>
    <w:p w14:paraId="05A904B4" w14:textId="1F547E59" w:rsidR="00270E94" w:rsidRPr="00903DBA" w:rsidRDefault="0085726F" w:rsidP="00270E94">
      <w:pPr>
        <w:pStyle w:val="Code"/>
        <w:rPr>
          <w:highlight w:val="white"/>
        </w:rPr>
      </w:pPr>
      <w:r w:rsidRPr="00903DBA">
        <w:rPr>
          <w:highlight w:val="white"/>
        </w:rPr>
        <w:t xml:space="preserve">                   </w:t>
      </w:r>
      <w:r w:rsidR="00270E94" w:rsidRPr="00903DBA">
        <w:rPr>
          <w:highlight w:val="white"/>
        </w:rPr>
        <w:t>Message.Sizeof_applied_to_bitfield_not_allowed);</w:t>
      </w:r>
    </w:p>
    <w:p w14:paraId="687684A9" w14:textId="77777777" w:rsidR="0085726F" w:rsidRPr="00903DBA" w:rsidRDefault="00270E94" w:rsidP="00270E94">
      <w:pPr>
        <w:pStyle w:val="Code"/>
        <w:rPr>
          <w:highlight w:val="white"/>
        </w:rPr>
      </w:pPr>
      <w:r w:rsidRPr="00903DBA">
        <w:rPr>
          <w:highlight w:val="white"/>
        </w:rPr>
        <w:t xml:space="preserve">      Symbol symbol =</w:t>
      </w:r>
    </w:p>
    <w:p w14:paraId="12BEEB34" w14:textId="45AFD7CC" w:rsidR="00270E94" w:rsidRPr="00903DBA" w:rsidRDefault="0085726F" w:rsidP="00270E94">
      <w:pPr>
        <w:pStyle w:val="Code"/>
        <w:rPr>
          <w:highlight w:val="white"/>
        </w:rPr>
      </w:pPr>
      <w:r w:rsidRPr="00903DBA">
        <w:rPr>
          <w:highlight w:val="white"/>
        </w:rPr>
        <w:lastRenderedPageBreak/>
        <w:t xml:space="preserve">        </w:t>
      </w:r>
      <w:r w:rsidR="00270E94" w:rsidRPr="00903DBA">
        <w:rPr>
          <w:highlight w:val="white"/>
        </w:rPr>
        <w:t>new Symbol(Type.SignedIntegerType, (BigInteger)</w:t>
      </w:r>
      <w:r w:rsidR="00B26DC1" w:rsidRPr="00903DBA">
        <w:rPr>
          <w:highlight w:val="white"/>
        </w:rPr>
        <w:t xml:space="preserve"> </w:t>
      </w:r>
      <w:r w:rsidR="00270E94" w:rsidRPr="00903DBA">
        <w:rPr>
          <w:highlight w:val="white"/>
        </w:rPr>
        <w:t>type.Size());</w:t>
      </w:r>
    </w:p>
    <w:p w14:paraId="02A79C10" w14:textId="77777777" w:rsidR="0085726F" w:rsidRPr="00903DBA" w:rsidRDefault="00270E94" w:rsidP="00270E94">
      <w:pPr>
        <w:pStyle w:val="Code"/>
        <w:rPr>
          <w:highlight w:val="white"/>
        </w:rPr>
      </w:pPr>
      <w:r w:rsidRPr="00903DBA">
        <w:rPr>
          <w:highlight w:val="white"/>
        </w:rPr>
        <w:t xml:space="preserve">      return (new Expression(symbol, new List&lt;MiddleCode&gt;(),</w:t>
      </w:r>
    </w:p>
    <w:p w14:paraId="4151D3C7" w14:textId="23064ED5"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new List&lt;MiddleCode&gt;()));</w:t>
      </w:r>
    </w:p>
    <w:p w14:paraId="7B36415F" w14:textId="7E854B10" w:rsidR="00270E94" w:rsidRPr="00903DBA" w:rsidRDefault="00270E94" w:rsidP="00270E94">
      <w:pPr>
        <w:pStyle w:val="Code"/>
        <w:rPr>
          <w:highlight w:val="white"/>
        </w:rPr>
      </w:pPr>
      <w:r w:rsidRPr="00903DBA">
        <w:rPr>
          <w:highlight w:val="white"/>
        </w:rPr>
        <w:t xml:space="preserve">    }</w:t>
      </w:r>
    </w:p>
    <w:p w14:paraId="5A9D8F96" w14:textId="603EEC4C" w:rsidR="00E72DFD" w:rsidRPr="00903DBA" w:rsidRDefault="00E72DFD" w:rsidP="00E72DFD">
      <w:pPr>
        <w:pStyle w:val="Rubrik3"/>
        <w:rPr>
          <w:highlight w:val="white"/>
        </w:rPr>
      </w:pPr>
      <w:bookmarkStart w:id="175" w:name="_Toc57656029"/>
      <w:r w:rsidRPr="00903DBA">
        <w:rPr>
          <w:highlight w:val="white"/>
        </w:rPr>
        <w:t>Address Expression</w:t>
      </w:r>
      <w:bookmarkEnd w:id="175"/>
    </w:p>
    <w:p w14:paraId="4E45171D" w14:textId="77777777" w:rsidR="00E22A3B" w:rsidRPr="00903DBA" w:rsidRDefault="00E22A3B" w:rsidP="00E22A3B">
      <w:r w:rsidRPr="00903DBA">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903DBA" w:rsidRDefault="00641589" w:rsidP="00641589">
      <w:pPr>
        <w:pStyle w:val="CodeHeader"/>
      </w:pPr>
      <w:r w:rsidRPr="00903DBA">
        <w:t>MainParser.gppg</w:t>
      </w:r>
    </w:p>
    <w:p w14:paraId="50D87278" w14:textId="77777777" w:rsidR="00641589" w:rsidRPr="00903DBA" w:rsidRDefault="00641589" w:rsidP="00641589">
      <w:pPr>
        <w:pStyle w:val="Code"/>
        <w:rPr>
          <w:highlight w:val="white"/>
        </w:rPr>
      </w:pPr>
      <w:r w:rsidRPr="00903DBA">
        <w:rPr>
          <w:highlight w:val="white"/>
        </w:rPr>
        <w:t>prefix_expression:</w:t>
      </w:r>
    </w:p>
    <w:p w14:paraId="1F91F314" w14:textId="5EDC020B" w:rsidR="00641589" w:rsidRPr="00903DBA" w:rsidRDefault="00641589" w:rsidP="00641589">
      <w:pPr>
        <w:pStyle w:val="Code"/>
        <w:rPr>
          <w:highlight w:val="white"/>
        </w:rPr>
      </w:pPr>
      <w:r w:rsidRPr="00903DBA">
        <w:rPr>
          <w:highlight w:val="white"/>
        </w:rPr>
        <w:t xml:space="preserve">    AMPERSAND type_cast_expression {</w:t>
      </w:r>
    </w:p>
    <w:p w14:paraId="3D2715C4" w14:textId="77777777" w:rsidR="00641589" w:rsidRPr="00903DBA" w:rsidRDefault="00641589" w:rsidP="00641589">
      <w:pPr>
        <w:pStyle w:val="Code"/>
        <w:rPr>
          <w:highlight w:val="white"/>
        </w:rPr>
      </w:pPr>
      <w:r w:rsidRPr="00903DBA">
        <w:rPr>
          <w:highlight w:val="white"/>
        </w:rPr>
        <w:t xml:space="preserve">      $$ = MiddleCodeGenerator.AddressExpression($2);</w:t>
      </w:r>
    </w:p>
    <w:p w14:paraId="533B85D3" w14:textId="7FE0F19D" w:rsidR="00CD6592" w:rsidRPr="00903DBA" w:rsidRDefault="00641589" w:rsidP="00641589">
      <w:pPr>
        <w:pStyle w:val="Code"/>
        <w:rPr>
          <w:highlight w:val="white"/>
        </w:rPr>
      </w:pPr>
      <w:r w:rsidRPr="00903DBA">
        <w:rPr>
          <w:highlight w:val="white"/>
        </w:rPr>
        <w:t xml:space="preserve">    };</w:t>
      </w:r>
    </w:p>
    <w:p w14:paraId="38D5D087" w14:textId="07735C9C" w:rsidR="008B0FA0" w:rsidRPr="00903DBA" w:rsidRDefault="00755F33" w:rsidP="008B0FA0">
      <w:pPr>
        <w:rPr>
          <w:highlight w:val="white"/>
        </w:rPr>
      </w:pPr>
      <w:r w:rsidRPr="00903DBA">
        <w:rPr>
          <w:highlight w:val="white"/>
        </w:rPr>
        <w:t>The address operator does not apply to bitfields symbols with register storage.</w:t>
      </w:r>
      <w:r w:rsidR="008B0FA0" w:rsidRPr="00903DBA">
        <w:rPr>
          <w:highlight w:val="white"/>
        </w:rPr>
        <w:t xml:space="preserve"> A symbol is addressable if it does not have register storage and is not a bitfield in a struct or union.</w:t>
      </w:r>
    </w:p>
    <w:p w14:paraId="7BA22535" w14:textId="77777777" w:rsidR="005E4444" w:rsidRPr="00903DBA" w:rsidRDefault="005E4444" w:rsidP="005E4444">
      <w:pPr>
        <w:pStyle w:val="CodeHeader"/>
      </w:pPr>
      <w:r w:rsidRPr="00903DBA">
        <w:t>MiddleCodeGenerator.cs</w:t>
      </w:r>
    </w:p>
    <w:p w14:paraId="4809E48F" w14:textId="45907DEB" w:rsidR="00270E94" w:rsidRPr="00903DBA" w:rsidRDefault="00270E94" w:rsidP="00270E94">
      <w:pPr>
        <w:pStyle w:val="Code"/>
        <w:rPr>
          <w:highlight w:val="white"/>
        </w:rPr>
      </w:pPr>
      <w:r w:rsidRPr="00903DBA">
        <w:rPr>
          <w:highlight w:val="white"/>
        </w:rPr>
        <w:t xml:space="preserve">    public static Expression AddressExpression(Expression expression) {</w:t>
      </w:r>
    </w:p>
    <w:p w14:paraId="69BBC46A" w14:textId="77777777" w:rsidR="008B0FA0" w:rsidRPr="00903DBA" w:rsidRDefault="008B0FA0" w:rsidP="008B0FA0">
      <w:pPr>
        <w:pStyle w:val="Code"/>
        <w:rPr>
          <w:highlight w:val="white"/>
        </w:rPr>
      </w:pPr>
      <w:r w:rsidRPr="00903DBA">
        <w:rPr>
          <w:highlight w:val="white"/>
        </w:rPr>
        <w:t xml:space="preserve">      Assert.Error(!symbol.IsRegister() &amp;&amp; !symbol.Type.IsBitfield(),</w:t>
      </w:r>
    </w:p>
    <w:p w14:paraId="636B070C" w14:textId="77777777" w:rsidR="008B0FA0" w:rsidRPr="00903DBA" w:rsidRDefault="008B0FA0" w:rsidP="008B0FA0">
      <w:pPr>
        <w:pStyle w:val="Code"/>
        <w:rPr>
          <w:highlight w:val="white"/>
        </w:rPr>
      </w:pPr>
      <w:r w:rsidRPr="00903DBA">
        <w:rPr>
          <w:highlight w:val="white"/>
        </w:rPr>
        <w:t xml:space="preserve">                   expression,  Message.Not_addressable);</w:t>
      </w:r>
    </w:p>
    <w:p w14:paraId="5ABC8A2F" w14:textId="3D9D0BFD" w:rsidR="00EF3356" w:rsidRPr="00903DBA" w:rsidRDefault="00EF3356" w:rsidP="00EF3356">
      <w:pPr>
        <w:pStyle w:val="Code"/>
        <w:rPr>
          <w:highlight w:val="white"/>
        </w:rPr>
      </w:pPr>
      <w:r w:rsidRPr="00903DBA">
        <w:rPr>
          <w:highlight w:val="white"/>
        </w:rPr>
        <w:t xml:space="preserve">      Assert.Error(!expression.Symbol.IsRegister(), expression,</w:t>
      </w:r>
    </w:p>
    <w:p w14:paraId="6352A5E4" w14:textId="3F076C65" w:rsidR="00EF3356" w:rsidRPr="00903DBA" w:rsidRDefault="00EF3356" w:rsidP="00EF3356">
      <w:pPr>
        <w:pStyle w:val="Code"/>
        <w:rPr>
          <w:highlight w:val="white"/>
        </w:rPr>
      </w:pPr>
      <w:r w:rsidRPr="00903DBA">
        <w:rPr>
          <w:highlight w:val="white"/>
        </w:rPr>
        <w:t xml:space="preserve">                   Message.Invalid_address_of_register_storage);</w:t>
      </w:r>
    </w:p>
    <w:p w14:paraId="573F4251" w14:textId="2BF60C3E" w:rsidR="002B2181" w:rsidRPr="00903DBA" w:rsidRDefault="002B2181" w:rsidP="002B2181">
      <w:pPr>
        <w:rPr>
          <w:highlight w:val="white"/>
        </w:rPr>
      </w:pPr>
      <w:r w:rsidRPr="00903DBA">
        <w:rPr>
          <w:highlight w:val="white"/>
        </w:rPr>
        <w:t xml:space="preserve">The </w:t>
      </w:r>
      <w:r w:rsidR="002D1E99" w:rsidRPr="00903DBA">
        <w:rPr>
          <w:highlight w:val="white"/>
        </w:rPr>
        <w:t>address</w:t>
      </w:r>
      <w:r w:rsidRPr="00903DBA">
        <w:rPr>
          <w:highlight w:val="white"/>
        </w:rPr>
        <w:t xml:space="preserve"> operator may result in a static </w:t>
      </w:r>
      <w:r w:rsidR="002D1E99" w:rsidRPr="00903DBA">
        <w:rPr>
          <w:highlight w:val="white"/>
        </w:rPr>
        <w:t>address</w:t>
      </w:r>
      <w:r w:rsidR="00E9648D" w:rsidRPr="00903DBA">
        <w:rPr>
          <w:highlight w:val="white"/>
        </w:rPr>
        <w:t xml:space="preserve">. </w:t>
      </w:r>
    </w:p>
    <w:p w14:paraId="7611142C" w14:textId="618B3045" w:rsidR="0085726F" w:rsidRPr="00903DBA" w:rsidRDefault="00270E94" w:rsidP="00270E94">
      <w:pPr>
        <w:pStyle w:val="Code"/>
        <w:rPr>
          <w:highlight w:val="white"/>
        </w:rPr>
      </w:pPr>
      <w:r w:rsidRPr="00903DBA">
        <w:rPr>
          <w:highlight w:val="white"/>
        </w:rPr>
        <w:t xml:space="preserve">      </w:t>
      </w:r>
      <w:r w:rsidR="002B2181" w:rsidRPr="00903DBA">
        <w:rPr>
          <w:highlight w:val="white"/>
        </w:rPr>
        <w:t xml:space="preserve">Expression </w:t>
      </w:r>
      <w:r w:rsidRPr="00903DBA">
        <w:rPr>
          <w:highlight w:val="white"/>
        </w:rPr>
        <w:t>static</w:t>
      </w:r>
      <w:r w:rsidR="002B2181" w:rsidRPr="00903DBA">
        <w:rPr>
          <w:highlight w:val="white"/>
        </w:rPr>
        <w:t>Expression</w:t>
      </w:r>
      <w:r w:rsidRPr="00903DBA">
        <w:rPr>
          <w:highlight w:val="white"/>
        </w:rPr>
        <w:t xml:space="preserve"> =</w:t>
      </w:r>
    </w:p>
    <w:p w14:paraId="0D9080B3" w14:textId="0C96DCD0"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StaticExpression.Unary(MiddleOperator.Address, expression);</w:t>
      </w:r>
    </w:p>
    <w:p w14:paraId="7BA601C7" w14:textId="5DB2C093" w:rsidR="00270E94" w:rsidRPr="00903DBA" w:rsidRDefault="00270E94" w:rsidP="00270E94">
      <w:pPr>
        <w:pStyle w:val="Code"/>
        <w:rPr>
          <w:highlight w:val="white"/>
        </w:rPr>
      </w:pPr>
      <w:r w:rsidRPr="00903DBA">
        <w:rPr>
          <w:highlight w:val="white"/>
        </w:rPr>
        <w:t xml:space="preserve">      if (</w:t>
      </w:r>
      <w:r w:rsidR="002B2181" w:rsidRPr="00903DBA">
        <w:rPr>
          <w:highlight w:val="white"/>
        </w:rPr>
        <w:t>staticExpression</w:t>
      </w:r>
      <w:r w:rsidRPr="00903DBA">
        <w:rPr>
          <w:highlight w:val="white"/>
        </w:rPr>
        <w:t>!= null) {</w:t>
      </w:r>
    </w:p>
    <w:p w14:paraId="2A9F3CAF" w14:textId="528E579D" w:rsidR="00270E94" w:rsidRPr="00903DBA" w:rsidRDefault="00270E94" w:rsidP="002B2181">
      <w:pPr>
        <w:pStyle w:val="Code"/>
        <w:rPr>
          <w:highlight w:val="white"/>
        </w:rPr>
      </w:pPr>
      <w:r w:rsidRPr="00903DBA">
        <w:rPr>
          <w:highlight w:val="white"/>
        </w:rPr>
        <w:t xml:space="preserve">        return </w:t>
      </w:r>
      <w:r w:rsidR="002B2181" w:rsidRPr="00903DBA">
        <w:rPr>
          <w:highlight w:val="white"/>
        </w:rPr>
        <w:t>staticExpression ;</w:t>
      </w:r>
    </w:p>
    <w:p w14:paraId="39E7D61F" w14:textId="77777777" w:rsidR="00270E94" w:rsidRPr="00903DBA" w:rsidRDefault="00270E94" w:rsidP="00270E94">
      <w:pPr>
        <w:pStyle w:val="Code"/>
        <w:rPr>
          <w:highlight w:val="white"/>
        </w:rPr>
      </w:pPr>
      <w:r w:rsidRPr="00903DBA">
        <w:rPr>
          <w:highlight w:val="white"/>
        </w:rPr>
        <w:t xml:space="preserve">      }</w:t>
      </w:r>
    </w:p>
    <w:p w14:paraId="0E0E4738" w14:textId="2A3A15C2" w:rsidR="00270E94" w:rsidRPr="00903DBA" w:rsidRDefault="00211329" w:rsidP="00211329">
      <w:pPr>
        <w:rPr>
          <w:highlight w:val="white"/>
        </w:rPr>
      </w:pPr>
      <w:r w:rsidRPr="00903DBA">
        <w:rPr>
          <w:highlight w:val="white"/>
        </w:rPr>
        <w:t>If the expression ha</w:t>
      </w:r>
      <w:r w:rsidR="00B56073" w:rsidRPr="00903DBA">
        <w:rPr>
          <w:highlight w:val="white"/>
        </w:rPr>
        <w:t>s</w:t>
      </w:r>
      <w:r w:rsidRPr="00903DBA">
        <w:rPr>
          <w:highlight w:val="white"/>
        </w:rPr>
        <w:t xml:space="preserve"> floating type, we need to pop the value from the floating value stack.</w:t>
      </w:r>
    </w:p>
    <w:p w14:paraId="54CEEEA8" w14:textId="77777777" w:rsidR="00270E94" w:rsidRPr="00903DBA" w:rsidRDefault="00270E94" w:rsidP="00270E94">
      <w:pPr>
        <w:pStyle w:val="Code"/>
        <w:rPr>
          <w:highlight w:val="white"/>
        </w:rPr>
      </w:pPr>
      <w:r w:rsidRPr="00903DBA">
        <w:rPr>
          <w:highlight w:val="white"/>
        </w:rPr>
        <w:t xml:space="preserve">      if (expression.Symbol.Type.IsFloating()) {</w:t>
      </w:r>
    </w:p>
    <w:p w14:paraId="21A68F88" w14:textId="77777777" w:rsidR="00270E94" w:rsidRPr="00903DBA" w:rsidRDefault="00270E94" w:rsidP="00270E94">
      <w:pPr>
        <w:pStyle w:val="Code"/>
        <w:rPr>
          <w:highlight w:val="white"/>
        </w:rPr>
      </w:pPr>
      <w:r w:rsidRPr="00903DBA">
        <w:rPr>
          <w:highlight w:val="white"/>
        </w:rPr>
        <w:t xml:space="preserve">        AddMiddleCode(expression.LongList, MiddleOperator.PopFloat);</w:t>
      </w:r>
    </w:p>
    <w:p w14:paraId="0DDD087C" w14:textId="77777777" w:rsidR="00270E94" w:rsidRPr="00903DBA" w:rsidRDefault="00270E94" w:rsidP="00270E94">
      <w:pPr>
        <w:pStyle w:val="Code"/>
        <w:rPr>
          <w:highlight w:val="white"/>
        </w:rPr>
      </w:pPr>
      <w:r w:rsidRPr="00903DBA">
        <w:rPr>
          <w:highlight w:val="white"/>
        </w:rPr>
        <w:t xml:space="preserve">      }</w:t>
      </w:r>
    </w:p>
    <w:p w14:paraId="739B39BC" w14:textId="72543E61" w:rsidR="00270E94" w:rsidRPr="00903DBA" w:rsidRDefault="00003A1B" w:rsidP="00DE1619">
      <w:pPr>
        <w:rPr>
          <w:highlight w:val="white"/>
        </w:rPr>
      </w:pPr>
      <w:r w:rsidRPr="00903DBA">
        <w:rPr>
          <w:highlight w:val="white"/>
        </w:rPr>
        <w:t xml:space="preserve">The </w:t>
      </w:r>
      <w:r w:rsidR="00DE1619" w:rsidRPr="00903DBA">
        <w:rPr>
          <w:highlight w:val="white"/>
        </w:rPr>
        <w:t xml:space="preserve">type of the </w:t>
      </w:r>
      <w:r w:rsidRPr="00903DBA">
        <w:rPr>
          <w:highlight w:val="white"/>
        </w:rPr>
        <w:t>resulting expression</w:t>
      </w:r>
      <w:r w:rsidR="00DE1619" w:rsidRPr="00903DBA">
        <w:rPr>
          <w:highlight w:val="white"/>
        </w:rPr>
        <w:t xml:space="preserve"> is </w:t>
      </w:r>
      <w:r w:rsidR="009D5AF0" w:rsidRPr="00903DBA">
        <w:rPr>
          <w:highlight w:val="white"/>
        </w:rPr>
        <w:t>a pointer to the type of the original expression</w:t>
      </w:r>
    </w:p>
    <w:p w14:paraId="2502E672" w14:textId="77777777" w:rsidR="00270E94" w:rsidRPr="00903DBA" w:rsidRDefault="00270E94" w:rsidP="00270E94">
      <w:pPr>
        <w:pStyle w:val="Code"/>
        <w:rPr>
          <w:highlight w:val="white"/>
        </w:rPr>
      </w:pPr>
      <w:r w:rsidRPr="00903DBA">
        <w:rPr>
          <w:highlight w:val="white"/>
        </w:rPr>
        <w:t xml:space="preserve">      Type pointerType = new Type(expression.Symbol.Type);</w:t>
      </w:r>
    </w:p>
    <w:p w14:paraId="7B4F74B5" w14:textId="77777777" w:rsidR="00270E94" w:rsidRPr="00903DBA" w:rsidRDefault="00270E94" w:rsidP="00270E94">
      <w:pPr>
        <w:pStyle w:val="Code"/>
        <w:rPr>
          <w:highlight w:val="white"/>
        </w:rPr>
      </w:pPr>
      <w:r w:rsidRPr="00903DBA">
        <w:rPr>
          <w:highlight w:val="white"/>
        </w:rPr>
        <w:t xml:space="preserve">      Symbol resultSymbol = new Symbol(pointerType);</w:t>
      </w:r>
    </w:p>
    <w:p w14:paraId="3572ECB4" w14:textId="77777777" w:rsidR="0085726F" w:rsidRPr="00903DBA" w:rsidRDefault="00270E94" w:rsidP="00270E94">
      <w:pPr>
        <w:pStyle w:val="Code"/>
        <w:rPr>
          <w:highlight w:val="white"/>
        </w:rPr>
      </w:pPr>
      <w:r w:rsidRPr="00903DBA">
        <w:rPr>
          <w:highlight w:val="white"/>
        </w:rPr>
        <w:t xml:space="preserve">      AddMiddleCode(expression.LongList, MiddleOperator.Address,</w:t>
      </w:r>
    </w:p>
    <w:p w14:paraId="323D4708" w14:textId="6BA66ABD"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11A73DCA" w14:textId="77777777" w:rsidR="0085726F" w:rsidRPr="00903DBA" w:rsidRDefault="00270E94" w:rsidP="00270E94">
      <w:pPr>
        <w:pStyle w:val="Code"/>
        <w:rPr>
          <w:highlight w:val="white"/>
        </w:rPr>
      </w:pPr>
      <w:r w:rsidRPr="00903DBA">
        <w:rPr>
          <w:highlight w:val="white"/>
        </w:rPr>
        <w:t xml:space="preserve">      return (new Expression(resultSymbol, expression.ShortList,</w:t>
      </w:r>
    </w:p>
    <w:p w14:paraId="73DABA5F" w14:textId="72D5C1D3"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expression.LongList));</w:t>
      </w:r>
    </w:p>
    <w:p w14:paraId="292CBEC2" w14:textId="1E61FA9E" w:rsidR="00270E94" w:rsidRPr="00903DBA" w:rsidRDefault="00270E94" w:rsidP="00270E94">
      <w:pPr>
        <w:pStyle w:val="Code"/>
        <w:rPr>
          <w:highlight w:val="white"/>
        </w:rPr>
      </w:pPr>
      <w:r w:rsidRPr="00903DBA">
        <w:rPr>
          <w:highlight w:val="white"/>
        </w:rPr>
        <w:t xml:space="preserve">    }</w:t>
      </w:r>
    </w:p>
    <w:p w14:paraId="2FD82EAE" w14:textId="774B627C" w:rsidR="00B47577" w:rsidRPr="00903DBA" w:rsidRDefault="007C2691" w:rsidP="00B47577">
      <w:pPr>
        <w:pStyle w:val="Rubrik3"/>
        <w:rPr>
          <w:highlight w:val="white"/>
        </w:rPr>
      </w:pPr>
      <w:bookmarkStart w:id="176" w:name="_Toc57656030"/>
      <w:r w:rsidRPr="00903DBA">
        <w:rPr>
          <w:highlight w:val="white"/>
        </w:rPr>
        <w:t>Dereference</w:t>
      </w:r>
      <w:r w:rsidR="00B47577" w:rsidRPr="00903DBA">
        <w:rPr>
          <w:highlight w:val="white"/>
        </w:rPr>
        <w:t xml:space="preserve"> Expression</w:t>
      </w:r>
      <w:bookmarkEnd w:id="176"/>
    </w:p>
    <w:p w14:paraId="0A6FB5B7" w14:textId="77777777" w:rsidR="00F573E1" w:rsidRPr="00903DBA" w:rsidRDefault="00F573E1" w:rsidP="00F573E1">
      <w:r w:rsidRPr="00903DBA">
        <w:t>The dereference operator takes a pointer or array as operand.</w:t>
      </w:r>
    </w:p>
    <w:p w14:paraId="178C81AE" w14:textId="77777777" w:rsidR="00A81A42" w:rsidRPr="00903DBA" w:rsidRDefault="00A81A42" w:rsidP="00A81A42">
      <w:pPr>
        <w:pStyle w:val="CodeHeader"/>
      </w:pPr>
      <w:r w:rsidRPr="00903DBA">
        <w:t>MainParser.gppg</w:t>
      </w:r>
    </w:p>
    <w:p w14:paraId="474EE39A" w14:textId="3376EE5B" w:rsidR="00CD6592" w:rsidRPr="00903DBA" w:rsidRDefault="00A81A42" w:rsidP="00CD6592">
      <w:pPr>
        <w:pStyle w:val="Code"/>
        <w:rPr>
          <w:highlight w:val="white"/>
        </w:rPr>
      </w:pPr>
      <w:r w:rsidRPr="00903DBA">
        <w:rPr>
          <w:highlight w:val="white"/>
        </w:rPr>
        <w:t>prefix_expression:</w:t>
      </w:r>
    </w:p>
    <w:p w14:paraId="773134FA" w14:textId="2B588733" w:rsidR="00CD6592" w:rsidRPr="00903DBA" w:rsidRDefault="00CD6592" w:rsidP="00CD6592">
      <w:pPr>
        <w:pStyle w:val="Code"/>
        <w:rPr>
          <w:highlight w:val="white"/>
        </w:rPr>
      </w:pPr>
      <w:r w:rsidRPr="00903DBA">
        <w:rPr>
          <w:highlight w:val="white"/>
        </w:rPr>
        <w:t xml:space="preserve">  </w:t>
      </w:r>
      <w:r w:rsidR="00A81A42" w:rsidRPr="00903DBA">
        <w:rPr>
          <w:highlight w:val="white"/>
        </w:rPr>
        <w:t xml:space="preserve"> </w:t>
      </w:r>
      <w:r w:rsidRPr="00903DBA">
        <w:rPr>
          <w:highlight w:val="white"/>
        </w:rPr>
        <w:t xml:space="preserve"> ASTERRISK type_cast_expression {</w:t>
      </w:r>
    </w:p>
    <w:p w14:paraId="35CA437F" w14:textId="0C1D6459" w:rsidR="00CD6592" w:rsidRPr="00903DBA" w:rsidRDefault="00CD6592" w:rsidP="00CD6592">
      <w:pPr>
        <w:pStyle w:val="Code"/>
        <w:rPr>
          <w:highlight w:val="white"/>
        </w:rPr>
      </w:pPr>
      <w:r w:rsidRPr="00903DBA">
        <w:rPr>
          <w:highlight w:val="white"/>
        </w:rPr>
        <w:t xml:space="preserve">      $$ = MiddleCodeGenerator.</w:t>
      </w:r>
      <w:r w:rsidR="00B02345" w:rsidRPr="00903DBA">
        <w:rPr>
          <w:highlight w:val="white"/>
        </w:rPr>
        <w:t>Dereference</w:t>
      </w:r>
      <w:r w:rsidRPr="00903DBA">
        <w:rPr>
          <w:highlight w:val="white"/>
        </w:rPr>
        <w:t>Expression($2);</w:t>
      </w:r>
    </w:p>
    <w:p w14:paraId="2B8C2F89" w14:textId="58783F67" w:rsidR="00CD6592" w:rsidRPr="00903DBA" w:rsidRDefault="00CD6592" w:rsidP="00CD6592">
      <w:pPr>
        <w:pStyle w:val="Code"/>
        <w:rPr>
          <w:highlight w:val="white"/>
        </w:rPr>
      </w:pPr>
      <w:r w:rsidRPr="00903DBA">
        <w:rPr>
          <w:highlight w:val="white"/>
        </w:rPr>
        <w:t xml:space="preserve">    };</w:t>
      </w:r>
    </w:p>
    <w:p w14:paraId="182536AD" w14:textId="5788A57F" w:rsidR="00A902A6" w:rsidRPr="00903DBA" w:rsidRDefault="00A902A6" w:rsidP="00A902A6">
      <w:pPr>
        <w:rPr>
          <w:highlight w:val="white"/>
        </w:rPr>
      </w:pPr>
      <w:r w:rsidRPr="00903DBA">
        <w:rPr>
          <w:highlight w:val="white"/>
        </w:rPr>
        <w:lastRenderedPageBreak/>
        <w:t xml:space="preserve">The </w:t>
      </w:r>
      <w:r w:rsidR="00812BDA" w:rsidRPr="00903DBA">
        <w:rPr>
          <w:highlight w:val="white"/>
        </w:rPr>
        <w:t>dereference</w:t>
      </w:r>
      <w:r w:rsidRPr="00903DBA">
        <w:rPr>
          <w:highlight w:val="white"/>
        </w:rPr>
        <w:t xml:space="preserve"> operator applies to pointers, arrays, strings, and functions. In the function case, the expression is regarded as a pointer to a function.</w:t>
      </w:r>
    </w:p>
    <w:p w14:paraId="15DBC2E1" w14:textId="77777777" w:rsidR="00CC20D7" w:rsidRPr="00903DBA" w:rsidRDefault="00CC20D7" w:rsidP="00CC20D7">
      <w:pPr>
        <w:pStyle w:val="CodeHeader"/>
      </w:pPr>
      <w:r w:rsidRPr="00903DBA">
        <w:t>MiddleCodeGenerator.cs</w:t>
      </w:r>
    </w:p>
    <w:p w14:paraId="4892853E" w14:textId="77777777" w:rsidR="004C762B" w:rsidRPr="00903DBA" w:rsidRDefault="004C762B" w:rsidP="004C762B">
      <w:pPr>
        <w:pStyle w:val="Code"/>
        <w:rPr>
          <w:highlight w:val="white"/>
        </w:rPr>
      </w:pPr>
      <w:r w:rsidRPr="00903DBA">
        <w:rPr>
          <w:highlight w:val="white"/>
        </w:rPr>
        <w:t xml:space="preserve">    public static Expression DereferenceExpression(Expression expression) {</w:t>
      </w:r>
    </w:p>
    <w:p w14:paraId="380E8074" w14:textId="77777777" w:rsidR="004C762B" w:rsidRPr="00903DBA" w:rsidRDefault="004C762B" w:rsidP="004C762B">
      <w:pPr>
        <w:pStyle w:val="Code"/>
        <w:rPr>
          <w:highlight w:val="white"/>
        </w:rPr>
      </w:pPr>
      <w:r w:rsidRPr="00903DBA">
        <w:rPr>
          <w:highlight w:val="white"/>
        </w:rPr>
        <w:t xml:space="preserve">      Assert.Error(expression.Symbol.Type.IsPointerArrayStringOrFunction(),</w:t>
      </w:r>
    </w:p>
    <w:p w14:paraId="5C0B1234" w14:textId="5DA09B84" w:rsidR="004C762B" w:rsidRPr="00903DBA" w:rsidRDefault="004C762B" w:rsidP="004C762B">
      <w:pPr>
        <w:pStyle w:val="Code"/>
        <w:rPr>
          <w:highlight w:val="white"/>
        </w:rPr>
      </w:pPr>
      <w:r w:rsidRPr="00903DBA">
        <w:rPr>
          <w:highlight w:val="white"/>
        </w:rPr>
        <w:t xml:space="preserve">                   Message.Invalid_dereference_of_non__pointer);</w:t>
      </w:r>
    </w:p>
    <w:p w14:paraId="5135AA57" w14:textId="77777777" w:rsidR="004C762B" w:rsidRPr="00903DBA" w:rsidRDefault="004C762B" w:rsidP="004C762B">
      <w:pPr>
        <w:pStyle w:val="Code"/>
        <w:rPr>
          <w:highlight w:val="white"/>
        </w:rPr>
      </w:pPr>
      <w:r w:rsidRPr="00903DBA">
        <w:rPr>
          <w:highlight w:val="white"/>
        </w:rPr>
        <w:t xml:space="preserve">      Symbol resultSymbol =</w:t>
      </w:r>
    </w:p>
    <w:p w14:paraId="5DF7B302" w14:textId="02B42E6A" w:rsidR="004C762B" w:rsidRPr="00903DBA" w:rsidRDefault="004C762B" w:rsidP="004C762B">
      <w:pPr>
        <w:pStyle w:val="Code"/>
        <w:rPr>
          <w:highlight w:val="white"/>
        </w:rPr>
      </w:pPr>
      <w:r w:rsidRPr="00903DBA">
        <w:rPr>
          <w:highlight w:val="white"/>
        </w:rPr>
        <w:t xml:space="preserve">        new Symbol(expression.Symbol.Type.PointerOrArrayType);</w:t>
      </w:r>
    </w:p>
    <w:p w14:paraId="029B3A15" w14:textId="77777777" w:rsidR="004C762B" w:rsidRPr="00903DBA" w:rsidRDefault="004C762B" w:rsidP="004C762B">
      <w:pPr>
        <w:pStyle w:val="Code"/>
        <w:rPr>
          <w:highlight w:val="white"/>
        </w:rPr>
      </w:pPr>
      <w:r w:rsidRPr="00903DBA">
        <w:rPr>
          <w:highlight w:val="white"/>
        </w:rPr>
        <w:t xml:space="preserve">      return Dereference(expression, resultSymbol, 0);</w:t>
      </w:r>
    </w:p>
    <w:p w14:paraId="180FFB38" w14:textId="77777777" w:rsidR="004C762B" w:rsidRPr="00903DBA" w:rsidRDefault="004C762B" w:rsidP="004C762B">
      <w:pPr>
        <w:pStyle w:val="Code"/>
        <w:rPr>
          <w:highlight w:val="white"/>
        </w:rPr>
      </w:pPr>
      <w:r w:rsidRPr="00903DBA">
        <w:rPr>
          <w:highlight w:val="white"/>
        </w:rPr>
        <w:t xml:space="preserve">    }</w:t>
      </w:r>
    </w:p>
    <w:p w14:paraId="5E53ADAB" w14:textId="20535E2D" w:rsidR="00CA545F" w:rsidRPr="00903DBA" w:rsidRDefault="00CA545F" w:rsidP="00CA545F">
      <w:pPr>
        <w:pStyle w:val="Rubrik3"/>
        <w:numPr>
          <w:ilvl w:val="2"/>
          <w:numId w:val="127"/>
        </w:numPr>
        <w:rPr>
          <w:highlight w:val="white"/>
        </w:rPr>
      </w:pPr>
      <w:bookmarkStart w:id="177" w:name="_Toc57656031"/>
      <w:r w:rsidRPr="00903DBA">
        <w:rPr>
          <w:highlight w:val="white"/>
        </w:rPr>
        <w:t>Prefix Increment and Decrement Expression</w:t>
      </w:r>
      <w:bookmarkEnd w:id="177"/>
    </w:p>
    <w:p w14:paraId="4449250C" w14:textId="77777777" w:rsidR="00907CC4" w:rsidRPr="00903DBA" w:rsidRDefault="00907CC4" w:rsidP="00907CC4">
      <w:r w:rsidRPr="00903DBA">
        <w:t>The postfix increment and decrement change the operand and return the original value. The operand has to be a left-value of arithmetic or pointer type.</w:t>
      </w:r>
    </w:p>
    <w:p w14:paraId="3950B5CC" w14:textId="2784C120" w:rsidR="006E34D2" w:rsidRPr="00903DBA" w:rsidRDefault="006E34D2" w:rsidP="006E34D2">
      <w:pPr>
        <w:rPr>
          <w:highlight w:val="white"/>
        </w:rPr>
      </w:pPr>
      <w:r w:rsidRPr="00903DBA">
        <w:rPr>
          <w:highlight w:val="white"/>
        </w:rPr>
        <w:t xml:space="preserve">The increment and decrement operators come in </w:t>
      </w:r>
      <w:r w:rsidR="005E1203" w:rsidRPr="00903DBA">
        <w:rPr>
          <w:highlight w:val="white"/>
        </w:rPr>
        <w:t>two</w:t>
      </w:r>
      <w:r w:rsidRPr="00903DBA">
        <w:rPr>
          <w:highlight w:val="white"/>
        </w:rPr>
        <w:t xml:space="preserve"> forms: prefix and postfix. The difference is that in the prefix case the resulting value is value after the operator has been applied</w:t>
      </w:r>
      <w:r w:rsidR="00327A7B" w:rsidRPr="00903DBA">
        <w:rPr>
          <w:highlight w:val="white"/>
        </w:rPr>
        <w:t>,</w:t>
      </w:r>
      <w:r w:rsidRPr="00903DBA">
        <w:rPr>
          <w:highlight w:val="white"/>
        </w:rPr>
        <w:t xml:space="preserve"> while in the postfix case the resulting value is the </w:t>
      </w:r>
      <w:r w:rsidR="00327A7B" w:rsidRPr="00903DBA">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903DBA" w:rsidRDefault="006D47FA" w:rsidP="006D47FA">
      <w:pPr>
        <w:pStyle w:val="CodeHeader"/>
      </w:pPr>
      <w:r w:rsidRPr="00903DBA">
        <w:t>MainParser.gppg</w:t>
      </w:r>
    </w:p>
    <w:p w14:paraId="56D815B6" w14:textId="77777777" w:rsidR="006D47FA" w:rsidRPr="00903DBA" w:rsidRDefault="006D47FA" w:rsidP="006D47FA">
      <w:pPr>
        <w:pStyle w:val="Code"/>
        <w:rPr>
          <w:highlight w:val="white"/>
        </w:rPr>
      </w:pPr>
      <w:r w:rsidRPr="00903DBA">
        <w:rPr>
          <w:highlight w:val="white"/>
        </w:rPr>
        <w:t>prefix_expression:</w:t>
      </w:r>
    </w:p>
    <w:p w14:paraId="2FABD8B9" w14:textId="51657335" w:rsidR="006D47FA" w:rsidRPr="00903DBA" w:rsidRDefault="006D47FA" w:rsidP="006D47FA">
      <w:pPr>
        <w:pStyle w:val="Code"/>
        <w:rPr>
          <w:highlight w:val="white"/>
        </w:rPr>
      </w:pPr>
      <w:r w:rsidRPr="00903DBA">
        <w:rPr>
          <w:highlight w:val="white"/>
        </w:rPr>
        <w:t xml:space="preserve">    increment_operator prefix_expression {</w:t>
      </w:r>
    </w:p>
    <w:p w14:paraId="6EA60460" w14:textId="77777777" w:rsidR="006D47FA" w:rsidRPr="00903DBA" w:rsidRDefault="006D47FA" w:rsidP="006D47FA">
      <w:pPr>
        <w:pStyle w:val="Code"/>
        <w:rPr>
          <w:highlight w:val="white"/>
        </w:rPr>
      </w:pPr>
      <w:r w:rsidRPr="00903DBA">
        <w:rPr>
          <w:highlight w:val="white"/>
        </w:rPr>
        <w:t xml:space="preserve">      $$ = MiddleCodeGenerator.PrefixIncrementExpression($1, $2);</w:t>
      </w:r>
    </w:p>
    <w:p w14:paraId="7202C88A" w14:textId="6B6DA382" w:rsidR="006D47FA" w:rsidRPr="00903DBA" w:rsidRDefault="006D47FA" w:rsidP="006D47FA">
      <w:pPr>
        <w:pStyle w:val="Code"/>
        <w:rPr>
          <w:highlight w:val="white"/>
        </w:rPr>
      </w:pPr>
      <w:r w:rsidRPr="00903DBA">
        <w:rPr>
          <w:highlight w:val="white"/>
        </w:rPr>
        <w:t xml:space="preserve">    };</w:t>
      </w:r>
    </w:p>
    <w:p w14:paraId="682699DA" w14:textId="2BE92221" w:rsidR="006F6A04" w:rsidRPr="00903DBA" w:rsidRDefault="006F6A04" w:rsidP="006F6A04">
      <w:pPr>
        <w:pStyle w:val="Code"/>
        <w:rPr>
          <w:highlight w:val="white"/>
        </w:rPr>
      </w:pPr>
    </w:p>
    <w:p w14:paraId="7A2BF3CD" w14:textId="77777777" w:rsidR="006F6A04" w:rsidRPr="00903DBA" w:rsidRDefault="006F6A04" w:rsidP="006F6A04">
      <w:pPr>
        <w:pStyle w:val="Code"/>
        <w:rPr>
          <w:highlight w:val="white"/>
        </w:rPr>
      </w:pPr>
      <w:r w:rsidRPr="00903DBA">
        <w:rPr>
          <w:highlight w:val="white"/>
        </w:rPr>
        <w:t>increment_operator:</w:t>
      </w:r>
    </w:p>
    <w:p w14:paraId="03350AD8" w14:textId="77777777" w:rsidR="006F6A04" w:rsidRPr="00903DBA" w:rsidRDefault="006F6A04" w:rsidP="006F6A04">
      <w:pPr>
        <w:pStyle w:val="Code"/>
        <w:rPr>
          <w:highlight w:val="white"/>
        </w:rPr>
      </w:pPr>
      <w:r w:rsidRPr="00903DBA">
        <w:rPr>
          <w:highlight w:val="white"/>
        </w:rPr>
        <w:t xml:space="preserve">    INCREMENT { $$ = MiddleOperator.Increment; }</w:t>
      </w:r>
    </w:p>
    <w:p w14:paraId="29CF0EFA" w14:textId="57BBA1A8" w:rsidR="006F6A04" w:rsidRPr="00903DBA" w:rsidRDefault="006F6A04" w:rsidP="006F6A04">
      <w:pPr>
        <w:pStyle w:val="Code"/>
        <w:rPr>
          <w:highlight w:val="white"/>
        </w:rPr>
      </w:pPr>
      <w:r w:rsidRPr="00903DBA">
        <w:rPr>
          <w:highlight w:val="white"/>
        </w:rPr>
        <w:t xml:space="preserve">  | DECREMENT { $$ = MiddleOperator.Decrement; };</w:t>
      </w:r>
    </w:p>
    <w:p w14:paraId="09D510F9" w14:textId="77777777" w:rsidR="006D47FA" w:rsidRPr="00903DBA" w:rsidRDefault="006D47FA" w:rsidP="006D47FA">
      <w:pPr>
        <w:pStyle w:val="CodeHeader"/>
      </w:pPr>
      <w:r w:rsidRPr="00903DBA">
        <w:t>MiddleCodeGenerator.cs</w:t>
      </w:r>
    </w:p>
    <w:p w14:paraId="5D73795B" w14:textId="17680A27" w:rsidR="009C11F0" w:rsidRPr="00903DBA" w:rsidRDefault="009C11F0" w:rsidP="009C11F0">
      <w:pPr>
        <w:pStyle w:val="Code"/>
        <w:rPr>
          <w:highlight w:val="white"/>
        </w:rPr>
      </w:pPr>
      <w:r w:rsidRPr="00903DBA">
        <w:rPr>
          <w:highlight w:val="white"/>
        </w:rPr>
        <w:t xml:space="preserve">    private static IDictionary&lt;MiddleOperator,MiddleOperator&gt; m_incrementMap =</w:t>
      </w:r>
    </w:p>
    <w:p w14:paraId="3203726C" w14:textId="77777777" w:rsidR="009C11F0" w:rsidRPr="00903DBA" w:rsidRDefault="009C11F0" w:rsidP="009C11F0">
      <w:pPr>
        <w:pStyle w:val="Code"/>
        <w:rPr>
          <w:highlight w:val="white"/>
        </w:rPr>
      </w:pPr>
      <w:r w:rsidRPr="00903DBA">
        <w:rPr>
          <w:highlight w:val="white"/>
        </w:rPr>
        <w:t xml:space="preserve">      new Dictionary&lt;MiddleOperator, MiddleOperator&gt;();</w:t>
      </w:r>
    </w:p>
    <w:p w14:paraId="144CA408" w14:textId="77777777" w:rsidR="00AF1986" w:rsidRPr="00903DBA" w:rsidRDefault="00AF1986" w:rsidP="008345DE">
      <w:pPr>
        <w:pStyle w:val="Code"/>
        <w:rPr>
          <w:highlight w:val="white"/>
        </w:rPr>
      </w:pPr>
    </w:p>
    <w:p w14:paraId="381EF6B7" w14:textId="59CFCF32" w:rsidR="008345DE" w:rsidRPr="00903DBA" w:rsidRDefault="008345DE" w:rsidP="008345DE">
      <w:pPr>
        <w:pStyle w:val="Code"/>
        <w:rPr>
          <w:highlight w:val="white"/>
        </w:rPr>
      </w:pPr>
      <w:r w:rsidRPr="00903DBA">
        <w:rPr>
          <w:highlight w:val="white"/>
        </w:rPr>
        <w:t xml:space="preserve">    private static IDictionary&lt;MiddleOperator,MiddleOperator&gt;</w:t>
      </w:r>
    </w:p>
    <w:p w14:paraId="16EBA539" w14:textId="77777777" w:rsidR="008345DE" w:rsidRPr="00903DBA" w:rsidRDefault="008345DE" w:rsidP="008345DE">
      <w:pPr>
        <w:pStyle w:val="Code"/>
        <w:rPr>
          <w:highlight w:val="white"/>
        </w:rPr>
      </w:pPr>
      <w:r w:rsidRPr="00903DBA">
        <w:rPr>
          <w:highlight w:val="white"/>
        </w:rPr>
        <w:t xml:space="preserve">      m_incrementInverseMap = new Dictionary&lt;MiddleOperator,MiddleOperator&gt;();</w:t>
      </w:r>
    </w:p>
    <w:p w14:paraId="632A9523" w14:textId="77777777" w:rsidR="00AF1986" w:rsidRPr="00903DBA" w:rsidRDefault="00AF1986" w:rsidP="009C11F0">
      <w:pPr>
        <w:pStyle w:val="Code"/>
        <w:rPr>
          <w:highlight w:val="white"/>
        </w:rPr>
      </w:pPr>
    </w:p>
    <w:p w14:paraId="2226ADB2" w14:textId="5B3D8BD7" w:rsidR="009C11F0" w:rsidRPr="00903DBA" w:rsidRDefault="009C11F0" w:rsidP="009C11F0">
      <w:pPr>
        <w:pStyle w:val="Code"/>
        <w:rPr>
          <w:highlight w:val="white"/>
        </w:rPr>
      </w:pPr>
      <w:r w:rsidRPr="00903DBA">
        <w:rPr>
          <w:highlight w:val="white"/>
        </w:rPr>
        <w:t xml:space="preserve">    static MiddleCodeGenerator() {</w:t>
      </w:r>
    </w:p>
    <w:p w14:paraId="4515F949" w14:textId="77777777" w:rsidR="009433E9" w:rsidRPr="00903DBA" w:rsidRDefault="009C11F0" w:rsidP="009C11F0">
      <w:pPr>
        <w:pStyle w:val="Code"/>
        <w:rPr>
          <w:highlight w:val="white"/>
        </w:rPr>
      </w:pPr>
      <w:r w:rsidRPr="00903DBA">
        <w:rPr>
          <w:highlight w:val="white"/>
        </w:rPr>
        <w:t xml:space="preserve">      m_incrementMap.Add(MiddleOperator.Increment,</w:t>
      </w:r>
    </w:p>
    <w:p w14:paraId="40E25683" w14:textId="11F2F2DA" w:rsidR="009C11F0" w:rsidRPr="00903DBA" w:rsidRDefault="009433E9" w:rsidP="009C11F0">
      <w:pPr>
        <w:pStyle w:val="Code"/>
        <w:rPr>
          <w:highlight w:val="white"/>
        </w:rPr>
      </w:pPr>
      <w:r w:rsidRPr="00903DBA">
        <w:rPr>
          <w:highlight w:val="white"/>
        </w:rPr>
        <w:t xml:space="preserve">                        </w:t>
      </w:r>
      <w:r w:rsidR="009C11F0" w:rsidRPr="00903DBA">
        <w:rPr>
          <w:highlight w:val="white"/>
        </w:rPr>
        <w:t xml:space="preserve"> MiddleOperator.BinaryAdd);</w:t>
      </w:r>
    </w:p>
    <w:p w14:paraId="45823BC8" w14:textId="77777777" w:rsidR="00933331" w:rsidRPr="00903DBA" w:rsidRDefault="009C11F0" w:rsidP="009C11F0">
      <w:pPr>
        <w:pStyle w:val="Code"/>
        <w:rPr>
          <w:highlight w:val="white"/>
        </w:rPr>
      </w:pPr>
      <w:r w:rsidRPr="00903DBA">
        <w:rPr>
          <w:highlight w:val="white"/>
        </w:rPr>
        <w:t xml:space="preserve">      m_incrementMap.Add(MiddleOperator.Decrement,</w:t>
      </w:r>
    </w:p>
    <w:p w14:paraId="461DB90E" w14:textId="5A03D287" w:rsidR="009C11F0" w:rsidRPr="00903DBA" w:rsidRDefault="00933331" w:rsidP="009C11F0">
      <w:pPr>
        <w:pStyle w:val="Code"/>
        <w:rPr>
          <w:highlight w:val="white"/>
        </w:rPr>
      </w:pPr>
      <w:r w:rsidRPr="00903DBA">
        <w:rPr>
          <w:highlight w:val="white"/>
        </w:rPr>
        <w:t xml:space="preserve">                         </w:t>
      </w:r>
      <w:r w:rsidR="009C11F0" w:rsidRPr="00903DBA">
        <w:rPr>
          <w:highlight w:val="white"/>
        </w:rPr>
        <w:t>MiddleOperator.BinarySubtract);</w:t>
      </w:r>
    </w:p>
    <w:p w14:paraId="457A1F6A" w14:textId="77777777" w:rsidR="008345DE" w:rsidRPr="00903DBA" w:rsidRDefault="008345DE" w:rsidP="008345DE">
      <w:pPr>
        <w:pStyle w:val="Code"/>
        <w:rPr>
          <w:highlight w:val="white"/>
        </w:rPr>
      </w:pPr>
      <w:r w:rsidRPr="00903DBA">
        <w:rPr>
          <w:highlight w:val="white"/>
        </w:rPr>
        <w:t xml:space="preserve">      m_incrementInverseMap.Add(MiddleOperator.Increment,</w:t>
      </w:r>
    </w:p>
    <w:p w14:paraId="7913F71A" w14:textId="77777777" w:rsidR="008345DE" w:rsidRPr="00903DBA" w:rsidRDefault="008345DE" w:rsidP="008345DE">
      <w:pPr>
        <w:pStyle w:val="Code"/>
        <w:rPr>
          <w:highlight w:val="white"/>
        </w:rPr>
      </w:pPr>
      <w:r w:rsidRPr="00903DBA">
        <w:rPr>
          <w:highlight w:val="white"/>
        </w:rPr>
        <w:t xml:space="preserve">                                 MiddleOperator.BinarySubtract);</w:t>
      </w:r>
    </w:p>
    <w:p w14:paraId="0DFB993C" w14:textId="77777777" w:rsidR="008345DE" w:rsidRPr="00903DBA" w:rsidRDefault="008345DE" w:rsidP="008345DE">
      <w:pPr>
        <w:pStyle w:val="Code"/>
        <w:rPr>
          <w:highlight w:val="white"/>
        </w:rPr>
      </w:pPr>
      <w:r w:rsidRPr="00903DBA">
        <w:rPr>
          <w:highlight w:val="white"/>
        </w:rPr>
        <w:t xml:space="preserve">      m_incrementInverseMap.Add(MiddleOperator.Decrement,</w:t>
      </w:r>
    </w:p>
    <w:p w14:paraId="08323EC9" w14:textId="77777777" w:rsidR="008345DE" w:rsidRPr="00903DBA" w:rsidRDefault="008345DE" w:rsidP="008345DE">
      <w:pPr>
        <w:pStyle w:val="Code"/>
        <w:rPr>
          <w:highlight w:val="white"/>
        </w:rPr>
      </w:pPr>
      <w:r w:rsidRPr="00903DBA">
        <w:rPr>
          <w:highlight w:val="white"/>
        </w:rPr>
        <w:t xml:space="preserve">                                 MiddleOperator.BinaryAdd);</w:t>
      </w:r>
    </w:p>
    <w:p w14:paraId="7D512347" w14:textId="77777777" w:rsidR="009C11F0" w:rsidRPr="00903DBA" w:rsidRDefault="009C11F0" w:rsidP="009C11F0">
      <w:pPr>
        <w:pStyle w:val="Code"/>
        <w:rPr>
          <w:highlight w:val="white"/>
        </w:rPr>
      </w:pPr>
      <w:r w:rsidRPr="00903DBA">
        <w:rPr>
          <w:highlight w:val="white"/>
        </w:rPr>
        <w:t xml:space="preserve">    }</w:t>
      </w:r>
    </w:p>
    <w:p w14:paraId="2CC348CA" w14:textId="77777777" w:rsidR="009C11F0" w:rsidRPr="00903DBA" w:rsidRDefault="009C11F0" w:rsidP="009C11F0">
      <w:pPr>
        <w:pStyle w:val="Code"/>
        <w:rPr>
          <w:highlight w:val="white"/>
        </w:rPr>
      </w:pPr>
    </w:p>
    <w:p w14:paraId="6E9E1712" w14:textId="77777777" w:rsidR="006768E8" w:rsidRPr="00903DBA" w:rsidRDefault="009C11F0" w:rsidP="009C11F0">
      <w:pPr>
        <w:pStyle w:val="Code"/>
        <w:rPr>
          <w:highlight w:val="white"/>
        </w:rPr>
      </w:pPr>
      <w:r w:rsidRPr="00903DBA">
        <w:rPr>
          <w:highlight w:val="white"/>
        </w:rPr>
        <w:t xml:space="preserve">    public static Expression PrefixIncrementExpression</w:t>
      </w:r>
    </w:p>
    <w:p w14:paraId="67CFBEA8" w14:textId="5BC4D5E5" w:rsidR="009C11F0" w:rsidRPr="00903DBA" w:rsidRDefault="001C5119" w:rsidP="006768E8">
      <w:pPr>
        <w:pStyle w:val="Code"/>
        <w:rPr>
          <w:highlight w:val="white"/>
        </w:rPr>
      </w:pPr>
      <w:r w:rsidRPr="00903DBA">
        <w:rPr>
          <w:highlight w:val="white"/>
        </w:rPr>
        <w:t xml:space="preserve">                       </w:t>
      </w:r>
      <w:r w:rsidR="006768E8" w:rsidRPr="00903DBA">
        <w:rPr>
          <w:highlight w:val="white"/>
        </w:rPr>
        <w:t xml:space="preserve">      </w:t>
      </w:r>
      <w:r w:rsidR="009C11F0" w:rsidRPr="00903DBA">
        <w:rPr>
          <w:highlight w:val="white"/>
        </w:rPr>
        <w:t>(MiddleOperator middleOp,</w:t>
      </w:r>
      <w:r w:rsidR="006768E8" w:rsidRPr="00903DBA">
        <w:rPr>
          <w:highlight w:val="white"/>
        </w:rPr>
        <w:t xml:space="preserve"> </w:t>
      </w:r>
      <w:r w:rsidR="009C11F0" w:rsidRPr="00903DBA">
        <w:rPr>
          <w:highlight w:val="white"/>
        </w:rPr>
        <w:t>Expression expression){</w:t>
      </w:r>
    </w:p>
    <w:p w14:paraId="27D2194F" w14:textId="77777777" w:rsidR="009C11F0" w:rsidRPr="00903DBA" w:rsidRDefault="009C11F0" w:rsidP="009C11F0">
      <w:pPr>
        <w:pStyle w:val="Code"/>
        <w:rPr>
          <w:highlight w:val="white"/>
        </w:rPr>
      </w:pPr>
      <w:r w:rsidRPr="00903DBA">
        <w:rPr>
          <w:highlight w:val="white"/>
        </w:rPr>
        <w:t xml:space="preserve">      Symbol symbol = expression.Symbol;</w:t>
      </w:r>
    </w:p>
    <w:p w14:paraId="4221C337" w14:textId="77777777" w:rsidR="009C11F0" w:rsidRPr="00903DBA" w:rsidRDefault="009C11F0" w:rsidP="009C11F0">
      <w:pPr>
        <w:pStyle w:val="Code"/>
        <w:rPr>
          <w:highlight w:val="white"/>
        </w:rPr>
      </w:pPr>
      <w:r w:rsidRPr="00903DBA">
        <w:rPr>
          <w:highlight w:val="white"/>
        </w:rPr>
        <w:t xml:space="preserve">      Assert.Error(symbol.Assignable,  Message.Not_assignable);</w:t>
      </w:r>
    </w:p>
    <w:p w14:paraId="244AF4D1" w14:textId="77777777" w:rsidR="009C11F0" w:rsidRPr="00903DBA" w:rsidRDefault="009C11F0" w:rsidP="009C11F0">
      <w:pPr>
        <w:pStyle w:val="Code"/>
        <w:rPr>
          <w:highlight w:val="white"/>
        </w:rPr>
      </w:pPr>
      <w:r w:rsidRPr="00903DBA">
        <w:rPr>
          <w:highlight w:val="white"/>
        </w:rPr>
        <w:t xml:space="preserve">      Assert.Error(symbol.Type.IsArithmeticOrPointer(),</w:t>
      </w:r>
    </w:p>
    <w:p w14:paraId="6A9EB59D" w14:textId="77777777" w:rsidR="009C11F0" w:rsidRPr="00903DBA" w:rsidRDefault="009C11F0" w:rsidP="009C11F0">
      <w:pPr>
        <w:pStyle w:val="Code"/>
        <w:rPr>
          <w:highlight w:val="white"/>
        </w:rPr>
      </w:pPr>
      <w:r w:rsidRPr="00903DBA">
        <w:rPr>
          <w:highlight w:val="white"/>
        </w:rPr>
        <w:t xml:space="preserve">                   expression, Message.Invalid_type_in_increment_expression);</w:t>
      </w:r>
    </w:p>
    <w:p w14:paraId="65AA3102" w14:textId="77777777" w:rsidR="009C11F0" w:rsidRPr="00903DBA" w:rsidRDefault="009C11F0" w:rsidP="009C11F0">
      <w:pPr>
        <w:pStyle w:val="Code"/>
        <w:rPr>
          <w:highlight w:val="white"/>
        </w:rPr>
      </w:pPr>
    </w:p>
    <w:p w14:paraId="4D2705EC" w14:textId="77777777" w:rsidR="009C11F0" w:rsidRPr="00903DBA" w:rsidRDefault="009C11F0" w:rsidP="009C11F0">
      <w:pPr>
        <w:pStyle w:val="Code"/>
        <w:rPr>
          <w:highlight w:val="white"/>
        </w:rPr>
      </w:pPr>
      <w:r w:rsidRPr="00903DBA">
        <w:rPr>
          <w:highlight w:val="white"/>
        </w:rPr>
        <w:t xml:space="preserve">      if (symbol.Type.IsIntegralOrPointer()) {</w:t>
      </w:r>
    </w:p>
    <w:p w14:paraId="6D1B13A9" w14:textId="77777777" w:rsidR="009C11F0" w:rsidRPr="00903DBA" w:rsidRDefault="009C11F0" w:rsidP="009C11F0">
      <w:pPr>
        <w:pStyle w:val="Code"/>
        <w:rPr>
          <w:highlight w:val="white"/>
        </w:rPr>
      </w:pPr>
      <w:r w:rsidRPr="00903DBA">
        <w:rPr>
          <w:highlight w:val="white"/>
        </w:rPr>
        <w:t xml:space="preserve">        AddMiddleCode(expression.ShortList, middleOp, null, symbol);</w:t>
      </w:r>
    </w:p>
    <w:p w14:paraId="42CE2DEF" w14:textId="77777777" w:rsidR="009C11F0" w:rsidRPr="00903DBA" w:rsidRDefault="009C11F0" w:rsidP="009C11F0">
      <w:pPr>
        <w:pStyle w:val="Code"/>
        <w:rPr>
          <w:highlight w:val="white"/>
        </w:rPr>
      </w:pPr>
      <w:r w:rsidRPr="00903DBA">
        <w:rPr>
          <w:highlight w:val="white"/>
        </w:rPr>
        <w:t xml:space="preserve">        AddMiddleCode(expression.LongList, middleOp, null, symbol);</w:t>
      </w:r>
    </w:p>
    <w:p w14:paraId="7AC50742" w14:textId="77777777" w:rsidR="009C11F0" w:rsidRPr="00903DBA" w:rsidRDefault="009C11F0" w:rsidP="009C11F0">
      <w:pPr>
        <w:pStyle w:val="Code"/>
        <w:rPr>
          <w:highlight w:val="white"/>
        </w:rPr>
      </w:pPr>
    </w:p>
    <w:p w14:paraId="73B45C38" w14:textId="4039A4E8" w:rsidR="009C11F0" w:rsidRPr="00903DBA" w:rsidRDefault="009C11F0" w:rsidP="009C11F0">
      <w:pPr>
        <w:pStyle w:val="Code"/>
        <w:rPr>
          <w:highlight w:val="white"/>
        </w:rPr>
      </w:pPr>
      <w:r w:rsidRPr="00903DBA">
        <w:rPr>
          <w:highlight w:val="white"/>
        </w:rPr>
        <w:t xml:space="preserve">        BigInteger? bitFieldMask = symbol.Type.</w:t>
      </w:r>
      <w:r w:rsidR="001A34D2" w:rsidRPr="00903DBA">
        <w:rPr>
          <w:highlight w:val="white"/>
        </w:rPr>
        <w:t>Get</w:t>
      </w:r>
      <w:r w:rsidRPr="00903DBA">
        <w:rPr>
          <w:highlight w:val="white"/>
        </w:rPr>
        <w:t>BitfieldMask();</w:t>
      </w:r>
    </w:p>
    <w:p w14:paraId="6942CA40" w14:textId="77777777" w:rsidR="009C11F0" w:rsidRPr="00903DBA" w:rsidRDefault="009C11F0" w:rsidP="009C11F0">
      <w:pPr>
        <w:pStyle w:val="Code"/>
        <w:rPr>
          <w:highlight w:val="white"/>
        </w:rPr>
      </w:pPr>
      <w:r w:rsidRPr="00903DBA">
        <w:rPr>
          <w:highlight w:val="white"/>
        </w:rPr>
        <w:t xml:space="preserve">        if (bitFieldMask != null) {</w:t>
      </w:r>
    </w:p>
    <w:p w14:paraId="4255E778" w14:textId="77777777" w:rsidR="009C11F0" w:rsidRPr="00903DBA" w:rsidRDefault="009C11F0" w:rsidP="009C11F0">
      <w:pPr>
        <w:pStyle w:val="Code"/>
        <w:rPr>
          <w:highlight w:val="white"/>
        </w:rPr>
      </w:pPr>
      <w:r w:rsidRPr="00903DBA">
        <w:rPr>
          <w:highlight w:val="white"/>
        </w:rPr>
        <w:t xml:space="preserve">          Symbol maskSymbol = new Symbol(symbol.Type, bitFieldMask.Value);</w:t>
      </w:r>
    </w:p>
    <w:p w14:paraId="7BEDE6BF" w14:textId="77777777" w:rsidR="003746B2" w:rsidRPr="00903DBA" w:rsidRDefault="009C11F0" w:rsidP="009C11F0">
      <w:pPr>
        <w:pStyle w:val="Code"/>
        <w:rPr>
          <w:highlight w:val="white"/>
        </w:rPr>
      </w:pPr>
      <w:r w:rsidRPr="00903DBA">
        <w:rPr>
          <w:highlight w:val="white"/>
        </w:rPr>
        <w:t xml:space="preserve">          MiddleCode maskCode = new MiddleCode(MiddleOperator.BitwiseAnd,</w:t>
      </w:r>
    </w:p>
    <w:p w14:paraId="749DC7D9" w14:textId="353FE5FE" w:rsidR="009C11F0" w:rsidRPr="00903DBA" w:rsidRDefault="003746B2" w:rsidP="009C11F0">
      <w:pPr>
        <w:pStyle w:val="Code"/>
        <w:rPr>
          <w:highlight w:val="white"/>
        </w:rPr>
      </w:pPr>
      <w:r w:rsidRPr="00903DBA">
        <w:rPr>
          <w:highlight w:val="white"/>
        </w:rPr>
        <w:t xml:space="preserve">                                              </w:t>
      </w:r>
      <w:r w:rsidR="009C11F0" w:rsidRPr="00903DBA">
        <w:rPr>
          <w:highlight w:val="white"/>
        </w:rPr>
        <w:t xml:space="preserve"> symbol, symbol, maskSymbol);</w:t>
      </w:r>
    </w:p>
    <w:p w14:paraId="6408C731" w14:textId="77777777" w:rsidR="009C11F0" w:rsidRPr="00903DBA" w:rsidRDefault="009C11F0" w:rsidP="009C11F0">
      <w:pPr>
        <w:pStyle w:val="Code"/>
        <w:rPr>
          <w:highlight w:val="white"/>
        </w:rPr>
      </w:pPr>
      <w:r w:rsidRPr="00903DBA">
        <w:rPr>
          <w:highlight w:val="white"/>
        </w:rPr>
        <w:t xml:space="preserve">          expression.ShortList.Add(maskCode);</w:t>
      </w:r>
    </w:p>
    <w:p w14:paraId="3FCE8A47" w14:textId="77777777" w:rsidR="009C11F0" w:rsidRPr="00903DBA" w:rsidRDefault="009C11F0" w:rsidP="009C11F0">
      <w:pPr>
        <w:pStyle w:val="Code"/>
        <w:rPr>
          <w:highlight w:val="white"/>
        </w:rPr>
      </w:pPr>
      <w:r w:rsidRPr="00903DBA">
        <w:rPr>
          <w:highlight w:val="white"/>
        </w:rPr>
        <w:t xml:space="preserve">          expression.LongList.Add(maskCode);</w:t>
      </w:r>
    </w:p>
    <w:p w14:paraId="719B99B6" w14:textId="77777777" w:rsidR="009C11F0" w:rsidRPr="00903DBA" w:rsidRDefault="009C11F0" w:rsidP="009C11F0">
      <w:pPr>
        <w:pStyle w:val="Code"/>
        <w:rPr>
          <w:highlight w:val="white"/>
        </w:rPr>
      </w:pPr>
      <w:r w:rsidRPr="00903DBA">
        <w:rPr>
          <w:highlight w:val="white"/>
        </w:rPr>
        <w:t xml:space="preserve">        }</w:t>
      </w:r>
    </w:p>
    <w:p w14:paraId="7964C5BD" w14:textId="77777777" w:rsidR="009C11F0" w:rsidRPr="00903DBA" w:rsidRDefault="009C11F0" w:rsidP="009C11F0">
      <w:pPr>
        <w:pStyle w:val="Code"/>
        <w:rPr>
          <w:highlight w:val="white"/>
        </w:rPr>
      </w:pPr>
      <w:r w:rsidRPr="00903DBA">
        <w:rPr>
          <w:highlight w:val="white"/>
        </w:rPr>
        <w:t xml:space="preserve">    </w:t>
      </w:r>
    </w:p>
    <w:p w14:paraId="2A02CFC9" w14:textId="77777777" w:rsidR="009C11F0" w:rsidRPr="00903DBA" w:rsidRDefault="009C11F0" w:rsidP="009C11F0">
      <w:pPr>
        <w:pStyle w:val="Code"/>
        <w:rPr>
          <w:highlight w:val="white"/>
        </w:rPr>
      </w:pPr>
      <w:r w:rsidRPr="00903DBA">
        <w:rPr>
          <w:highlight w:val="white"/>
        </w:rPr>
        <w:t xml:space="preserve">        Symbol resultSymbol = new Symbol(symbol.Type);</w:t>
      </w:r>
    </w:p>
    <w:p w14:paraId="66755D9F" w14:textId="77777777" w:rsidR="00E97058" w:rsidRPr="00903DBA" w:rsidRDefault="009C11F0" w:rsidP="009C11F0">
      <w:pPr>
        <w:pStyle w:val="Code"/>
        <w:rPr>
          <w:highlight w:val="white"/>
        </w:rPr>
      </w:pPr>
      <w:r w:rsidRPr="00903DBA">
        <w:rPr>
          <w:highlight w:val="white"/>
        </w:rPr>
        <w:t xml:space="preserve">        AddMiddleCode(expression.LongList, MiddleOperator.Assign,</w:t>
      </w:r>
    </w:p>
    <w:p w14:paraId="48EA09B1" w14:textId="7E0AC07D" w:rsidR="009C11F0" w:rsidRPr="00903DBA" w:rsidRDefault="00E97058" w:rsidP="009C11F0">
      <w:pPr>
        <w:pStyle w:val="Code"/>
        <w:rPr>
          <w:highlight w:val="white"/>
        </w:rPr>
      </w:pPr>
      <w:r w:rsidRPr="00903DBA">
        <w:rPr>
          <w:highlight w:val="white"/>
        </w:rPr>
        <w:t xml:space="preserve">                     </w:t>
      </w:r>
      <w:r w:rsidR="009C11F0" w:rsidRPr="00903DBA">
        <w:rPr>
          <w:highlight w:val="white"/>
        </w:rPr>
        <w:t xml:space="preserve"> resultSymbol, symbol);</w:t>
      </w:r>
    </w:p>
    <w:p w14:paraId="5582A391" w14:textId="77777777" w:rsidR="009C11F0" w:rsidRPr="00903DBA" w:rsidRDefault="009C11F0" w:rsidP="009C11F0">
      <w:pPr>
        <w:pStyle w:val="Code"/>
        <w:rPr>
          <w:highlight w:val="white"/>
        </w:rPr>
      </w:pPr>
      <w:r w:rsidRPr="00903DBA">
        <w:rPr>
          <w:highlight w:val="white"/>
        </w:rPr>
        <w:t xml:space="preserve">      </w:t>
      </w:r>
    </w:p>
    <w:p w14:paraId="4EC3E8A1" w14:textId="77777777" w:rsidR="00E97058" w:rsidRPr="00903DBA" w:rsidRDefault="009C11F0" w:rsidP="009C11F0">
      <w:pPr>
        <w:pStyle w:val="Code"/>
        <w:rPr>
          <w:highlight w:val="white"/>
        </w:rPr>
      </w:pPr>
      <w:r w:rsidRPr="00903DBA">
        <w:rPr>
          <w:highlight w:val="white"/>
        </w:rPr>
        <w:t xml:space="preserve">        return (new Expression(resultSymbol, expression.ShortList,</w:t>
      </w:r>
    </w:p>
    <w:p w14:paraId="0FC9CA78" w14:textId="19793246" w:rsidR="009C11F0" w:rsidRPr="00903DBA" w:rsidRDefault="00E97058" w:rsidP="009C11F0">
      <w:pPr>
        <w:pStyle w:val="Code"/>
        <w:rPr>
          <w:highlight w:val="white"/>
        </w:rPr>
      </w:pPr>
      <w:r w:rsidRPr="00903DBA">
        <w:rPr>
          <w:highlight w:val="white"/>
        </w:rPr>
        <w:t xml:space="preserve">                              </w:t>
      </w:r>
      <w:r w:rsidR="009C11F0" w:rsidRPr="00903DBA">
        <w:rPr>
          <w:highlight w:val="white"/>
        </w:rPr>
        <w:t xml:space="preserve"> expression.LongList));</w:t>
      </w:r>
    </w:p>
    <w:p w14:paraId="4B691A6F" w14:textId="2B2EFE1C" w:rsidR="009C11F0" w:rsidRPr="00903DBA" w:rsidRDefault="009C11F0" w:rsidP="009C11F0">
      <w:pPr>
        <w:pStyle w:val="Code"/>
        <w:rPr>
          <w:highlight w:val="white"/>
        </w:rPr>
      </w:pPr>
      <w:r w:rsidRPr="00903DBA">
        <w:rPr>
          <w:highlight w:val="white"/>
        </w:rPr>
        <w:t xml:space="preserve">      }</w:t>
      </w:r>
    </w:p>
    <w:p w14:paraId="44D73C6E" w14:textId="3B27E2DD" w:rsidR="0081134D" w:rsidRPr="00903DBA" w:rsidRDefault="0081134D" w:rsidP="00BA64EF">
      <w:pPr>
        <w:rPr>
          <w:highlight w:val="white"/>
        </w:rPr>
      </w:pPr>
      <w:r w:rsidRPr="00903DBA">
        <w:rPr>
          <w:highlight w:val="white"/>
        </w:rPr>
        <w:t xml:space="preserve">The increment and decrement operator apply </w:t>
      </w:r>
      <w:r w:rsidR="00BA64EF" w:rsidRPr="00903DBA">
        <w:rPr>
          <w:highlight w:val="white"/>
        </w:rPr>
        <w:t>not only to integral values, but also to floating values.</w:t>
      </w:r>
      <w:r w:rsidR="000F0A83" w:rsidRPr="00903DBA">
        <w:rPr>
          <w:highlight w:val="white"/>
        </w:rPr>
        <w:t xml:space="preserve"> The operation</w:t>
      </w:r>
      <w:r w:rsidR="00C40D17" w:rsidRPr="00903DBA">
        <w:rPr>
          <w:highlight w:val="white"/>
        </w:rPr>
        <w:t>. We start by pushing the value one at the floating value stack</w:t>
      </w:r>
      <w:r w:rsidR="000123AF" w:rsidRPr="00903DBA">
        <w:rPr>
          <w:highlight w:val="white"/>
        </w:rPr>
        <w:t xml:space="preserve">, </w:t>
      </w:r>
      <w:r w:rsidR="00C40D17" w:rsidRPr="00903DBA">
        <w:rPr>
          <w:highlight w:val="white"/>
        </w:rPr>
        <w:t xml:space="preserve">the value to be incremented or decremented has already been pushed at the stack by earlier operations. </w:t>
      </w:r>
      <w:r w:rsidR="00674727" w:rsidRPr="00903DBA">
        <w:rPr>
          <w:highlight w:val="white"/>
        </w:rPr>
        <w:t xml:space="preserve">We perform the operation, which is addition or subtraction. </w:t>
      </w:r>
      <w:r w:rsidR="00FD487E" w:rsidRPr="00903DBA">
        <w:rPr>
          <w:highlight w:val="white"/>
        </w:rPr>
        <w:t>We preform the operation on both the short list and list of the expression.</w:t>
      </w:r>
      <w:r w:rsidR="006745ED" w:rsidRPr="00903DBA">
        <w:rPr>
          <w:highlight w:val="white"/>
        </w:rPr>
        <w:t xml:space="preserve"> The difference </w:t>
      </w:r>
      <w:r w:rsidR="00C658D8" w:rsidRPr="00903DBA">
        <w:rPr>
          <w:highlight w:val="white"/>
        </w:rPr>
        <w:t xml:space="preserve">is that in the short list case we pop the value off the stack since we do not need it anymore. In the long list case </w:t>
      </w:r>
      <w:r w:rsidR="00251553" w:rsidRPr="00903DBA">
        <w:rPr>
          <w:highlight w:val="white"/>
        </w:rPr>
        <w:t>we do nothing</w:t>
      </w:r>
      <w:r w:rsidR="00CF3A6E" w:rsidRPr="00903DBA">
        <w:rPr>
          <w:highlight w:val="white"/>
        </w:rPr>
        <w:t>, we just let the value stay on the stack to be used by later operations.</w:t>
      </w:r>
    </w:p>
    <w:p w14:paraId="1A28010C" w14:textId="77777777" w:rsidR="009C11F0" w:rsidRPr="00903DBA" w:rsidRDefault="009C11F0" w:rsidP="009C11F0">
      <w:pPr>
        <w:pStyle w:val="Code"/>
        <w:rPr>
          <w:highlight w:val="white"/>
        </w:rPr>
      </w:pPr>
      <w:r w:rsidRPr="00903DBA">
        <w:rPr>
          <w:highlight w:val="white"/>
        </w:rPr>
        <w:t xml:space="preserve">      else {</w:t>
      </w:r>
    </w:p>
    <w:p w14:paraId="1DF3EF60" w14:textId="77777777" w:rsidR="00503901" w:rsidRPr="00903DBA" w:rsidRDefault="00503901" w:rsidP="00503901">
      <w:pPr>
        <w:pStyle w:val="Code"/>
        <w:rPr>
          <w:highlight w:val="white"/>
        </w:rPr>
      </w:pPr>
      <w:r w:rsidRPr="00903DBA">
        <w:rPr>
          <w:highlight w:val="white"/>
        </w:rPr>
        <w:t xml:space="preserve">        AddMiddleCode(expression.ShortList, MiddleOperator.PushOne);</w:t>
      </w:r>
    </w:p>
    <w:p w14:paraId="3232FEDB" w14:textId="77777777" w:rsidR="00503901" w:rsidRPr="00903DBA" w:rsidRDefault="00503901" w:rsidP="00503901">
      <w:pPr>
        <w:pStyle w:val="Code"/>
        <w:rPr>
          <w:highlight w:val="white"/>
        </w:rPr>
      </w:pPr>
      <w:r w:rsidRPr="00903DBA">
        <w:rPr>
          <w:highlight w:val="white"/>
        </w:rPr>
        <w:t xml:space="preserve">        Symbol oneSymbol = new Symbol(symbol.Type, (decimal) 1);</w:t>
      </w:r>
    </w:p>
    <w:p w14:paraId="14B0FB1A" w14:textId="77777777" w:rsidR="009807F9" w:rsidRPr="00903DBA" w:rsidRDefault="00503901" w:rsidP="00503901">
      <w:pPr>
        <w:pStyle w:val="Code"/>
        <w:rPr>
          <w:highlight w:val="white"/>
        </w:rPr>
      </w:pPr>
      <w:r w:rsidRPr="00903DBA">
        <w:rPr>
          <w:highlight w:val="white"/>
        </w:rPr>
        <w:t xml:space="preserve">        AddMiddleCode(expression.ShortList, m_incrementMap[middleOp],</w:t>
      </w:r>
    </w:p>
    <w:p w14:paraId="6967EE40" w14:textId="02028546" w:rsidR="00503901" w:rsidRPr="00903DBA" w:rsidRDefault="009807F9" w:rsidP="00503901">
      <w:pPr>
        <w:pStyle w:val="Code"/>
        <w:rPr>
          <w:highlight w:val="white"/>
        </w:rPr>
      </w:pPr>
      <w:r w:rsidRPr="00903DBA">
        <w:rPr>
          <w:highlight w:val="white"/>
        </w:rPr>
        <w:t xml:space="preserve">                     </w:t>
      </w:r>
      <w:r w:rsidR="00503901" w:rsidRPr="00903DBA">
        <w:rPr>
          <w:highlight w:val="white"/>
        </w:rPr>
        <w:t xml:space="preserve"> symbol,</w:t>
      </w:r>
      <w:r w:rsidRPr="00903DBA">
        <w:rPr>
          <w:highlight w:val="white"/>
        </w:rPr>
        <w:t xml:space="preserve"> </w:t>
      </w:r>
      <w:r w:rsidR="00503901" w:rsidRPr="00903DBA">
        <w:rPr>
          <w:highlight w:val="white"/>
        </w:rPr>
        <w:t>symbol, oneSymbol);</w:t>
      </w:r>
    </w:p>
    <w:p w14:paraId="532BED28" w14:textId="2F2E9DEE" w:rsidR="00503901" w:rsidRPr="00903DBA" w:rsidRDefault="00503901" w:rsidP="00503901">
      <w:pPr>
        <w:pStyle w:val="Code"/>
        <w:rPr>
          <w:highlight w:val="white"/>
        </w:rPr>
      </w:pPr>
      <w:r w:rsidRPr="00903DBA">
        <w:rPr>
          <w:highlight w:val="white"/>
        </w:rPr>
        <w:t xml:space="preserve">        AddMiddleCode(expression.ShortList, MiddleOperator.PopFloat, symbol);</w:t>
      </w:r>
    </w:p>
    <w:p w14:paraId="2A6D751A" w14:textId="77777777" w:rsidR="006152BF" w:rsidRPr="00903DBA" w:rsidRDefault="006152BF" w:rsidP="00503901">
      <w:pPr>
        <w:pStyle w:val="Code"/>
        <w:rPr>
          <w:highlight w:val="white"/>
        </w:rPr>
      </w:pPr>
    </w:p>
    <w:p w14:paraId="5736048D" w14:textId="77777777" w:rsidR="00503901" w:rsidRPr="00903DBA" w:rsidRDefault="00503901" w:rsidP="00503901">
      <w:pPr>
        <w:pStyle w:val="Code"/>
        <w:rPr>
          <w:highlight w:val="white"/>
        </w:rPr>
      </w:pPr>
      <w:r w:rsidRPr="00903DBA">
        <w:rPr>
          <w:highlight w:val="white"/>
        </w:rPr>
        <w:t xml:space="preserve">        AddMiddleCode(expression.LongList, MiddleOperator.PushOne);</w:t>
      </w:r>
    </w:p>
    <w:p w14:paraId="116B55FD" w14:textId="77777777" w:rsidR="009807F9" w:rsidRPr="00903DBA" w:rsidRDefault="00503901" w:rsidP="00503901">
      <w:pPr>
        <w:pStyle w:val="Code"/>
        <w:rPr>
          <w:highlight w:val="white"/>
        </w:rPr>
      </w:pPr>
      <w:r w:rsidRPr="00903DBA">
        <w:rPr>
          <w:highlight w:val="white"/>
        </w:rPr>
        <w:t xml:space="preserve">        AddMiddleCode(expression.LongList, m_incrementMap[middleOp],</w:t>
      </w:r>
    </w:p>
    <w:p w14:paraId="4E597A13" w14:textId="368639E8" w:rsidR="00503901" w:rsidRPr="00903DBA" w:rsidRDefault="009807F9" w:rsidP="00503901">
      <w:pPr>
        <w:pStyle w:val="Code"/>
        <w:rPr>
          <w:highlight w:val="white"/>
        </w:rPr>
      </w:pPr>
      <w:r w:rsidRPr="00903DBA">
        <w:rPr>
          <w:highlight w:val="white"/>
        </w:rPr>
        <w:t xml:space="preserve">                     </w:t>
      </w:r>
      <w:r w:rsidR="00503901" w:rsidRPr="00903DBA">
        <w:rPr>
          <w:highlight w:val="white"/>
        </w:rPr>
        <w:t xml:space="preserve"> symbol,</w:t>
      </w:r>
      <w:r w:rsidRPr="00903DBA">
        <w:rPr>
          <w:highlight w:val="white"/>
        </w:rPr>
        <w:t xml:space="preserve"> </w:t>
      </w:r>
      <w:r w:rsidR="00503901" w:rsidRPr="00903DBA">
        <w:rPr>
          <w:highlight w:val="white"/>
        </w:rPr>
        <w:t>symbol, oneSymbol);</w:t>
      </w:r>
    </w:p>
    <w:p w14:paraId="59AD1779" w14:textId="77777777" w:rsidR="00503901" w:rsidRPr="00903DBA" w:rsidRDefault="00503901" w:rsidP="00503901">
      <w:pPr>
        <w:pStyle w:val="Code"/>
        <w:rPr>
          <w:highlight w:val="white"/>
        </w:rPr>
      </w:pPr>
      <w:r w:rsidRPr="00903DBA">
        <w:rPr>
          <w:highlight w:val="white"/>
        </w:rPr>
        <w:t xml:space="preserve">        AddMiddleCode(expression.LongList, MiddleOperator.TopFloat, symbol);</w:t>
      </w:r>
    </w:p>
    <w:p w14:paraId="51C5BCA5" w14:textId="77777777" w:rsidR="006152BF" w:rsidRPr="00903DBA" w:rsidRDefault="006152BF" w:rsidP="00503901">
      <w:pPr>
        <w:pStyle w:val="Code"/>
        <w:rPr>
          <w:highlight w:val="white"/>
        </w:rPr>
      </w:pPr>
    </w:p>
    <w:p w14:paraId="606A5E5D" w14:textId="44321E6B" w:rsidR="00503901" w:rsidRPr="00903DBA" w:rsidRDefault="00503901" w:rsidP="00503901">
      <w:pPr>
        <w:pStyle w:val="Code"/>
        <w:rPr>
          <w:highlight w:val="white"/>
        </w:rPr>
      </w:pPr>
      <w:r w:rsidRPr="00903DBA">
        <w:rPr>
          <w:highlight w:val="white"/>
        </w:rPr>
        <w:t xml:space="preserve">        Symbol resultSymbol = new Symbol(symbol.Type);</w:t>
      </w:r>
    </w:p>
    <w:p w14:paraId="76EAEB0F" w14:textId="77777777" w:rsidR="00503901" w:rsidRPr="00903DBA" w:rsidRDefault="00503901" w:rsidP="00503901">
      <w:pPr>
        <w:pStyle w:val="Code"/>
        <w:rPr>
          <w:highlight w:val="white"/>
        </w:rPr>
      </w:pPr>
      <w:r w:rsidRPr="00903DBA">
        <w:rPr>
          <w:highlight w:val="white"/>
        </w:rPr>
        <w:t xml:space="preserve">        return (new Expression(resultSymbol, expression.ShortList,</w:t>
      </w:r>
    </w:p>
    <w:p w14:paraId="6BB2F4B8" w14:textId="740E13F5" w:rsidR="00503901" w:rsidRPr="00903DBA" w:rsidRDefault="00503901" w:rsidP="00503901">
      <w:pPr>
        <w:pStyle w:val="Code"/>
        <w:rPr>
          <w:highlight w:val="white"/>
        </w:rPr>
      </w:pPr>
      <w:r w:rsidRPr="00903DBA">
        <w:rPr>
          <w:highlight w:val="white"/>
        </w:rPr>
        <w:t xml:space="preserve">                               expression.LongList));</w:t>
      </w:r>
    </w:p>
    <w:p w14:paraId="039175C4" w14:textId="77777777" w:rsidR="009C11F0" w:rsidRPr="00903DBA" w:rsidRDefault="009C11F0" w:rsidP="009C11F0">
      <w:pPr>
        <w:pStyle w:val="Code"/>
        <w:rPr>
          <w:highlight w:val="white"/>
        </w:rPr>
      </w:pPr>
      <w:r w:rsidRPr="00903DBA">
        <w:rPr>
          <w:highlight w:val="white"/>
        </w:rPr>
        <w:t xml:space="preserve">      }</w:t>
      </w:r>
    </w:p>
    <w:p w14:paraId="7E5F891C" w14:textId="59576E58" w:rsidR="009C11F0" w:rsidRPr="00903DBA" w:rsidRDefault="009C11F0" w:rsidP="009C11F0">
      <w:pPr>
        <w:pStyle w:val="Code"/>
        <w:rPr>
          <w:highlight w:val="white"/>
        </w:rPr>
      </w:pPr>
      <w:r w:rsidRPr="00903DBA">
        <w:rPr>
          <w:highlight w:val="white"/>
        </w:rPr>
        <w:t xml:space="preserve">    }</w:t>
      </w:r>
    </w:p>
    <w:p w14:paraId="0A3111B8" w14:textId="731F5893" w:rsidR="001E24F7" w:rsidRPr="00903DBA" w:rsidRDefault="001E24F7" w:rsidP="001E24F7">
      <w:pPr>
        <w:pStyle w:val="Rubrik3"/>
        <w:rPr>
          <w:highlight w:val="white"/>
        </w:rPr>
      </w:pPr>
      <w:bookmarkStart w:id="178" w:name="_Toc57656032"/>
      <w:r w:rsidRPr="00903DBA">
        <w:rPr>
          <w:highlight w:val="white"/>
        </w:rPr>
        <w:t>Postfix Increment and Decrement Expression</w:t>
      </w:r>
      <w:bookmarkEnd w:id="178"/>
    </w:p>
    <w:p w14:paraId="65713B98" w14:textId="77777777" w:rsidR="005949CB" w:rsidRPr="00903DBA" w:rsidRDefault="005949CB" w:rsidP="005949CB">
      <w:pPr>
        <w:pStyle w:val="CodeHeader"/>
      </w:pPr>
      <w:r w:rsidRPr="00903DBA">
        <w:t>MainParser.gppg</w:t>
      </w:r>
    </w:p>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1ACA6E89" w14:textId="62075AD2" w:rsidR="006A64EC" w:rsidRPr="00903DBA" w:rsidRDefault="006A64EC" w:rsidP="006A64EC">
      <w:pPr>
        <w:pStyle w:val="Code"/>
        <w:rPr>
          <w:highlight w:val="white"/>
        </w:rPr>
      </w:pPr>
      <w:r w:rsidRPr="00903DBA">
        <w:rPr>
          <w:highlight w:val="white"/>
        </w:rPr>
        <w:t xml:space="preserve">    };</w:t>
      </w:r>
    </w:p>
    <w:p w14:paraId="2CA44181" w14:textId="77777777" w:rsidR="005949CB" w:rsidRPr="00903DBA" w:rsidRDefault="005949CB" w:rsidP="005949CB">
      <w:pPr>
        <w:pStyle w:val="CodeHeader"/>
      </w:pPr>
      <w:r w:rsidRPr="00903DBA">
        <w:lastRenderedPageBreak/>
        <w:t>MiddleCodeGenerator.cs</w:t>
      </w:r>
    </w:p>
    <w:p w14:paraId="3BB0FDD9" w14:textId="77777777" w:rsidR="00354141" w:rsidRPr="00903DBA" w:rsidRDefault="00354141" w:rsidP="00354141">
      <w:pPr>
        <w:pStyle w:val="Code"/>
        <w:rPr>
          <w:highlight w:val="white"/>
        </w:rPr>
      </w:pPr>
      <w:r w:rsidRPr="00903DBA">
        <w:rPr>
          <w:highlight w:val="white"/>
        </w:rPr>
        <w:t xml:space="preserve">    public static Expression PostfixIncrementExpression</w:t>
      </w:r>
    </w:p>
    <w:p w14:paraId="77B0349E" w14:textId="1CB824B3" w:rsidR="00354141" w:rsidRPr="00903DBA" w:rsidRDefault="00354141" w:rsidP="00354141">
      <w:pPr>
        <w:pStyle w:val="Code"/>
        <w:rPr>
          <w:highlight w:val="white"/>
        </w:rPr>
      </w:pPr>
      <w:r w:rsidRPr="00903DBA">
        <w:rPr>
          <w:highlight w:val="white"/>
        </w:rPr>
        <w:t xml:space="preserve">      (MiddleOperator middleOp, Expression expression) {</w:t>
      </w:r>
    </w:p>
    <w:p w14:paraId="3DDF846A" w14:textId="77777777" w:rsidR="00354141" w:rsidRPr="00903DBA" w:rsidRDefault="00354141" w:rsidP="00354141">
      <w:pPr>
        <w:pStyle w:val="Code"/>
        <w:rPr>
          <w:highlight w:val="white"/>
        </w:rPr>
      </w:pPr>
      <w:r w:rsidRPr="00903DBA">
        <w:rPr>
          <w:highlight w:val="white"/>
        </w:rPr>
        <w:t xml:space="preserve">      Symbol symbol = expression.Symbol;</w:t>
      </w:r>
    </w:p>
    <w:p w14:paraId="42E7A974" w14:textId="77777777" w:rsidR="00354141" w:rsidRPr="00903DBA" w:rsidRDefault="00354141" w:rsidP="00354141">
      <w:pPr>
        <w:pStyle w:val="Code"/>
        <w:rPr>
          <w:highlight w:val="white"/>
        </w:rPr>
      </w:pPr>
      <w:r w:rsidRPr="00903DBA">
        <w:rPr>
          <w:highlight w:val="white"/>
        </w:rPr>
        <w:t xml:space="preserve">      Assert.Error(symbol.Assignable, Message.Not_assignable);</w:t>
      </w:r>
    </w:p>
    <w:p w14:paraId="4C5CA3E7" w14:textId="77777777" w:rsidR="00354141" w:rsidRPr="00903DBA" w:rsidRDefault="00354141" w:rsidP="00354141">
      <w:pPr>
        <w:pStyle w:val="Code"/>
        <w:rPr>
          <w:highlight w:val="white"/>
        </w:rPr>
      </w:pPr>
      <w:r w:rsidRPr="00903DBA">
        <w:rPr>
          <w:highlight w:val="white"/>
        </w:rPr>
        <w:t xml:space="preserve">      Assert.Error(symbol.Type.IsArithmeticOrPointer(),</w:t>
      </w:r>
    </w:p>
    <w:p w14:paraId="1908A9D0" w14:textId="77777777" w:rsidR="00354141" w:rsidRPr="00903DBA" w:rsidRDefault="00354141" w:rsidP="00354141">
      <w:pPr>
        <w:pStyle w:val="Code"/>
        <w:rPr>
          <w:highlight w:val="white"/>
        </w:rPr>
      </w:pPr>
      <w:r w:rsidRPr="00903DBA">
        <w:rPr>
          <w:highlight w:val="white"/>
        </w:rPr>
        <w:t xml:space="preserve">                   expression, Message.Invalid_type_in_increment_expression);</w:t>
      </w:r>
    </w:p>
    <w:p w14:paraId="7C6762AE" w14:textId="77777777" w:rsidR="00354141" w:rsidRPr="00903DBA" w:rsidRDefault="00354141" w:rsidP="00354141">
      <w:pPr>
        <w:pStyle w:val="Code"/>
        <w:rPr>
          <w:highlight w:val="white"/>
        </w:rPr>
      </w:pPr>
      <w:r w:rsidRPr="00903DBA">
        <w:rPr>
          <w:highlight w:val="white"/>
        </w:rPr>
        <w:t xml:space="preserve">    </w:t>
      </w:r>
    </w:p>
    <w:p w14:paraId="2541B06A" w14:textId="77777777" w:rsidR="00354141" w:rsidRPr="00903DBA" w:rsidRDefault="00354141" w:rsidP="00354141">
      <w:pPr>
        <w:pStyle w:val="Code"/>
        <w:rPr>
          <w:highlight w:val="white"/>
        </w:rPr>
      </w:pPr>
      <w:r w:rsidRPr="00903DBA">
        <w:rPr>
          <w:highlight w:val="white"/>
        </w:rPr>
        <w:t xml:space="preserve">      if (symbol.Type.IsIntegralOrPointer()) {</w:t>
      </w:r>
    </w:p>
    <w:p w14:paraId="64198814" w14:textId="77777777" w:rsidR="00354141" w:rsidRPr="00903DBA" w:rsidRDefault="00354141" w:rsidP="00354141">
      <w:pPr>
        <w:pStyle w:val="Code"/>
        <w:rPr>
          <w:highlight w:val="white"/>
        </w:rPr>
      </w:pPr>
      <w:r w:rsidRPr="00903DBA">
        <w:rPr>
          <w:highlight w:val="white"/>
        </w:rPr>
        <w:t xml:space="preserve">        Symbol resultSymbol = new Symbol(symbol.Type);</w:t>
      </w:r>
    </w:p>
    <w:p w14:paraId="64E6B82E" w14:textId="77777777" w:rsidR="00675233" w:rsidRPr="00903DBA" w:rsidRDefault="00354141" w:rsidP="00354141">
      <w:pPr>
        <w:pStyle w:val="Code"/>
        <w:rPr>
          <w:highlight w:val="white"/>
        </w:rPr>
      </w:pPr>
      <w:r w:rsidRPr="00903DBA">
        <w:rPr>
          <w:highlight w:val="white"/>
        </w:rPr>
        <w:t xml:space="preserve">        AddMiddleCode(expression.LongList, MiddleOperator.Assign,</w:t>
      </w:r>
    </w:p>
    <w:p w14:paraId="42866299" w14:textId="61B08C5B"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resultSymbol, symbol);</w:t>
      </w:r>
    </w:p>
    <w:p w14:paraId="388160AC" w14:textId="77777777" w:rsidR="00354141" w:rsidRPr="00903DBA" w:rsidRDefault="00354141" w:rsidP="00354141">
      <w:pPr>
        <w:pStyle w:val="Code"/>
        <w:rPr>
          <w:highlight w:val="white"/>
        </w:rPr>
      </w:pPr>
      <w:r w:rsidRPr="00903DBA">
        <w:rPr>
          <w:highlight w:val="white"/>
        </w:rPr>
        <w:t xml:space="preserve">        AddMiddleCode(expression.ShortList, middleOp, null, symbol);</w:t>
      </w:r>
    </w:p>
    <w:p w14:paraId="56667F33" w14:textId="77777777" w:rsidR="00354141" w:rsidRPr="00903DBA" w:rsidRDefault="00354141" w:rsidP="00354141">
      <w:pPr>
        <w:pStyle w:val="Code"/>
        <w:rPr>
          <w:highlight w:val="white"/>
        </w:rPr>
      </w:pPr>
      <w:r w:rsidRPr="00903DBA">
        <w:rPr>
          <w:highlight w:val="white"/>
        </w:rPr>
        <w:t xml:space="preserve">        AddMiddleCode(expression.LongList, middleOp, null, symbol);</w:t>
      </w:r>
    </w:p>
    <w:p w14:paraId="352AA3C4" w14:textId="77777777" w:rsidR="00354141" w:rsidRPr="00903DBA" w:rsidRDefault="00354141" w:rsidP="00354141">
      <w:pPr>
        <w:pStyle w:val="Code"/>
        <w:rPr>
          <w:highlight w:val="white"/>
        </w:rPr>
      </w:pPr>
    </w:p>
    <w:p w14:paraId="3FD960AF" w14:textId="611D913E" w:rsidR="00354141" w:rsidRPr="00903DBA" w:rsidRDefault="00354141" w:rsidP="00354141">
      <w:pPr>
        <w:pStyle w:val="Code"/>
        <w:rPr>
          <w:highlight w:val="white"/>
        </w:rPr>
      </w:pPr>
      <w:r w:rsidRPr="00903DBA">
        <w:rPr>
          <w:highlight w:val="white"/>
        </w:rPr>
        <w:t xml:space="preserve">        BigInteger? bitFieldMask = symbol.Type.</w:t>
      </w:r>
      <w:r w:rsidR="001A34D2" w:rsidRPr="00903DBA">
        <w:rPr>
          <w:highlight w:val="white"/>
        </w:rPr>
        <w:t>Get</w:t>
      </w:r>
      <w:r w:rsidRPr="00903DBA">
        <w:rPr>
          <w:highlight w:val="white"/>
        </w:rPr>
        <w:t>BitfieldMask();</w:t>
      </w:r>
    </w:p>
    <w:p w14:paraId="115EE22F" w14:textId="77777777" w:rsidR="00354141" w:rsidRPr="00903DBA" w:rsidRDefault="00354141" w:rsidP="00354141">
      <w:pPr>
        <w:pStyle w:val="Code"/>
        <w:rPr>
          <w:highlight w:val="white"/>
        </w:rPr>
      </w:pPr>
      <w:r w:rsidRPr="00903DBA">
        <w:rPr>
          <w:highlight w:val="white"/>
        </w:rPr>
        <w:t xml:space="preserve">        if (bitFieldMask != null) {</w:t>
      </w:r>
    </w:p>
    <w:p w14:paraId="0017D8EE" w14:textId="77777777" w:rsidR="00354141" w:rsidRPr="00903DBA" w:rsidRDefault="00354141" w:rsidP="00354141">
      <w:pPr>
        <w:pStyle w:val="Code"/>
        <w:rPr>
          <w:highlight w:val="white"/>
        </w:rPr>
      </w:pPr>
      <w:r w:rsidRPr="00903DBA">
        <w:rPr>
          <w:highlight w:val="white"/>
        </w:rPr>
        <w:t xml:space="preserve">          Symbol maskSymbol = new Symbol(symbol.Type, bitFieldMask.Value);</w:t>
      </w:r>
    </w:p>
    <w:p w14:paraId="61C2DAA1" w14:textId="77777777" w:rsidR="00675233" w:rsidRPr="00903DBA" w:rsidRDefault="00354141" w:rsidP="00354141">
      <w:pPr>
        <w:pStyle w:val="Code"/>
        <w:rPr>
          <w:highlight w:val="white"/>
        </w:rPr>
      </w:pPr>
      <w:r w:rsidRPr="00903DBA">
        <w:rPr>
          <w:highlight w:val="white"/>
        </w:rPr>
        <w:t xml:space="preserve">          AddMiddleCode(expression.ShortList, MiddleOperator.BitwiseAnd,</w:t>
      </w:r>
    </w:p>
    <w:p w14:paraId="2DE9CA40" w14:textId="04F9FD44"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symbol, symbol, maskSymbol);</w:t>
      </w:r>
    </w:p>
    <w:p w14:paraId="128CAF0B" w14:textId="77777777" w:rsidR="00675233" w:rsidRPr="00903DBA" w:rsidRDefault="00354141" w:rsidP="00354141">
      <w:pPr>
        <w:pStyle w:val="Code"/>
        <w:rPr>
          <w:highlight w:val="white"/>
        </w:rPr>
      </w:pPr>
      <w:r w:rsidRPr="00903DBA">
        <w:rPr>
          <w:highlight w:val="white"/>
        </w:rPr>
        <w:t xml:space="preserve">          AddMiddleCode(expression.LongList, MiddleOperator.BitwiseAnd,</w:t>
      </w:r>
    </w:p>
    <w:p w14:paraId="7D00BE08" w14:textId="343F3DAC"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symbol, symbol, maskSymbol);</w:t>
      </w:r>
    </w:p>
    <w:p w14:paraId="20873D02" w14:textId="77777777" w:rsidR="00354141" w:rsidRPr="00903DBA" w:rsidRDefault="00354141" w:rsidP="00354141">
      <w:pPr>
        <w:pStyle w:val="Code"/>
        <w:rPr>
          <w:highlight w:val="white"/>
        </w:rPr>
      </w:pPr>
      <w:r w:rsidRPr="00903DBA">
        <w:rPr>
          <w:highlight w:val="white"/>
        </w:rPr>
        <w:t xml:space="preserve">        }</w:t>
      </w:r>
    </w:p>
    <w:p w14:paraId="7F3C3231" w14:textId="77777777" w:rsidR="00354141" w:rsidRPr="00903DBA" w:rsidRDefault="00354141" w:rsidP="00354141">
      <w:pPr>
        <w:pStyle w:val="Code"/>
        <w:rPr>
          <w:highlight w:val="white"/>
        </w:rPr>
      </w:pPr>
    </w:p>
    <w:p w14:paraId="68BFF2CB" w14:textId="77777777" w:rsidR="00675233" w:rsidRPr="00903DBA" w:rsidRDefault="00354141" w:rsidP="00354141">
      <w:pPr>
        <w:pStyle w:val="Code"/>
        <w:rPr>
          <w:highlight w:val="white"/>
        </w:rPr>
      </w:pPr>
      <w:r w:rsidRPr="00903DBA">
        <w:rPr>
          <w:highlight w:val="white"/>
        </w:rPr>
        <w:t xml:space="preserve">        return (new Expression(resultSymbol, expression.ShortList,</w:t>
      </w:r>
    </w:p>
    <w:p w14:paraId="435E720B" w14:textId="161CD51C"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expression.LongList));</w:t>
      </w:r>
    </w:p>
    <w:p w14:paraId="1949EDBC" w14:textId="77777777" w:rsidR="00354141" w:rsidRPr="00903DBA" w:rsidRDefault="00354141" w:rsidP="00354141">
      <w:pPr>
        <w:pStyle w:val="Code"/>
        <w:rPr>
          <w:highlight w:val="white"/>
        </w:rPr>
      </w:pPr>
      <w:r w:rsidRPr="00903DBA">
        <w:rPr>
          <w:highlight w:val="white"/>
        </w:rPr>
        <w:t xml:space="preserve">      }</w:t>
      </w:r>
    </w:p>
    <w:p w14:paraId="443201B0" w14:textId="77777777" w:rsidR="00354141" w:rsidRPr="00903DBA" w:rsidRDefault="00354141" w:rsidP="00354141">
      <w:pPr>
        <w:pStyle w:val="Code"/>
        <w:rPr>
          <w:highlight w:val="white"/>
        </w:rPr>
      </w:pPr>
      <w:r w:rsidRPr="00903DBA">
        <w:rPr>
          <w:highlight w:val="white"/>
        </w:rPr>
        <w:t xml:space="preserve">      else {</w:t>
      </w:r>
    </w:p>
    <w:p w14:paraId="1CE36AD5" w14:textId="77777777" w:rsidR="00982667" w:rsidRPr="00903DBA" w:rsidRDefault="00982667" w:rsidP="00982667">
      <w:pPr>
        <w:pStyle w:val="Code"/>
        <w:rPr>
          <w:highlight w:val="white"/>
        </w:rPr>
      </w:pPr>
      <w:r w:rsidRPr="00903DBA">
        <w:rPr>
          <w:highlight w:val="white"/>
        </w:rPr>
        <w:t xml:space="preserve">        AddMiddleCode(expression.ShortList, MiddleOperator.PushOne);</w:t>
      </w:r>
    </w:p>
    <w:p w14:paraId="5B862E1E" w14:textId="77777777" w:rsidR="00982667" w:rsidRPr="00903DBA" w:rsidRDefault="00982667" w:rsidP="00982667">
      <w:pPr>
        <w:pStyle w:val="Code"/>
        <w:rPr>
          <w:highlight w:val="white"/>
        </w:rPr>
      </w:pPr>
      <w:r w:rsidRPr="00903DBA">
        <w:rPr>
          <w:highlight w:val="white"/>
        </w:rPr>
        <w:t xml:space="preserve">        Symbol oneSymbol = new Symbol(symbol.Type, (decimal) 1);</w:t>
      </w:r>
    </w:p>
    <w:p w14:paraId="45A40C57" w14:textId="77777777" w:rsidR="00982667" w:rsidRPr="00903DBA" w:rsidRDefault="00982667" w:rsidP="00982667">
      <w:pPr>
        <w:pStyle w:val="Code"/>
        <w:rPr>
          <w:highlight w:val="white"/>
        </w:rPr>
      </w:pPr>
      <w:r w:rsidRPr="00903DBA">
        <w:rPr>
          <w:highlight w:val="white"/>
        </w:rPr>
        <w:t xml:space="preserve">        AddMiddleCode(expression.ShortList, m_incrementMap[middleOp],</w:t>
      </w:r>
    </w:p>
    <w:p w14:paraId="417A3E78" w14:textId="77777777" w:rsidR="00982667" w:rsidRPr="00903DBA" w:rsidRDefault="00982667" w:rsidP="00982667">
      <w:pPr>
        <w:pStyle w:val="Code"/>
        <w:rPr>
          <w:highlight w:val="white"/>
        </w:rPr>
      </w:pPr>
      <w:r w:rsidRPr="00903DBA">
        <w:rPr>
          <w:highlight w:val="white"/>
        </w:rPr>
        <w:t xml:space="preserve">                      symbol, symbol, oneSymbol);</w:t>
      </w:r>
    </w:p>
    <w:p w14:paraId="09BB6BC5" w14:textId="77777777" w:rsidR="00982667" w:rsidRPr="00903DBA" w:rsidRDefault="00982667" w:rsidP="00982667">
      <w:pPr>
        <w:pStyle w:val="Code"/>
        <w:rPr>
          <w:highlight w:val="white"/>
        </w:rPr>
      </w:pPr>
      <w:r w:rsidRPr="00903DBA">
        <w:rPr>
          <w:highlight w:val="white"/>
        </w:rPr>
        <w:t xml:space="preserve">        AddMiddleCode(expression.ShortList, MiddleOperator.PopFloat, symbol);</w:t>
      </w:r>
    </w:p>
    <w:p w14:paraId="2FCAFE43" w14:textId="3DE51215" w:rsidR="00354141" w:rsidRPr="00903DBA" w:rsidRDefault="00310474" w:rsidP="00310474">
      <w:pPr>
        <w:rPr>
          <w:highlight w:val="white"/>
        </w:rPr>
      </w:pPr>
      <w:r w:rsidRPr="00903DBA">
        <w:rPr>
          <w:highlight w:val="white"/>
        </w:rPr>
        <w:t>In the long list case, the situation becomes a little more complicated, since the result of the operations shall be the original value, not the resulting value.</w:t>
      </w:r>
      <w:r w:rsidR="00615154" w:rsidRPr="00903DBA">
        <w:rPr>
          <w:highlight w:val="white"/>
        </w:rPr>
        <w:t xml:space="preserve"> Therefore, we must perform the inverse operation on the value on the stack in order to return to the original value.</w:t>
      </w:r>
    </w:p>
    <w:p w14:paraId="2A410912" w14:textId="77777777" w:rsidR="00503901" w:rsidRPr="00903DBA" w:rsidRDefault="00503901" w:rsidP="00503901">
      <w:pPr>
        <w:pStyle w:val="Code"/>
        <w:rPr>
          <w:highlight w:val="white"/>
        </w:rPr>
      </w:pPr>
      <w:r w:rsidRPr="00903DBA">
        <w:rPr>
          <w:highlight w:val="white"/>
        </w:rPr>
        <w:t xml:space="preserve">        AddMiddleCode(expression.LongList, MiddleOperator.PushOne);</w:t>
      </w:r>
    </w:p>
    <w:p w14:paraId="1C05B4C2" w14:textId="77777777" w:rsidR="00503901" w:rsidRPr="00903DBA" w:rsidRDefault="00503901" w:rsidP="00503901">
      <w:pPr>
        <w:pStyle w:val="Code"/>
        <w:rPr>
          <w:highlight w:val="white"/>
        </w:rPr>
      </w:pPr>
      <w:r w:rsidRPr="00903DBA">
        <w:rPr>
          <w:highlight w:val="white"/>
        </w:rPr>
        <w:t xml:space="preserve">        AddMiddleCode(expression.LongList, m_incrementMap[middleOp],</w:t>
      </w:r>
    </w:p>
    <w:p w14:paraId="21F43951" w14:textId="77777777" w:rsidR="00503901" w:rsidRPr="00903DBA" w:rsidRDefault="00503901" w:rsidP="00503901">
      <w:pPr>
        <w:pStyle w:val="Code"/>
        <w:rPr>
          <w:highlight w:val="white"/>
        </w:rPr>
      </w:pPr>
      <w:r w:rsidRPr="00903DBA">
        <w:rPr>
          <w:highlight w:val="white"/>
        </w:rPr>
        <w:t xml:space="preserve">                      symbol, symbol, oneSymbol);</w:t>
      </w:r>
    </w:p>
    <w:p w14:paraId="0D121D7C" w14:textId="77777777" w:rsidR="00CC5C5D" w:rsidRPr="00903DBA" w:rsidRDefault="00CC5C5D" w:rsidP="00CC5C5D">
      <w:pPr>
        <w:pStyle w:val="Code"/>
        <w:rPr>
          <w:highlight w:val="white"/>
        </w:rPr>
      </w:pPr>
      <w:r w:rsidRPr="00903DBA">
        <w:rPr>
          <w:highlight w:val="white"/>
        </w:rPr>
        <w:t xml:space="preserve">        AddMiddleCode(expression.ShortList, MiddleOperator.TopFloat, symbol);</w:t>
      </w:r>
    </w:p>
    <w:p w14:paraId="624B16C5" w14:textId="77777777" w:rsidR="00CC5C5D" w:rsidRPr="00903DBA" w:rsidRDefault="00CC5C5D" w:rsidP="0042780E">
      <w:pPr>
        <w:pStyle w:val="Code"/>
        <w:rPr>
          <w:highlight w:val="white"/>
        </w:rPr>
      </w:pPr>
    </w:p>
    <w:p w14:paraId="6B50D6BD" w14:textId="0B01E216" w:rsidR="0042780E" w:rsidRPr="00903DBA" w:rsidRDefault="0042780E" w:rsidP="0042780E">
      <w:pPr>
        <w:pStyle w:val="Code"/>
        <w:rPr>
          <w:highlight w:val="white"/>
        </w:rPr>
      </w:pPr>
      <w:r w:rsidRPr="00903DBA">
        <w:rPr>
          <w:highlight w:val="white"/>
        </w:rPr>
        <w:t xml:space="preserve">        AddMiddleCode(expression.LongList, MiddleOperator.PushOne);</w:t>
      </w:r>
    </w:p>
    <w:p w14:paraId="174AF3F1" w14:textId="14AFF764" w:rsidR="0042780E" w:rsidRPr="00903DBA" w:rsidRDefault="0042780E" w:rsidP="0042780E">
      <w:pPr>
        <w:pStyle w:val="Code"/>
        <w:rPr>
          <w:highlight w:val="white"/>
        </w:rPr>
      </w:pPr>
      <w:r w:rsidRPr="00903DBA">
        <w:rPr>
          <w:highlight w:val="white"/>
        </w:rPr>
        <w:t xml:space="preserve">        AddMiddleCode(expression.LongList, m_incrementInverseMap[middleOp],</w:t>
      </w:r>
    </w:p>
    <w:p w14:paraId="317D31F4" w14:textId="77777777" w:rsidR="0042780E" w:rsidRPr="00903DBA" w:rsidRDefault="0042780E" w:rsidP="0042780E">
      <w:pPr>
        <w:pStyle w:val="Code"/>
        <w:rPr>
          <w:highlight w:val="white"/>
        </w:rPr>
      </w:pPr>
      <w:r w:rsidRPr="00903DBA">
        <w:rPr>
          <w:highlight w:val="white"/>
        </w:rPr>
        <w:t xml:space="preserve">                      symbol, symbol, oneSymbol);</w:t>
      </w:r>
    </w:p>
    <w:p w14:paraId="20F16D0A" w14:textId="77777777" w:rsidR="00503901" w:rsidRPr="00903DBA" w:rsidRDefault="00503901" w:rsidP="00503901">
      <w:pPr>
        <w:pStyle w:val="Code"/>
        <w:rPr>
          <w:highlight w:val="white"/>
        </w:rPr>
      </w:pPr>
    </w:p>
    <w:p w14:paraId="68F0E6EE" w14:textId="77777777" w:rsidR="00503901" w:rsidRPr="00903DBA" w:rsidRDefault="00503901" w:rsidP="00503901">
      <w:pPr>
        <w:pStyle w:val="Code"/>
        <w:rPr>
          <w:highlight w:val="white"/>
        </w:rPr>
      </w:pPr>
      <w:r w:rsidRPr="00903DBA">
        <w:rPr>
          <w:highlight w:val="white"/>
        </w:rPr>
        <w:t xml:space="preserve">        Symbol resultSymbol = new Symbol(symbol.Type);</w:t>
      </w:r>
    </w:p>
    <w:p w14:paraId="7CD8318B" w14:textId="77777777" w:rsidR="00503901" w:rsidRPr="00903DBA" w:rsidRDefault="00503901" w:rsidP="00503901">
      <w:pPr>
        <w:pStyle w:val="Code"/>
        <w:rPr>
          <w:highlight w:val="white"/>
        </w:rPr>
      </w:pPr>
      <w:r w:rsidRPr="00903DBA">
        <w:rPr>
          <w:highlight w:val="white"/>
        </w:rPr>
        <w:t xml:space="preserve">        return (new Expression(resultSymbol, expression.ShortList,</w:t>
      </w:r>
    </w:p>
    <w:p w14:paraId="0CF18FB8" w14:textId="77777777" w:rsidR="00503901" w:rsidRPr="00903DBA" w:rsidRDefault="00503901" w:rsidP="00503901">
      <w:pPr>
        <w:pStyle w:val="Code"/>
        <w:rPr>
          <w:highlight w:val="white"/>
        </w:rPr>
      </w:pPr>
      <w:r w:rsidRPr="00903DBA">
        <w:rPr>
          <w:highlight w:val="white"/>
        </w:rPr>
        <w:t xml:space="preserve">                               expression.LongList));</w:t>
      </w:r>
    </w:p>
    <w:p w14:paraId="311F2D2C" w14:textId="77777777" w:rsidR="00354141" w:rsidRPr="00903DBA" w:rsidRDefault="00354141" w:rsidP="00354141">
      <w:pPr>
        <w:pStyle w:val="Code"/>
        <w:rPr>
          <w:highlight w:val="white"/>
        </w:rPr>
      </w:pPr>
      <w:r w:rsidRPr="00903DBA">
        <w:rPr>
          <w:highlight w:val="white"/>
        </w:rPr>
        <w:t xml:space="preserve">      }</w:t>
      </w:r>
    </w:p>
    <w:p w14:paraId="1414B1A7" w14:textId="736B12A5" w:rsidR="00354141" w:rsidRPr="00903DBA" w:rsidRDefault="00354141" w:rsidP="00354141">
      <w:pPr>
        <w:pStyle w:val="Code"/>
        <w:rPr>
          <w:highlight w:val="white"/>
        </w:rPr>
      </w:pPr>
      <w:r w:rsidRPr="00903DBA">
        <w:rPr>
          <w:highlight w:val="white"/>
        </w:rPr>
        <w:t xml:space="preserve">    }</w:t>
      </w:r>
    </w:p>
    <w:p w14:paraId="043E2CFC" w14:textId="0726A71E" w:rsidR="00937CFA" w:rsidRPr="00903DBA" w:rsidRDefault="00937CFA" w:rsidP="00937CFA">
      <w:pPr>
        <w:pStyle w:val="Rubrik3"/>
        <w:rPr>
          <w:highlight w:val="white"/>
        </w:rPr>
      </w:pPr>
      <w:bookmarkStart w:id="179" w:name="_Toc57656033"/>
      <w:r w:rsidRPr="00903DBA">
        <w:rPr>
          <w:highlight w:val="white"/>
        </w:rPr>
        <w:t>Arrow Expression</w:t>
      </w:r>
      <w:bookmarkEnd w:id="179"/>
    </w:p>
    <w:p w14:paraId="054F401C" w14:textId="77777777" w:rsidR="00A74D16" w:rsidRPr="00903DBA" w:rsidRDefault="00A74D16" w:rsidP="00A74D16">
      <w:r w:rsidRPr="00903DBA">
        <w:t>The arrow operator takes a pointer to a struct or union as operand. The result symbol has the operand as address symbol and the member offset as offset.</w:t>
      </w:r>
    </w:p>
    <w:p w14:paraId="2B68451A" w14:textId="77777777" w:rsidR="00AB49C7" w:rsidRPr="00903DBA" w:rsidRDefault="00AB49C7" w:rsidP="00AB49C7">
      <w:pPr>
        <w:pStyle w:val="CodeHeader"/>
      </w:pPr>
      <w:r w:rsidRPr="00903DBA">
        <w:lastRenderedPageBreak/>
        <w:t>MainParser.gppg</w:t>
      </w:r>
    </w:p>
    <w:p w14:paraId="5A2FD30E" w14:textId="77777777" w:rsidR="00AB49C7" w:rsidRPr="00903DBA" w:rsidRDefault="00AB49C7" w:rsidP="00AB49C7">
      <w:pPr>
        <w:pStyle w:val="Code"/>
        <w:rPr>
          <w:highlight w:val="white"/>
        </w:rPr>
      </w:pPr>
      <w:r w:rsidRPr="00903DBA">
        <w:rPr>
          <w:highlight w:val="white"/>
        </w:rPr>
        <w:t>postfix_expression:</w:t>
      </w:r>
    </w:p>
    <w:p w14:paraId="0F1266ED" w14:textId="6F3C948F" w:rsidR="004E2665" w:rsidRPr="00903DBA" w:rsidRDefault="004E2665" w:rsidP="00E00F1C">
      <w:pPr>
        <w:pStyle w:val="Code"/>
        <w:rPr>
          <w:highlight w:val="white"/>
        </w:rPr>
      </w:pPr>
      <w:r w:rsidRPr="00903DBA">
        <w:rPr>
          <w:highlight w:val="white"/>
        </w:rPr>
        <w:t xml:space="preserve">  </w:t>
      </w:r>
      <w:r w:rsidR="00A72561" w:rsidRPr="00903DBA">
        <w:rPr>
          <w:highlight w:val="white"/>
        </w:rPr>
        <w:t xml:space="preserve"> </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242278BE" w:rsidR="004E2665" w:rsidRPr="00903DBA" w:rsidRDefault="004E2665" w:rsidP="00E00F1C">
      <w:pPr>
        <w:pStyle w:val="Code"/>
        <w:rPr>
          <w:highlight w:val="white"/>
        </w:rPr>
      </w:pPr>
      <w:r w:rsidRPr="00903DBA">
        <w:rPr>
          <w:highlight w:val="white"/>
        </w:rPr>
        <w:t xml:space="preserve">    }</w:t>
      </w:r>
      <w:r w:rsidR="00A72561" w:rsidRPr="00903DBA">
        <w:rPr>
          <w:highlight w:val="white"/>
        </w:rPr>
        <w:t>;</w:t>
      </w:r>
    </w:p>
    <w:p w14:paraId="790F99B0" w14:textId="1AEDBB40" w:rsidR="00AB49C7" w:rsidRPr="00903DBA" w:rsidRDefault="00AB49C7" w:rsidP="00AB49C7">
      <w:pPr>
        <w:pStyle w:val="CodeHeader"/>
      </w:pPr>
      <w:r w:rsidRPr="00903DBA">
        <w:t>MiddleCodeGenerator.cs</w:t>
      </w:r>
    </w:p>
    <w:p w14:paraId="242D6F8E" w14:textId="77777777" w:rsidR="004766AD" w:rsidRPr="00903DBA" w:rsidRDefault="004766AD" w:rsidP="004766AD">
      <w:pPr>
        <w:pStyle w:val="Code"/>
        <w:rPr>
          <w:highlight w:val="white"/>
        </w:rPr>
      </w:pPr>
      <w:r w:rsidRPr="00903DBA">
        <w:rPr>
          <w:highlight w:val="white"/>
        </w:rPr>
        <w:t xml:space="preserve">    public static Expression ArrowExpression(Expression expression,</w:t>
      </w:r>
    </w:p>
    <w:p w14:paraId="7E1D63A3" w14:textId="77777777" w:rsidR="004766AD" w:rsidRPr="00903DBA" w:rsidRDefault="004766AD" w:rsidP="004766AD">
      <w:pPr>
        <w:pStyle w:val="Code"/>
        <w:rPr>
          <w:highlight w:val="white"/>
        </w:rPr>
      </w:pPr>
      <w:r w:rsidRPr="00903DBA">
        <w:rPr>
          <w:highlight w:val="white"/>
        </w:rPr>
        <w:t xml:space="preserve">                                             string memberName) {</w:t>
      </w:r>
    </w:p>
    <w:p w14:paraId="4884683D" w14:textId="77777777" w:rsidR="004766AD" w:rsidRPr="00903DBA" w:rsidRDefault="004766AD" w:rsidP="004766AD">
      <w:pPr>
        <w:pStyle w:val="Code"/>
        <w:rPr>
          <w:highlight w:val="white"/>
        </w:rPr>
      </w:pPr>
      <w:r w:rsidRPr="00903DBA">
        <w:rPr>
          <w:highlight w:val="white"/>
        </w:rPr>
        <w:t xml:space="preserve">      Assert.Error(expression.Symbol.Type.IsPointer() &amp;&amp;</w:t>
      </w:r>
    </w:p>
    <w:p w14:paraId="1A9FC81A" w14:textId="77777777" w:rsidR="004766AD" w:rsidRPr="00903DBA" w:rsidRDefault="004766AD" w:rsidP="004766AD">
      <w:pPr>
        <w:pStyle w:val="Code"/>
        <w:rPr>
          <w:highlight w:val="white"/>
        </w:rPr>
      </w:pPr>
      <w:r w:rsidRPr="00903DBA">
        <w:rPr>
          <w:highlight w:val="white"/>
        </w:rPr>
        <w:t xml:space="preserve">                   expression.Symbol.Type.PointerType.IsStructOrUnion(),</w:t>
      </w:r>
    </w:p>
    <w:p w14:paraId="7ECC3C0C" w14:textId="77777777" w:rsidR="004766AD" w:rsidRPr="00903DBA" w:rsidRDefault="004766AD" w:rsidP="004766AD">
      <w:pPr>
        <w:pStyle w:val="Code"/>
        <w:rPr>
          <w:highlight w:val="white"/>
        </w:rPr>
      </w:pPr>
      <w:r w:rsidRPr="00903DBA">
        <w:rPr>
          <w:highlight w:val="white"/>
        </w:rPr>
        <w:t xml:space="preserve">                   expression,</w:t>
      </w:r>
    </w:p>
    <w:p w14:paraId="7C2897CF" w14:textId="29AD5111" w:rsidR="004766AD" w:rsidRPr="00903DBA" w:rsidRDefault="004766AD" w:rsidP="004766AD">
      <w:pPr>
        <w:pStyle w:val="Code"/>
        <w:rPr>
          <w:highlight w:val="white"/>
        </w:rPr>
      </w:pPr>
      <w:r w:rsidRPr="00903DBA">
        <w:rPr>
          <w:highlight w:val="white"/>
        </w:rPr>
        <w:t xml:space="preserve">             Message.Not_a_pointer_to_a_struct_or_union_in_arrow_expression);</w:t>
      </w:r>
    </w:p>
    <w:p w14:paraId="3C54DF5A" w14:textId="77777777" w:rsidR="004766AD" w:rsidRPr="00903DBA" w:rsidRDefault="004766AD" w:rsidP="004766AD">
      <w:pPr>
        <w:pStyle w:val="Code"/>
        <w:rPr>
          <w:highlight w:val="white"/>
        </w:rPr>
      </w:pPr>
      <w:r w:rsidRPr="00903DBA">
        <w:rPr>
          <w:highlight w:val="white"/>
        </w:rPr>
        <w:t xml:space="preserve">      Symbol memberSymbol =</w:t>
      </w:r>
    </w:p>
    <w:p w14:paraId="1F0962FA" w14:textId="77777777" w:rsidR="004766AD" w:rsidRPr="00903DBA" w:rsidRDefault="004766AD" w:rsidP="004766AD">
      <w:pPr>
        <w:pStyle w:val="Code"/>
        <w:rPr>
          <w:highlight w:val="white"/>
        </w:rPr>
      </w:pPr>
      <w:r w:rsidRPr="00903DBA">
        <w:rPr>
          <w:highlight w:val="white"/>
        </w:rPr>
        <w:t xml:space="preserve">        expression.Symbol.Type.PointerType.MemberMap[memberName];</w:t>
      </w:r>
    </w:p>
    <w:p w14:paraId="4626DE25" w14:textId="77777777" w:rsidR="004766AD" w:rsidRPr="00903DBA" w:rsidRDefault="004766AD" w:rsidP="004766AD">
      <w:pPr>
        <w:pStyle w:val="Code"/>
        <w:rPr>
          <w:highlight w:val="white"/>
        </w:rPr>
      </w:pPr>
      <w:r w:rsidRPr="00903DBA">
        <w:rPr>
          <w:highlight w:val="white"/>
        </w:rPr>
        <w:t xml:space="preserve">      Assert.Error(memberSymbol != null, memberName,</w:t>
      </w:r>
    </w:p>
    <w:p w14:paraId="5C251CAA" w14:textId="77777777" w:rsidR="004766AD" w:rsidRPr="00903DBA" w:rsidRDefault="004766AD" w:rsidP="004766AD">
      <w:pPr>
        <w:pStyle w:val="Code"/>
        <w:rPr>
          <w:highlight w:val="white"/>
        </w:rPr>
      </w:pPr>
      <w:r w:rsidRPr="00903DBA">
        <w:rPr>
          <w:highlight w:val="white"/>
        </w:rPr>
        <w:t xml:space="preserve">                   Message.Unknown_member_in_arrow_expression);</w:t>
      </w:r>
    </w:p>
    <w:p w14:paraId="16C97CD4" w14:textId="77777777" w:rsidR="004766AD" w:rsidRPr="00903DBA" w:rsidRDefault="004766AD" w:rsidP="004766AD">
      <w:pPr>
        <w:pStyle w:val="Code"/>
        <w:rPr>
          <w:highlight w:val="white"/>
        </w:rPr>
      </w:pPr>
    </w:p>
    <w:p w14:paraId="0BD1C61D" w14:textId="46B2F1A2" w:rsidR="004766AD" w:rsidRPr="00903DBA" w:rsidRDefault="004766AD" w:rsidP="004766AD">
      <w:pPr>
        <w:pStyle w:val="Code"/>
        <w:rPr>
          <w:highlight w:val="white"/>
        </w:rPr>
      </w:pPr>
      <w:r w:rsidRPr="00903DBA">
        <w:rPr>
          <w:highlight w:val="white"/>
        </w:rPr>
        <w:t xml:space="preserve">      Symbol resultSymbol =</w:t>
      </w:r>
      <w:r w:rsidR="00B3193B" w:rsidRPr="00903DBA">
        <w:rPr>
          <w:highlight w:val="white"/>
        </w:rPr>
        <w:t xml:space="preserve"> n</w:t>
      </w:r>
      <w:r w:rsidRPr="00903DBA">
        <w:rPr>
          <w:highlight w:val="white"/>
        </w:rPr>
        <w:t>ew Symbol(memberSymbol.Type);</w:t>
      </w:r>
    </w:p>
    <w:p w14:paraId="09AA088D" w14:textId="77777777" w:rsidR="004766AD" w:rsidRPr="00903DBA" w:rsidRDefault="004766AD" w:rsidP="004766AD">
      <w:pPr>
        <w:pStyle w:val="Code"/>
        <w:rPr>
          <w:highlight w:val="white"/>
        </w:rPr>
      </w:pPr>
      <w:r w:rsidRPr="00903DBA">
        <w:rPr>
          <w:highlight w:val="white"/>
        </w:rPr>
        <w:t xml:space="preserve">      return Dereference(expression, resultSymbol, memberSymbol.Offset);</w:t>
      </w:r>
    </w:p>
    <w:p w14:paraId="2D355560" w14:textId="31DB51A2" w:rsidR="004766AD" w:rsidRPr="00903DBA" w:rsidRDefault="004766AD" w:rsidP="004766AD">
      <w:pPr>
        <w:pStyle w:val="Code"/>
        <w:rPr>
          <w:highlight w:val="white"/>
        </w:rPr>
      </w:pPr>
      <w:r w:rsidRPr="00903DBA">
        <w:rPr>
          <w:highlight w:val="white"/>
        </w:rPr>
        <w:t xml:space="preserve">    }</w:t>
      </w:r>
    </w:p>
    <w:p w14:paraId="15D1C366" w14:textId="63EE8C58" w:rsidR="00F92056" w:rsidRPr="00903DBA" w:rsidRDefault="00F92056" w:rsidP="00F92056">
      <w:pPr>
        <w:pStyle w:val="Rubrik3"/>
        <w:rPr>
          <w:highlight w:val="white"/>
        </w:rPr>
      </w:pPr>
      <w:bookmarkStart w:id="180" w:name="_Toc57656034"/>
      <w:r w:rsidRPr="00903DBA">
        <w:rPr>
          <w:highlight w:val="white"/>
        </w:rPr>
        <w:t>Index Expression</w:t>
      </w:r>
      <w:bookmarkEnd w:id="180"/>
    </w:p>
    <w:p w14:paraId="1A63BA86" w14:textId="77777777" w:rsidR="00EC7214" w:rsidRPr="00903DBA" w:rsidRDefault="00EC7214" w:rsidP="00EC7214">
      <w:r w:rsidRPr="00903DBA">
        <w:t>The index operator takes a pointer or array and an integral. We have three cases:</w:t>
      </w:r>
    </w:p>
    <w:p w14:paraId="7EF76398" w14:textId="77777777" w:rsidR="00EC7214" w:rsidRPr="00903DBA" w:rsidRDefault="00EC7214" w:rsidP="00EC7214">
      <w:pPr>
        <w:pStyle w:val="Liststycke"/>
        <w:numPr>
          <w:ilvl w:val="0"/>
          <w:numId w:val="149"/>
        </w:numPr>
        <w:spacing w:line="256" w:lineRule="auto"/>
      </w:pPr>
      <w:r w:rsidRPr="00903DBA">
        <w:t>The index is constant, in which case we treat the operator as if it was the arrow operator.</w:t>
      </w:r>
    </w:p>
    <w:p w14:paraId="73B4B1E8" w14:textId="77777777" w:rsidR="00EC7214" w:rsidRPr="00903DBA" w:rsidRDefault="00EC7214" w:rsidP="00EC7214">
      <w:pPr>
        <w:pStyle w:val="Liststycke"/>
        <w:numPr>
          <w:ilvl w:val="0"/>
          <w:numId w:val="149"/>
        </w:numPr>
        <w:spacing w:line="256" w:lineRule="auto"/>
      </w:pPr>
      <w:r w:rsidRPr="00903DBA">
        <w:t>The index is not constant and the array or pointer type size is one, in which case we generate that add the index to the pointer or array.</w:t>
      </w:r>
    </w:p>
    <w:p w14:paraId="7619FC80" w14:textId="77777777" w:rsidR="00EC7214" w:rsidRPr="00903DBA" w:rsidRDefault="00EC7214" w:rsidP="00EC7214">
      <w:pPr>
        <w:pStyle w:val="Liststycke"/>
        <w:numPr>
          <w:ilvl w:val="0"/>
          <w:numId w:val="149"/>
        </w:numPr>
        <w:spacing w:line="256" w:lineRule="auto"/>
      </w:pPr>
      <w:r w:rsidRPr="00903DBA">
        <w:t>The index is not constant and the array or pointer type size is greater than, in which case we also need to generate code that multiply the index with the type size.</w:t>
      </w:r>
    </w:p>
    <w:p w14:paraId="535B5FA6" w14:textId="77777777" w:rsidR="009B7051" w:rsidRPr="00903DBA" w:rsidRDefault="009B7051" w:rsidP="009B7051">
      <w:pPr>
        <w:pStyle w:val="CodeHeader"/>
      </w:pPr>
      <w:r w:rsidRPr="00903DBA">
        <w:t>MainParser.gppg</w:t>
      </w:r>
    </w:p>
    <w:p w14:paraId="73714169" w14:textId="77777777" w:rsidR="009B7051" w:rsidRPr="00903DBA" w:rsidRDefault="009B7051" w:rsidP="009B7051">
      <w:pPr>
        <w:pStyle w:val="Code"/>
        <w:rPr>
          <w:highlight w:val="white"/>
        </w:rPr>
      </w:pPr>
      <w:r w:rsidRPr="00903DBA">
        <w:rPr>
          <w:highlight w:val="white"/>
        </w:rPr>
        <w:t>postfix_expression:</w:t>
      </w:r>
    </w:p>
    <w:p w14:paraId="4116A2A1" w14:textId="410F5A72" w:rsidR="00CF2224" w:rsidRPr="00903DBA" w:rsidRDefault="00CF2224" w:rsidP="00CF2224">
      <w:pPr>
        <w:pStyle w:val="Code"/>
        <w:rPr>
          <w:highlight w:val="white"/>
        </w:rPr>
      </w:pP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5FFD387A" w:rsidR="00CF2224" w:rsidRPr="00903DBA" w:rsidRDefault="00CF2224" w:rsidP="00CF2224">
      <w:pPr>
        <w:pStyle w:val="Code"/>
        <w:rPr>
          <w:highlight w:val="white"/>
        </w:rPr>
      </w:pPr>
      <w:r w:rsidRPr="00903DBA">
        <w:rPr>
          <w:highlight w:val="white"/>
        </w:rPr>
        <w:t xml:space="preserve">    };</w:t>
      </w:r>
    </w:p>
    <w:p w14:paraId="06977AFB" w14:textId="35E4F175" w:rsidR="009B7051" w:rsidRPr="00903DBA" w:rsidRDefault="009B7051" w:rsidP="009B7051">
      <w:pPr>
        <w:pStyle w:val="CodeHeader"/>
      </w:pPr>
      <w:r w:rsidRPr="00903DBA">
        <w:t>MiddleCodeGenerator.cs</w:t>
      </w:r>
    </w:p>
    <w:p w14:paraId="550787DB" w14:textId="77777777" w:rsidR="00B52C39" w:rsidRPr="00903DBA" w:rsidRDefault="00B52C39" w:rsidP="00B52C39">
      <w:pPr>
        <w:pStyle w:val="Code"/>
        <w:rPr>
          <w:highlight w:val="white"/>
        </w:rPr>
      </w:pPr>
      <w:r w:rsidRPr="00903DBA">
        <w:rPr>
          <w:highlight w:val="white"/>
        </w:rPr>
        <w:t xml:space="preserve">    public static Expression IndexExpression(Expression leftExpression,</w:t>
      </w:r>
    </w:p>
    <w:p w14:paraId="1CF3C131" w14:textId="77777777" w:rsidR="00B52C39" w:rsidRPr="00903DBA" w:rsidRDefault="00B52C39" w:rsidP="00B52C39">
      <w:pPr>
        <w:pStyle w:val="Code"/>
        <w:rPr>
          <w:highlight w:val="white"/>
        </w:rPr>
      </w:pPr>
      <w:r w:rsidRPr="00903DBA">
        <w:rPr>
          <w:highlight w:val="white"/>
        </w:rPr>
        <w:t xml:space="preserve">                                             Expression rightExpression) {</w:t>
      </w:r>
    </w:p>
    <w:p w14:paraId="4E47261A" w14:textId="77777777" w:rsidR="00B52C39" w:rsidRPr="00903DBA" w:rsidRDefault="00B52C39" w:rsidP="00B52C39">
      <w:pPr>
        <w:pStyle w:val="Code"/>
        <w:rPr>
          <w:highlight w:val="white"/>
        </w:rPr>
      </w:pPr>
      <w:r w:rsidRPr="00903DBA">
        <w:rPr>
          <w:highlight w:val="white"/>
        </w:rPr>
        <w:t xml:space="preserve">      Expression staticExpression =</w:t>
      </w:r>
    </w:p>
    <w:p w14:paraId="1A8DA138" w14:textId="77777777" w:rsidR="00B52C39" w:rsidRPr="00903DBA" w:rsidRDefault="00B52C39" w:rsidP="00B52C39">
      <w:pPr>
        <w:pStyle w:val="Code"/>
        <w:rPr>
          <w:highlight w:val="white"/>
        </w:rPr>
      </w:pPr>
      <w:r w:rsidRPr="00903DBA">
        <w:rPr>
          <w:highlight w:val="white"/>
        </w:rPr>
        <w:t xml:space="preserve">        StaticExpression.Binary(MiddleOperator.Index, leftExpression,</w:t>
      </w:r>
    </w:p>
    <w:p w14:paraId="466E98CA" w14:textId="77777777" w:rsidR="00B52C39" w:rsidRPr="00903DBA" w:rsidRDefault="00B52C39" w:rsidP="00B52C39">
      <w:pPr>
        <w:pStyle w:val="Code"/>
        <w:rPr>
          <w:highlight w:val="white"/>
        </w:rPr>
      </w:pPr>
      <w:r w:rsidRPr="00903DBA">
        <w:rPr>
          <w:highlight w:val="white"/>
        </w:rPr>
        <w:t xml:space="preserve">                                rightExpression);</w:t>
      </w:r>
    </w:p>
    <w:p w14:paraId="1BE8671C" w14:textId="77777777" w:rsidR="00B52C39" w:rsidRPr="00903DBA" w:rsidRDefault="00B52C39" w:rsidP="00B52C39">
      <w:pPr>
        <w:pStyle w:val="Code"/>
        <w:rPr>
          <w:highlight w:val="white"/>
        </w:rPr>
      </w:pPr>
      <w:r w:rsidRPr="00903DBA">
        <w:rPr>
          <w:highlight w:val="white"/>
        </w:rPr>
        <w:t xml:space="preserve">      if (staticExpression != null) {</w:t>
      </w:r>
    </w:p>
    <w:p w14:paraId="3DC85BF6" w14:textId="77777777" w:rsidR="00B52C39" w:rsidRPr="00903DBA" w:rsidRDefault="00B52C39" w:rsidP="00B52C39">
      <w:pPr>
        <w:pStyle w:val="Code"/>
        <w:rPr>
          <w:highlight w:val="white"/>
        </w:rPr>
      </w:pPr>
      <w:r w:rsidRPr="00903DBA">
        <w:rPr>
          <w:highlight w:val="white"/>
        </w:rPr>
        <w:t xml:space="preserve">        return staticExpression;</w:t>
      </w:r>
    </w:p>
    <w:p w14:paraId="4A7CCE73" w14:textId="77777777" w:rsidR="00B52C39" w:rsidRPr="00903DBA" w:rsidRDefault="00B52C39" w:rsidP="00B52C39">
      <w:pPr>
        <w:pStyle w:val="Code"/>
        <w:rPr>
          <w:highlight w:val="white"/>
        </w:rPr>
      </w:pPr>
      <w:r w:rsidRPr="00903DBA">
        <w:rPr>
          <w:highlight w:val="white"/>
        </w:rPr>
        <w:t xml:space="preserve">      }</w:t>
      </w:r>
    </w:p>
    <w:p w14:paraId="3108E2B3" w14:textId="77777777" w:rsidR="00B52C39" w:rsidRPr="00903DBA" w:rsidRDefault="00B52C39" w:rsidP="00B52C39">
      <w:pPr>
        <w:pStyle w:val="Code"/>
        <w:rPr>
          <w:highlight w:val="white"/>
        </w:rPr>
      </w:pPr>
    </w:p>
    <w:p w14:paraId="3CEDCD76" w14:textId="77777777" w:rsidR="00B52C39" w:rsidRPr="00903DBA" w:rsidRDefault="00B52C39" w:rsidP="00B52C39">
      <w:pPr>
        <w:pStyle w:val="Code"/>
        <w:rPr>
          <w:highlight w:val="white"/>
        </w:rPr>
      </w:pPr>
      <w:r w:rsidRPr="00903DBA">
        <w:rPr>
          <w:highlight w:val="white"/>
        </w:rPr>
        <w:t xml:space="preserve">      Expression arrayExpression, indexExpression;</w:t>
      </w:r>
    </w:p>
    <w:p w14:paraId="09EFF8F1" w14:textId="77777777" w:rsidR="00B52C39" w:rsidRPr="00903DBA" w:rsidRDefault="00B52C39" w:rsidP="00B52C39">
      <w:pPr>
        <w:pStyle w:val="Code"/>
        <w:rPr>
          <w:highlight w:val="white"/>
        </w:rPr>
      </w:pPr>
    </w:p>
    <w:p w14:paraId="562DFD8E" w14:textId="77777777" w:rsidR="00B52C39" w:rsidRPr="00903DBA" w:rsidRDefault="00B52C39" w:rsidP="00B52C39">
      <w:pPr>
        <w:pStyle w:val="Code"/>
        <w:rPr>
          <w:highlight w:val="white"/>
        </w:rPr>
      </w:pPr>
      <w:r w:rsidRPr="00903DBA">
        <w:rPr>
          <w:highlight w:val="white"/>
        </w:rPr>
        <w:t xml:space="preserve">      if (leftExpression.Symbol.Type.IsPointerOrArray()) {</w:t>
      </w:r>
    </w:p>
    <w:p w14:paraId="3D651FC8" w14:textId="77777777" w:rsidR="00B52C39" w:rsidRPr="00903DBA" w:rsidRDefault="00B52C39" w:rsidP="00B52C39">
      <w:pPr>
        <w:pStyle w:val="Code"/>
        <w:rPr>
          <w:highlight w:val="white"/>
        </w:rPr>
      </w:pPr>
      <w:r w:rsidRPr="00903DBA">
        <w:rPr>
          <w:highlight w:val="white"/>
        </w:rPr>
        <w:t xml:space="preserve">        arrayExpression = leftExpression;</w:t>
      </w:r>
    </w:p>
    <w:p w14:paraId="6B810469" w14:textId="77777777" w:rsidR="00B52C39" w:rsidRPr="00903DBA" w:rsidRDefault="00B52C39" w:rsidP="00B52C39">
      <w:pPr>
        <w:pStyle w:val="Code"/>
        <w:rPr>
          <w:highlight w:val="white"/>
        </w:rPr>
      </w:pPr>
      <w:r w:rsidRPr="00903DBA">
        <w:rPr>
          <w:highlight w:val="white"/>
        </w:rPr>
        <w:t xml:space="preserve">        indexExpression = rightExpression;</w:t>
      </w:r>
    </w:p>
    <w:p w14:paraId="4F93184B" w14:textId="77777777" w:rsidR="00B52C39" w:rsidRPr="00903DBA" w:rsidRDefault="00B52C39" w:rsidP="00B52C39">
      <w:pPr>
        <w:pStyle w:val="Code"/>
        <w:rPr>
          <w:highlight w:val="white"/>
        </w:rPr>
      </w:pPr>
      <w:r w:rsidRPr="00903DBA">
        <w:rPr>
          <w:highlight w:val="white"/>
        </w:rPr>
        <w:t xml:space="preserve">      }</w:t>
      </w:r>
    </w:p>
    <w:p w14:paraId="5917E1AB" w14:textId="77777777" w:rsidR="00B52C39" w:rsidRPr="00903DBA" w:rsidRDefault="00B52C39" w:rsidP="00B52C39">
      <w:pPr>
        <w:pStyle w:val="Code"/>
        <w:rPr>
          <w:highlight w:val="white"/>
        </w:rPr>
      </w:pPr>
      <w:r w:rsidRPr="00903DBA">
        <w:rPr>
          <w:highlight w:val="white"/>
        </w:rPr>
        <w:t xml:space="preserve">      else {</w:t>
      </w:r>
    </w:p>
    <w:p w14:paraId="04393098" w14:textId="77777777" w:rsidR="00B52C39" w:rsidRPr="00903DBA" w:rsidRDefault="00B52C39" w:rsidP="00B52C39">
      <w:pPr>
        <w:pStyle w:val="Code"/>
        <w:rPr>
          <w:highlight w:val="white"/>
        </w:rPr>
      </w:pPr>
      <w:r w:rsidRPr="00903DBA">
        <w:rPr>
          <w:highlight w:val="white"/>
        </w:rPr>
        <w:t xml:space="preserve">        indexExpression = leftExpression;</w:t>
      </w:r>
    </w:p>
    <w:p w14:paraId="2109F809" w14:textId="77777777" w:rsidR="00B52C39" w:rsidRPr="00903DBA" w:rsidRDefault="00B52C39" w:rsidP="00B52C39">
      <w:pPr>
        <w:pStyle w:val="Code"/>
        <w:rPr>
          <w:highlight w:val="white"/>
        </w:rPr>
      </w:pPr>
      <w:r w:rsidRPr="00903DBA">
        <w:rPr>
          <w:highlight w:val="white"/>
        </w:rPr>
        <w:t xml:space="preserve">        arrayExpression = rightExpression;</w:t>
      </w:r>
    </w:p>
    <w:p w14:paraId="167D2952" w14:textId="77777777" w:rsidR="00B52C39" w:rsidRPr="00903DBA" w:rsidRDefault="00B52C39" w:rsidP="00B52C39">
      <w:pPr>
        <w:pStyle w:val="Code"/>
        <w:rPr>
          <w:highlight w:val="white"/>
        </w:rPr>
      </w:pPr>
      <w:r w:rsidRPr="00903DBA">
        <w:rPr>
          <w:highlight w:val="white"/>
        </w:rPr>
        <w:lastRenderedPageBreak/>
        <w:t xml:space="preserve">      }</w:t>
      </w:r>
    </w:p>
    <w:p w14:paraId="5AA6DD2B" w14:textId="77777777" w:rsidR="00B52C39" w:rsidRPr="00903DBA" w:rsidRDefault="00B52C39" w:rsidP="00B52C39">
      <w:pPr>
        <w:pStyle w:val="Code"/>
        <w:rPr>
          <w:highlight w:val="white"/>
        </w:rPr>
      </w:pPr>
    </w:p>
    <w:p w14:paraId="4E7FA52B" w14:textId="77777777" w:rsidR="00B52C39" w:rsidRPr="00903DBA" w:rsidRDefault="00B52C39" w:rsidP="00B52C39">
      <w:pPr>
        <w:pStyle w:val="Code"/>
        <w:rPr>
          <w:highlight w:val="white"/>
        </w:rPr>
      </w:pPr>
      <w:r w:rsidRPr="00903DBA">
        <w:rPr>
          <w:highlight w:val="white"/>
        </w:rPr>
        <w:t xml:space="preserve">      Type arrayType = arrayExpression.Symbol.Type,</w:t>
      </w:r>
    </w:p>
    <w:p w14:paraId="11F047B4" w14:textId="77777777" w:rsidR="00B52C39" w:rsidRPr="00903DBA" w:rsidRDefault="00B52C39" w:rsidP="00B52C39">
      <w:pPr>
        <w:pStyle w:val="Code"/>
        <w:rPr>
          <w:highlight w:val="white"/>
        </w:rPr>
      </w:pPr>
      <w:r w:rsidRPr="00903DBA">
        <w:rPr>
          <w:highlight w:val="white"/>
        </w:rPr>
        <w:t xml:space="preserve">           indexType = indexExpression.Symbol.Type;</w:t>
      </w:r>
    </w:p>
    <w:p w14:paraId="49FB7924" w14:textId="77777777" w:rsidR="00B52C39" w:rsidRPr="00903DBA" w:rsidRDefault="00B52C39" w:rsidP="00B52C39">
      <w:pPr>
        <w:pStyle w:val="Code"/>
        <w:rPr>
          <w:highlight w:val="white"/>
        </w:rPr>
      </w:pPr>
    </w:p>
    <w:p w14:paraId="4F632F1F" w14:textId="77777777" w:rsidR="00B52C39" w:rsidRPr="00903DBA" w:rsidRDefault="00B52C39" w:rsidP="00B52C39">
      <w:pPr>
        <w:pStyle w:val="Code"/>
        <w:rPr>
          <w:highlight w:val="white"/>
        </w:rPr>
      </w:pPr>
      <w:r w:rsidRPr="00903DBA">
        <w:rPr>
          <w:highlight w:val="white"/>
        </w:rPr>
        <w:t xml:space="preserve">      Assert.Error(arrayType.IsPointerOrArray() &amp;&amp;</w:t>
      </w:r>
    </w:p>
    <w:p w14:paraId="2B139852" w14:textId="77777777" w:rsidR="00B52C39" w:rsidRPr="00903DBA" w:rsidRDefault="00B52C39" w:rsidP="00B52C39">
      <w:pPr>
        <w:pStyle w:val="Code"/>
        <w:rPr>
          <w:highlight w:val="white"/>
        </w:rPr>
      </w:pPr>
      <w:r w:rsidRPr="00903DBA">
        <w:rPr>
          <w:highlight w:val="white"/>
        </w:rPr>
        <w:t xml:space="preserve">                   !arrayType.PointerOrArrayType.IsVoid(),</w:t>
      </w:r>
    </w:p>
    <w:p w14:paraId="29C75663" w14:textId="77777777" w:rsidR="00B52C39" w:rsidRPr="00903DBA" w:rsidRDefault="00B52C39" w:rsidP="00B52C39">
      <w:pPr>
        <w:pStyle w:val="Code"/>
        <w:rPr>
          <w:highlight w:val="white"/>
        </w:rPr>
      </w:pPr>
      <w:r w:rsidRPr="00903DBA">
        <w:rPr>
          <w:highlight w:val="white"/>
        </w:rPr>
        <w:t xml:space="preserve">                   arrayType, Message.Invalid_type_in_index_expression);</w:t>
      </w:r>
    </w:p>
    <w:p w14:paraId="5F49CA36" w14:textId="77777777" w:rsidR="00B52C39" w:rsidRPr="00903DBA" w:rsidRDefault="00B52C39" w:rsidP="00B52C39">
      <w:pPr>
        <w:pStyle w:val="Code"/>
        <w:rPr>
          <w:highlight w:val="white"/>
        </w:rPr>
      </w:pPr>
      <w:r w:rsidRPr="00903DBA">
        <w:rPr>
          <w:highlight w:val="white"/>
        </w:rPr>
        <w:t xml:space="preserve">      Assert.Error(indexType.IsIntegral(), indexExpression,</w:t>
      </w:r>
    </w:p>
    <w:p w14:paraId="2CDF66F0" w14:textId="77777777" w:rsidR="00B52C39" w:rsidRPr="00903DBA" w:rsidRDefault="00B52C39" w:rsidP="00B52C39">
      <w:pPr>
        <w:pStyle w:val="Code"/>
        <w:rPr>
          <w:highlight w:val="white"/>
        </w:rPr>
      </w:pPr>
      <w:r w:rsidRPr="00903DBA">
        <w:rPr>
          <w:highlight w:val="white"/>
        </w:rPr>
        <w:t xml:space="preserve">                   Message.Invalid_type_in_index_expression);</w:t>
      </w:r>
    </w:p>
    <w:p w14:paraId="117CDF8E" w14:textId="77777777" w:rsidR="00B52C39" w:rsidRPr="00903DBA" w:rsidRDefault="00B52C39" w:rsidP="00B52C39">
      <w:pPr>
        <w:pStyle w:val="Code"/>
        <w:rPr>
          <w:highlight w:val="white"/>
        </w:rPr>
      </w:pPr>
    </w:p>
    <w:p w14:paraId="7E99004E" w14:textId="77777777" w:rsidR="00B52C39" w:rsidRPr="00903DBA" w:rsidRDefault="00B52C39" w:rsidP="00B52C39">
      <w:pPr>
        <w:pStyle w:val="Code"/>
        <w:rPr>
          <w:highlight w:val="white"/>
        </w:rPr>
      </w:pPr>
      <w:r w:rsidRPr="00903DBA">
        <w:rPr>
          <w:highlight w:val="white"/>
        </w:rPr>
        <w:t xml:space="preserve">      List&lt;MiddleCode&gt; shortList = new List&lt;MiddleCode&gt;();</w:t>
      </w:r>
    </w:p>
    <w:p w14:paraId="4EADB99B" w14:textId="77777777" w:rsidR="00B52C39" w:rsidRPr="00903DBA" w:rsidRDefault="00B52C39" w:rsidP="00B52C39">
      <w:pPr>
        <w:pStyle w:val="Code"/>
        <w:rPr>
          <w:highlight w:val="white"/>
        </w:rPr>
      </w:pPr>
      <w:r w:rsidRPr="00903DBA">
        <w:rPr>
          <w:highlight w:val="white"/>
        </w:rPr>
        <w:t xml:space="preserve">      shortList.AddRange(arrayExpression.ShortList);</w:t>
      </w:r>
    </w:p>
    <w:p w14:paraId="79B64027" w14:textId="77777777" w:rsidR="00B52C39" w:rsidRPr="00903DBA" w:rsidRDefault="00B52C39" w:rsidP="00B52C39">
      <w:pPr>
        <w:pStyle w:val="Code"/>
        <w:rPr>
          <w:highlight w:val="white"/>
        </w:rPr>
      </w:pPr>
      <w:r w:rsidRPr="00903DBA">
        <w:rPr>
          <w:highlight w:val="white"/>
        </w:rPr>
        <w:t xml:space="preserve">      shortList.AddRange(indexExpression.ShortList);</w:t>
      </w:r>
    </w:p>
    <w:p w14:paraId="5FC817FE" w14:textId="77777777" w:rsidR="00B52C39" w:rsidRPr="00903DBA" w:rsidRDefault="00B52C39" w:rsidP="00B52C39">
      <w:pPr>
        <w:pStyle w:val="Code"/>
        <w:rPr>
          <w:highlight w:val="white"/>
        </w:rPr>
      </w:pPr>
    </w:p>
    <w:p w14:paraId="79F1E17F" w14:textId="77777777" w:rsidR="00631965" w:rsidRPr="00903DBA" w:rsidRDefault="00B52C39" w:rsidP="00B52C39">
      <w:pPr>
        <w:pStyle w:val="Code"/>
        <w:rPr>
          <w:highlight w:val="white"/>
        </w:rPr>
      </w:pPr>
      <w:r w:rsidRPr="00903DBA">
        <w:rPr>
          <w:highlight w:val="white"/>
        </w:rPr>
        <w:t xml:space="preserve">      Symbol resultSymbol =</w:t>
      </w:r>
    </w:p>
    <w:p w14:paraId="4E54A929" w14:textId="625F77FE" w:rsidR="00B52C39" w:rsidRPr="00903DBA" w:rsidRDefault="00631965" w:rsidP="00B52C39">
      <w:pPr>
        <w:pStyle w:val="Code"/>
        <w:rPr>
          <w:highlight w:val="white"/>
        </w:rPr>
      </w:pPr>
      <w:r w:rsidRPr="00903DBA">
        <w:rPr>
          <w:highlight w:val="white"/>
        </w:rPr>
        <w:t xml:space="preserve">        </w:t>
      </w:r>
      <w:r w:rsidR="00B52C39" w:rsidRPr="00903DBA">
        <w:rPr>
          <w:highlight w:val="white"/>
        </w:rPr>
        <w:t>new Symbol(arrayExpression.Symbol.Type.PointerOrArrayType);</w:t>
      </w:r>
    </w:p>
    <w:p w14:paraId="20EA5E91" w14:textId="77777777" w:rsidR="00B52C39" w:rsidRPr="00903DBA" w:rsidRDefault="00B52C39" w:rsidP="00B52C39">
      <w:pPr>
        <w:pStyle w:val="Code"/>
        <w:rPr>
          <w:highlight w:val="white"/>
        </w:rPr>
      </w:pPr>
    </w:p>
    <w:p w14:paraId="5A3A9DE4" w14:textId="77777777" w:rsidR="00B52C39" w:rsidRPr="00903DBA" w:rsidRDefault="00B52C39" w:rsidP="00B52C39">
      <w:pPr>
        <w:pStyle w:val="Code"/>
        <w:rPr>
          <w:highlight w:val="white"/>
        </w:rPr>
      </w:pPr>
      <w:r w:rsidRPr="00903DBA">
        <w:rPr>
          <w:highlight w:val="white"/>
        </w:rPr>
        <w:t xml:space="preserve">      if (indexExpression.Symbol.Value is BigInteger) {</w:t>
      </w:r>
    </w:p>
    <w:p w14:paraId="15C81D08" w14:textId="77777777" w:rsidR="00B52C39" w:rsidRPr="00903DBA" w:rsidRDefault="00B52C39" w:rsidP="00B52C39">
      <w:pPr>
        <w:pStyle w:val="Code"/>
        <w:rPr>
          <w:highlight w:val="white"/>
        </w:rPr>
      </w:pPr>
      <w:r w:rsidRPr="00903DBA">
        <w:rPr>
          <w:highlight w:val="white"/>
        </w:rPr>
        <w:t xml:space="preserve">        int indexValue = (int) ((BigInteger)indexExpression.Symbol.Value),</w:t>
      </w:r>
    </w:p>
    <w:p w14:paraId="390E7048" w14:textId="77777777" w:rsidR="00B52C39" w:rsidRPr="00903DBA" w:rsidRDefault="00B52C39" w:rsidP="00B52C39">
      <w:pPr>
        <w:pStyle w:val="Code"/>
        <w:rPr>
          <w:highlight w:val="white"/>
        </w:rPr>
      </w:pPr>
      <w:r w:rsidRPr="00903DBA">
        <w:rPr>
          <w:highlight w:val="white"/>
        </w:rPr>
        <w:t xml:space="preserve">            indexSize = arrayExpression.Symbol.Type.PointerOrArrayType.Size();</w:t>
      </w:r>
    </w:p>
    <w:p w14:paraId="6346B02A" w14:textId="77777777" w:rsidR="00A4370B" w:rsidRPr="00903DBA" w:rsidRDefault="00B52C39" w:rsidP="00B52C39">
      <w:pPr>
        <w:pStyle w:val="Code"/>
        <w:rPr>
          <w:highlight w:val="white"/>
        </w:rPr>
      </w:pPr>
      <w:r w:rsidRPr="00903DBA">
        <w:rPr>
          <w:highlight w:val="white"/>
        </w:rPr>
        <w:t xml:space="preserve">        return Dereference(arrayExpression, resultSymbol,</w:t>
      </w:r>
    </w:p>
    <w:p w14:paraId="79F652B8" w14:textId="512D769C" w:rsidR="00B52C39" w:rsidRPr="00903DBA" w:rsidRDefault="00A4370B" w:rsidP="00B52C39">
      <w:pPr>
        <w:pStyle w:val="Code"/>
        <w:rPr>
          <w:highlight w:val="white"/>
        </w:rPr>
      </w:pPr>
      <w:r w:rsidRPr="00903DBA">
        <w:rPr>
          <w:highlight w:val="white"/>
        </w:rPr>
        <w:t xml:space="preserve">                          </w:t>
      </w:r>
      <w:r w:rsidR="00B52C39" w:rsidRPr="00903DBA">
        <w:rPr>
          <w:highlight w:val="white"/>
        </w:rPr>
        <w:t xml:space="preserve"> indexValue * indexSize);</w:t>
      </w:r>
    </w:p>
    <w:p w14:paraId="79D05181" w14:textId="77777777" w:rsidR="00B52C39" w:rsidRPr="00903DBA" w:rsidRDefault="00B52C39" w:rsidP="00B52C39">
      <w:pPr>
        <w:pStyle w:val="Code"/>
        <w:rPr>
          <w:highlight w:val="white"/>
        </w:rPr>
      </w:pPr>
      <w:r w:rsidRPr="00903DBA">
        <w:rPr>
          <w:highlight w:val="white"/>
        </w:rPr>
        <w:t xml:space="preserve">      }</w:t>
      </w:r>
    </w:p>
    <w:p w14:paraId="47D3BB06" w14:textId="77777777" w:rsidR="00B52C39" w:rsidRPr="00903DBA" w:rsidRDefault="00B52C39" w:rsidP="00B52C39">
      <w:pPr>
        <w:pStyle w:val="Code"/>
        <w:rPr>
          <w:highlight w:val="white"/>
        </w:rPr>
      </w:pPr>
      <w:r w:rsidRPr="00903DBA">
        <w:rPr>
          <w:highlight w:val="white"/>
        </w:rPr>
        <w:t xml:space="preserve">      else {</w:t>
      </w:r>
    </w:p>
    <w:p w14:paraId="20BAA415" w14:textId="77777777" w:rsidR="00B52C39" w:rsidRPr="00903DBA" w:rsidRDefault="00B52C39" w:rsidP="00B52C39">
      <w:pPr>
        <w:pStyle w:val="Code"/>
        <w:rPr>
          <w:highlight w:val="white"/>
        </w:rPr>
      </w:pPr>
      <w:r w:rsidRPr="00903DBA">
        <w:rPr>
          <w:highlight w:val="white"/>
        </w:rPr>
        <w:t xml:space="preserve">        indexExpression =</w:t>
      </w:r>
    </w:p>
    <w:p w14:paraId="3335775F" w14:textId="77777777" w:rsidR="00B52C39" w:rsidRPr="00903DBA" w:rsidRDefault="00B52C39" w:rsidP="00B52C39">
      <w:pPr>
        <w:pStyle w:val="Code"/>
        <w:rPr>
          <w:highlight w:val="white"/>
        </w:rPr>
      </w:pPr>
      <w:r w:rsidRPr="00903DBA">
        <w:rPr>
          <w:highlight w:val="white"/>
        </w:rPr>
        <w:t xml:space="preserve">          TypeCast.ImplicitCast(indexExpression, arrayExpression.Symbol.Type);</w:t>
      </w:r>
    </w:p>
    <w:p w14:paraId="253144C4" w14:textId="77777777" w:rsidR="00B52C39" w:rsidRPr="00903DBA" w:rsidRDefault="00B52C39" w:rsidP="00B52C39">
      <w:pPr>
        <w:pStyle w:val="Code"/>
        <w:rPr>
          <w:highlight w:val="white"/>
        </w:rPr>
      </w:pPr>
    </w:p>
    <w:p w14:paraId="6E27D117" w14:textId="77777777" w:rsidR="00B52C39" w:rsidRPr="00903DBA" w:rsidRDefault="00B52C39" w:rsidP="00B52C39">
      <w:pPr>
        <w:pStyle w:val="Code"/>
        <w:rPr>
          <w:highlight w:val="white"/>
        </w:rPr>
      </w:pPr>
      <w:r w:rsidRPr="00903DBA">
        <w:rPr>
          <w:highlight w:val="white"/>
        </w:rPr>
        <w:t xml:space="preserve">        List&lt;MiddleCode&gt; longList = new List&lt;MiddleCode&gt;();</w:t>
      </w:r>
    </w:p>
    <w:p w14:paraId="088D60E9" w14:textId="77777777" w:rsidR="00B52C39" w:rsidRPr="00903DBA" w:rsidRDefault="00B52C39" w:rsidP="00B52C39">
      <w:pPr>
        <w:pStyle w:val="Code"/>
        <w:rPr>
          <w:highlight w:val="white"/>
        </w:rPr>
      </w:pPr>
      <w:r w:rsidRPr="00903DBA">
        <w:rPr>
          <w:highlight w:val="white"/>
        </w:rPr>
        <w:t xml:space="preserve">        longList.AddRange(arrayExpression.LongList);</w:t>
      </w:r>
    </w:p>
    <w:p w14:paraId="32CB805F" w14:textId="77777777" w:rsidR="00B52C39" w:rsidRPr="00903DBA" w:rsidRDefault="00B52C39" w:rsidP="00B52C39">
      <w:pPr>
        <w:pStyle w:val="Code"/>
        <w:rPr>
          <w:highlight w:val="white"/>
        </w:rPr>
      </w:pPr>
      <w:r w:rsidRPr="00903DBA">
        <w:rPr>
          <w:highlight w:val="white"/>
        </w:rPr>
        <w:t xml:space="preserve">        longList.AddRange(indexExpression.LongList);</w:t>
      </w:r>
    </w:p>
    <w:p w14:paraId="4408790E" w14:textId="77777777" w:rsidR="00B52C39" w:rsidRPr="00903DBA" w:rsidRDefault="00B52C39" w:rsidP="00B52C39">
      <w:pPr>
        <w:pStyle w:val="Code"/>
        <w:rPr>
          <w:highlight w:val="white"/>
        </w:rPr>
      </w:pPr>
    </w:p>
    <w:p w14:paraId="1418DEF0" w14:textId="77777777" w:rsidR="00B52C39" w:rsidRPr="00903DBA" w:rsidRDefault="00B52C39" w:rsidP="00B52C39">
      <w:pPr>
        <w:pStyle w:val="Code"/>
        <w:rPr>
          <w:highlight w:val="white"/>
        </w:rPr>
      </w:pPr>
      <w:r w:rsidRPr="00903DBA">
        <w:rPr>
          <w:highlight w:val="white"/>
        </w:rPr>
        <w:t xml:space="preserve">        Symbol arraySymbol = arrayExpression.Symbol,</w:t>
      </w:r>
    </w:p>
    <w:p w14:paraId="192D504B" w14:textId="77777777" w:rsidR="00B52C39" w:rsidRPr="00903DBA" w:rsidRDefault="00B52C39" w:rsidP="00B52C39">
      <w:pPr>
        <w:pStyle w:val="Code"/>
        <w:rPr>
          <w:highlight w:val="white"/>
        </w:rPr>
      </w:pPr>
      <w:r w:rsidRPr="00903DBA">
        <w:rPr>
          <w:highlight w:val="white"/>
        </w:rPr>
        <w:t xml:space="preserve">               indexSymbol = indexExpression.Symbol;</w:t>
      </w:r>
    </w:p>
    <w:p w14:paraId="7A6DFC13" w14:textId="6E3223C6" w:rsidR="00B52C39" w:rsidRPr="00903DBA" w:rsidRDefault="00B52C39" w:rsidP="00B52C39">
      <w:pPr>
        <w:pStyle w:val="Code"/>
        <w:rPr>
          <w:highlight w:val="white"/>
        </w:rPr>
      </w:pPr>
      <w:r w:rsidRPr="00903DBA">
        <w:rPr>
          <w:highlight w:val="white"/>
        </w:rPr>
        <w:t xml:space="preserve">        Symbol sizeSymbol = new Symbol(</w:t>
      </w:r>
      <w:r w:rsidR="00114470" w:rsidRPr="00903DBA">
        <w:rPr>
          <w:highlight w:val="white"/>
        </w:rPr>
        <w:t>indexSymbol</w:t>
      </w:r>
      <w:r w:rsidRPr="00903DBA">
        <w:rPr>
          <w:highlight w:val="white"/>
        </w:rPr>
        <w:t>.Type, (BigInteger)</w:t>
      </w:r>
    </w:p>
    <w:p w14:paraId="686C52E5" w14:textId="77777777" w:rsidR="00B52C39" w:rsidRPr="00903DBA" w:rsidRDefault="00B52C39" w:rsidP="00B52C39">
      <w:pPr>
        <w:pStyle w:val="Code"/>
        <w:rPr>
          <w:highlight w:val="white"/>
        </w:rPr>
      </w:pPr>
      <w:r w:rsidRPr="00903DBA">
        <w:rPr>
          <w:highlight w:val="white"/>
        </w:rPr>
        <w:t xml:space="preserve">                               arraySymbol.Type.PointerOrArrayType.Size()),</w:t>
      </w:r>
    </w:p>
    <w:p w14:paraId="1EB50DE9" w14:textId="77777777" w:rsidR="00B52C39" w:rsidRPr="00903DBA" w:rsidRDefault="00B52C39" w:rsidP="00B52C39">
      <w:pPr>
        <w:pStyle w:val="Code"/>
        <w:rPr>
          <w:highlight w:val="white"/>
        </w:rPr>
      </w:pPr>
      <w:r w:rsidRPr="00903DBA">
        <w:rPr>
          <w:highlight w:val="white"/>
        </w:rPr>
        <w:t xml:space="preserve">               multSymbol = new Symbol(arraySymbol.Type);</w:t>
      </w:r>
    </w:p>
    <w:p w14:paraId="22E35AA5" w14:textId="77777777" w:rsidR="00B52C39" w:rsidRPr="00903DBA" w:rsidRDefault="00B52C39" w:rsidP="00B52C39">
      <w:pPr>
        <w:pStyle w:val="Code"/>
        <w:rPr>
          <w:highlight w:val="white"/>
        </w:rPr>
      </w:pPr>
      <w:r w:rsidRPr="00903DBA">
        <w:rPr>
          <w:highlight w:val="white"/>
        </w:rPr>
        <w:t xml:space="preserve">        AddMiddleCode(longList, MiddleOperator.UnsignedMultiply,</w:t>
      </w:r>
    </w:p>
    <w:p w14:paraId="07192BDC" w14:textId="77777777" w:rsidR="00B52C39" w:rsidRPr="00903DBA" w:rsidRDefault="00B52C39" w:rsidP="00B52C39">
      <w:pPr>
        <w:pStyle w:val="Code"/>
        <w:rPr>
          <w:highlight w:val="white"/>
        </w:rPr>
      </w:pPr>
      <w:r w:rsidRPr="00903DBA">
        <w:rPr>
          <w:highlight w:val="white"/>
        </w:rPr>
        <w:t xml:space="preserve">                      multSymbol, indexSymbol, sizeSymbol);</w:t>
      </w:r>
    </w:p>
    <w:p w14:paraId="6BB44813" w14:textId="77777777" w:rsidR="00B52C39" w:rsidRPr="00903DBA" w:rsidRDefault="00B52C39" w:rsidP="00B52C39">
      <w:pPr>
        <w:pStyle w:val="Code"/>
        <w:rPr>
          <w:highlight w:val="white"/>
        </w:rPr>
      </w:pPr>
      <w:r w:rsidRPr="00903DBA">
        <w:rPr>
          <w:highlight w:val="white"/>
        </w:rPr>
        <w:t xml:space="preserve">        Symbol addSymbol = new Symbol(arraySymbol.Type);</w:t>
      </w:r>
    </w:p>
    <w:p w14:paraId="7E3DE0BB" w14:textId="77777777" w:rsidR="00B52C39" w:rsidRPr="00903DBA" w:rsidRDefault="00B52C39" w:rsidP="00B52C39">
      <w:pPr>
        <w:pStyle w:val="Code"/>
        <w:rPr>
          <w:highlight w:val="white"/>
        </w:rPr>
      </w:pPr>
      <w:r w:rsidRPr="00903DBA">
        <w:rPr>
          <w:highlight w:val="white"/>
        </w:rPr>
        <w:t xml:space="preserve">        AddMiddleCode(longList, MiddleOperator.BinaryAdd,</w:t>
      </w:r>
    </w:p>
    <w:p w14:paraId="26E3726D" w14:textId="77777777" w:rsidR="00B52C39" w:rsidRPr="00903DBA" w:rsidRDefault="00B52C39" w:rsidP="00B52C39">
      <w:pPr>
        <w:pStyle w:val="Code"/>
        <w:rPr>
          <w:highlight w:val="white"/>
        </w:rPr>
      </w:pPr>
      <w:r w:rsidRPr="00903DBA">
        <w:rPr>
          <w:highlight w:val="white"/>
        </w:rPr>
        <w:t xml:space="preserve">                      addSymbol, arraySymbol, multSymbol);</w:t>
      </w:r>
    </w:p>
    <w:p w14:paraId="7EA98940" w14:textId="77777777" w:rsidR="00B52C39" w:rsidRPr="00903DBA" w:rsidRDefault="00B52C39" w:rsidP="00B52C39">
      <w:pPr>
        <w:pStyle w:val="Code"/>
        <w:rPr>
          <w:highlight w:val="white"/>
        </w:rPr>
      </w:pPr>
    </w:p>
    <w:p w14:paraId="1D816008" w14:textId="77777777" w:rsidR="00335A5A" w:rsidRPr="00903DBA" w:rsidRDefault="00B52C39" w:rsidP="00B52C39">
      <w:pPr>
        <w:pStyle w:val="Code"/>
        <w:rPr>
          <w:highlight w:val="white"/>
        </w:rPr>
      </w:pPr>
      <w:r w:rsidRPr="00903DBA">
        <w:rPr>
          <w:highlight w:val="white"/>
        </w:rPr>
        <w:t xml:space="preserve">        Expression addExpression =</w:t>
      </w:r>
    </w:p>
    <w:p w14:paraId="49034B4B" w14:textId="1A38BF1B" w:rsidR="00B52C39" w:rsidRPr="00903DBA" w:rsidRDefault="00335A5A" w:rsidP="00B52C39">
      <w:pPr>
        <w:pStyle w:val="Code"/>
        <w:rPr>
          <w:highlight w:val="white"/>
        </w:rPr>
      </w:pPr>
      <w:r w:rsidRPr="00903DBA">
        <w:rPr>
          <w:highlight w:val="white"/>
        </w:rPr>
        <w:t xml:space="preserve">         </w:t>
      </w:r>
      <w:r w:rsidR="00B52C39" w:rsidRPr="00903DBA">
        <w:rPr>
          <w:highlight w:val="white"/>
        </w:rPr>
        <w:t xml:space="preserve"> new Expression(addSymbol, shortList, longList);</w:t>
      </w:r>
    </w:p>
    <w:p w14:paraId="1E6C5D95" w14:textId="77777777" w:rsidR="00B52C39" w:rsidRPr="00903DBA" w:rsidRDefault="00B52C39" w:rsidP="00B52C39">
      <w:pPr>
        <w:pStyle w:val="Code"/>
        <w:rPr>
          <w:highlight w:val="white"/>
        </w:rPr>
      </w:pPr>
      <w:r w:rsidRPr="00903DBA">
        <w:rPr>
          <w:highlight w:val="white"/>
        </w:rPr>
        <w:t xml:space="preserve">        return Dereference(addExpression, resultSymbol, 0);</w:t>
      </w:r>
    </w:p>
    <w:p w14:paraId="3E4ECEBB" w14:textId="77777777" w:rsidR="00B52C39" w:rsidRPr="00903DBA" w:rsidRDefault="00B52C39" w:rsidP="00B52C39">
      <w:pPr>
        <w:pStyle w:val="Code"/>
        <w:rPr>
          <w:highlight w:val="white"/>
        </w:rPr>
      </w:pPr>
      <w:r w:rsidRPr="00903DBA">
        <w:rPr>
          <w:highlight w:val="white"/>
        </w:rPr>
        <w:t xml:space="preserve">      }</w:t>
      </w:r>
    </w:p>
    <w:p w14:paraId="705DBF36" w14:textId="77777777" w:rsidR="00B52C39" w:rsidRPr="00903DBA" w:rsidRDefault="00B52C39" w:rsidP="00B52C39">
      <w:pPr>
        <w:pStyle w:val="Code"/>
        <w:rPr>
          <w:highlight w:val="white"/>
        </w:rPr>
      </w:pPr>
      <w:r w:rsidRPr="00903DBA">
        <w:rPr>
          <w:highlight w:val="white"/>
        </w:rPr>
        <w:t xml:space="preserve">    }</w:t>
      </w:r>
    </w:p>
    <w:p w14:paraId="577D6E4E" w14:textId="77777777" w:rsidR="00B52C39" w:rsidRPr="00903DBA" w:rsidRDefault="00B52C39" w:rsidP="00B52C39">
      <w:pPr>
        <w:pStyle w:val="Code"/>
        <w:rPr>
          <w:highlight w:val="white"/>
        </w:rPr>
      </w:pPr>
    </w:p>
    <w:p w14:paraId="4D89F28C" w14:textId="77777777" w:rsidR="005E14F0" w:rsidRPr="00903DBA" w:rsidRDefault="00B52C39" w:rsidP="00B52C39">
      <w:pPr>
        <w:pStyle w:val="Code"/>
        <w:rPr>
          <w:highlight w:val="white"/>
        </w:rPr>
      </w:pPr>
      <w:r w:rsidRPr="00903DBA">
        <w:rPr>
          <w:highlight w:val="white"/>
        </w:rPr>
        <w:t xml:space="preserve">    private static Expression Dereference(Expression expression,</w:t>
      </w:r>
    </w:p>
    <w:p w14:paraId="01FD9190" w14:textId="66E7E273" w:rsidR="00B52C39" w:rsidRPr="00903DBA" w:rsidRDefault="005E14F0" w:rsidP="00B52C39">
      <w:pPr>
        <w:pStyle w:val="Code"/>
        <w:rPr>
          <w:highlight w:val="white"/>
        </w:rPr>
      </w:pPr>
      <w:r w:rsidRPr="00903DBA">
        <w:rPr>
          <w:highlight w:val="white"/>
        </w:rPr>
        <w:t xml:space="preserve">                                          </w:t>
      </w:r>
      <w:r w:rsidR="00B52C39" w:rsidRPr="00903DBA">
        <w:rPr>
          <w:highlight w:val="white"/>
        </w:rPr>
        <w:t>Symbol resultSymbol, int offset) {</w:t>
      </w:r>
    </w:p>
    <w:p w14:paraId="77C5F203" w14:textId="77777777" w:rsidR="00B52C39" w:rsidRPr="00903DBA" w:rsidRDefault="00B52C39" w:rsidP="00B52C39">
      <w:pPr>
        <w:pStyle w:val="Code"/>
        <w:rPr>
          <w:highlight w:val="white"/>
        </w:rPr>
      </w:pPr>
      <w:r w:rsidRPr="00903DBA">
        <w:rPr>
          <w:highlight w:val="white"/>
        </w:rPr>
        <w:t xml:space="preserve">      resultSymbol.AddressSymbol = expression.Symbol;</w:t>
      </w:r>
    </w:p>
    <w:p w14:paraId="7FE25FD7" w14:textId="77777777" w:rsidR="00B52C39" w:rsidRPr="00903DBA" w:rsidRDefault="00B52C39" w:rsidP="00B52C39">
      <w:pPr>
        <w:pStyle w:val="Code"/>
        <w:rPr>
          <w:highlight w:val="white"/>
        </w:rPr>
      </w:pPr>
      <w:r w:rsidRPr="00903DBA">
        <w:rPr>
          <w:highlight w:val="white"/>
        </w:rPr>
        <w:t xml:space="preserve">      resultSymbol.AddressOffset = offset;</w:t>
      </w:r>
    </w:p>
    <w:p w14:paraId="2A83AA87" w14:textId="77777777" w:rsidR="00B52C39" w:rsidRPr="00903DBA" w:rsidRDefault="00B52C39" w:rsidP="00B52C39">
      <w:pPr>
        <w:pStyle w:val="Code"/>
        <w:rPr>
          <w:highlight w:val="white"/>
        </w:rPr>
      </w:pPr>
      <w:r w:rsidRPr="00903DBA">
        <w:rPr>
          <w:highlight w:val="white"/>
        </w:rPr>
        <w:t xml:space="preserve">      AddMiddleCode(expression.LongList, MiddleOperator.Dereference,</w:t>
      </w:r>
    </w:p>
    <w:p w14:paraId="1831B46B" w14:textId="77777777" w:rsidR="00B52C39" w:rsidRPr="00903DBA" w:rsidRDefault="00B52C39" w:rsidP="00B52C39">
      <w:pPr>
        <w:pStyle w:val="Code"/>
        <w:rPr>
          <w:highlight w:val="white"/>
        </w:rPr>
      </w:pPr>
      <w:r w:rsidRPr="00903DBA">
        <w:rPr>
          <w:highlight w:val="white"/>
        </w:rPr>
        <w:t xml:space="preserve">                    resultSymbol, expression.Symbol, 0);</w:t>
      </w:r>
    </w:p>
    <w:p w14:paraId="45E32943" w14:textId="316AC1FE" w:rsidR="00B52C39" w:rsidRPr="00903DBA" w:rsidRDefault="00854B6E" w:rsidP="00854B6E">
      <w:pPr>
        <w:rPr>
          <w:highlight w:val="white"/>
        </w:rPr>
      </w:pPr>
      <w:r w:rsidRPr="00903DBA">
        <w:rPr>
          <w:highlight w:val="white"/>
        </w:rPr>
        <w:t>If the resulting expression holds floating type, we need to pop the value from the floating value stack.</w:t>
      </w:r>
    </w:p>
    <w:p w14:paraId="36B2D89D" w14:textId="77777777" w:rsidR="00B52C39" w:rsidRPr="00903DBA" w:rsidRDefault="00B52C39" w:rsidP="00B52C39">
      <w:pPr>
        <w:pStyle w:val="Code"/>
        <w:rPr>
          <w:highlight w:val="white"/>
        </w:rPr>
      </w:pPr>
      <w:r w:rsidRPr="00903DBA">
        <w:rPr>
          <w:highlight w:val="white"/>
        </w:rPr>
        <w:lastRenderedPageBreak/>
        <w:t xml:space="preserve">      if (resultSymbol.Type.IsFloating()) {</w:t>
      </w:r>
    </w:p>
    <w:p w14:paraId="062CE0BF" w14:textId="77777777" w:rsidR="00B52C39" w:rsidRPr="00903DBA" w:rsidRDefault="00B52C39" w:rsidP="00B52C39">
      <w:pPr>
        <w:pStyle w:val="Code"/>
        <w:rPr>
          <w:highlight w:val="white"/>
        </w:rPr>
      </w:pPr>
      <w:r w:rsidRPr="00903DBA">
        <w:rPr>
          <w:highlight w:val="white"/>
        </w:rPr>
        <w:t xml:space="preserve">        AddMiddleCode(expression.LongList, MiddleOperator.PushFloat,</w:t>
      </w:r>
    </w:p>
    <w:p w14:paraId="02B6AD79" w14:textId="77777777" w:rsidR="00B52C39" w:rsidRPr="00903DBA" w:rsidRDefault="00B52C39" w:rsidP="00B52C39">
      <w:pPr>
        <w:pStyle w:val="Code"/>
        <w:rPr>
          <w:highlight w:val="white"/>
        </w:rPr>
      </w:pPr>
      <w:r w:rsidRPr="00903DBA">
        <w:rPr>
          <w:highlight w:val="white"/>
        </w:rPr>
        <w:t xml:space="preserve">                      resultSymbol);</w:t>
      </w:r>
    </w:p>
    <w:p w14:paraId="3529A345" w14:textId="77777777" w:rsidR="00B52C39" w:rsidRPr="00903DBA" w:rsidRDefault="00B52C39" w:rsidP="00B52C39">
      <w:pPr>
        <w:pStyle w:val="Code"/>
        <w:rPr>
          <w:highlight w:val="white"/>
        </w:rPr>
      </w:pPr>
      <w:r w:rsidRPr="00903DBA">
        <w:rPr>
          <w:highlight w:val="white"/>
        </w:rPr>
        <w:t xml:space="preserve">      }</w:t>
      </w:r>
    </w:p>
    <w:p w14:paraId="19695D45" w14:textId="77777777" w:rsidR="00B52C39" w:rsidRPr="00903DBA" w:rsidRDefault="00B52C39" w:rsidP="00B52C39">
      <w:pPr>
        <w:pStyle w:val="Code"/>
        <w:rPr>
          <w:highlight w:val="white"/>
        </w:rPr>
      </w:pPr>
    </w:p>
    <w:p w14:paraId="7A2BEA51" w14:textId="77777777" w:rsidR="00B52C39" w:rsidRPr="00903DBA" w:rsidRDefault="00B52C39" w:rsidP="00B52C39">
      <w:pPr>
        <w:pStyle w:val="Code"/>
        <w:rPr>
          <w:highlight w:val="white"/>
        </w:rPr>
      </w:pPr>
      <w:r w:rsidRPr="00903DBA">
        <w:rPr>
          <w:highlight w:val="white"/>
        </w:rPr>
        <w:t xml:space="preserve">      return (new Expression(resultSymbol, expression.ShortList,</w:t>
      </w:r>
    </w:p>
    <w:p w14:paraId="01C925DB" w14:textId="77777777" w:rsidR="00B52C39" w:rsidRPr="00903DBA" w:rsidRDefault="00B52C39" w:rsidP="00B52C39">
      <w:pPr>
        <w:pStyle w:val="Code"/>
        <w:rPr>
          <w:highlight w:val="white"/>
        </w:rPr>
      </w:pPr>
      <w:r w:rsidRPr="00903DBA">
        <w:rPr>
          <w:highlight w:val="white"/>
        </w:rPr>
        <w:t xml:space="preserve">                             expression.LongList));</w:t>
      </w:r>
    </w:p>
    <w:p w14:paraId="2B0FF484" w14:textId="0E68DE67" w:rsidR="00B52C39" w:rsidRPr="00903DBA" w:rsidRDefault="00B52C39" w:rsidP="00B52C39">
      <w:pPr>
        <w:pStyle w:val="Code"/>
        <w:rPr>
          <w:highlight w:val="white"/>
        </w:rPr>
      </w:pPr>
      <w:r w:rsidRPr="00903DBA">
        <w:rPr>
          <w:highlight w:val="white"/>
        </w:rPr>
        <w:t xml:space="preserve">    }</w:t>
      </w:r>
    </w:p>
    <w:p w14:paraId="27E5C6F1" w14:textId="77777777" w:rsidR="005E30A8" w:rsidRPr="00903DBA" w:rsidRDefault="005E30A8" w:rsidP="005E30A8">
      <w:pPr>
        <w:pStyle w:val="Rubrik3"/>
        <w:numPr>
          <w:ilvl w:val="2"/>
          <w:numId w:val="131"/>
        </w:numPr>
        <w:rPr>
          <w:highlight w:val="white"/>
        </w:rPr>
      </w:pPr>
      <w:bookmarkStart w:id="181" w:name="_Toc57656035"/>
      <w:r w:rsidRPr="00903DBA">
        <w:rPr>
          <w:highlight w:val="white"/>
        </w:rPr>
        <w:t>Dot Expression</w:t>
      </w:r>
      <w:bookmarkEnd w:id="181"/>
    </w:p>
    <w:p w14:paraId="15B7AA71" w14:textId="77777777" w:rsidR="00E26192" w:rsidRPr="00903DBA" w:rsidRDefault="00E26192" w:rsidP="00E26192">
      <w:r w:rsidRPr="00903DBA">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903DBA" w:rsidRDefault="00E26192" w:rsidP="00E26192">
      <w:r w:rsidRPr="00903DBA">
        <w:t>If the operand does not have an address symbol, it is a regular variable. Then we just create a temporary symbol with the same storage and increase the offset with the member offset.</w:t>
      </w:r>
    </w:p>
    <w:p w14:paraId="350DC984" w14:textId="77777777" w:rsidR="005E30A8" w:rsidRPr="00903DBA" w:rsidRDefault="005E30A8" w:rsidP="005E30A8">
      <w:pPr>
        <w:pStyle w:val="CodeHeader"/>
      </w:pPr>
      <w:r w:rsidRPr="00903DBA">
        <w:t>MainParser.gppg</w:t>
      </w:r>
    </w:p>
    <w:p w14:paraId="6CF8AF1B" w14:textId="77777777" w:rsidR="005E30A8" w:rsidRPr="00903DBA" w:rsidRDefault="005E30A8" w:rsidP="005E30A8">
      <w:pPr>
        <w:pStyle w:val="Code"/>
        <w:rPr>
          <w:highlight w:val="white"/>
        </w:rPr>
      </w:pPr>
      <w:r w:rsidRPr="00903DBA">
        <w:rPr>
          <w:highlight w:val="white"/>
        </w:rPr>
        <w:t>postfix_expression:</w:t>
      </w:r>
    </w:p>
    <w:p w14:paraId="1B629D11" w14:textId="77777777" w:rsidR="005E30A8" w:rsidRPr="00903DBA" w:rsidRDefault="005E30A8" w:rsidP="005E30A8">
      <w:pPr>
        <w:pStyle w:val="Code"/>
        <w:rPr>
          <w:highlight w:val="white"/>
        </w:rPr>
      </w:pPr>
      <w:r w:rsidRPr="00903DBA">
        <w:rPr>
          <w:highlight w:val="white"/>
        </w:rPr>
        <w:t xml:space="preserve">    postfix_expression DOT NAME {</w:t>
      </w:r>
    </w:p>
    <w:p w14:paraId="31304B33" w14:textId="77777777" w:rsidR="005E30A8" w:rsidRPr="00903DBA" w:rsidRDefault="005E30A8" w:rsidP="005E30A8">
      <w:pPr>
        <w:pStyle w:val="Code"/>
        <w:rPr>
          <w:highlight w:val="white"/>
        </w:rPr>
      </w:pPr>
      <w:r w:rsidRPr="00903DBA">
        <w:rPr>
          <w:highlight w:val="white"/>
        </w:rPr>
        <w:t xml:space="preserve">      $$ = MiddleCodeGenerator.DotExpression($1, $3);</w:t>
      </w:r>
    </w:p>
    <w:p w14:paraId="24C1BBF2" w14:textId="77777777" w:rsidR="005E30A8" w:rsidRPr="00903DBA" w:rsidRDefault="005E30A8" w:rsidP="005E30A8">
      <w:pPr>
        <w:pStyle w:val="Code"/>
        <w:rPr>
          <w:highlight w:val="white"/>
        </w:rPr>
      </w:pPr>
      <w:r w:rsidRPr="00903DBA">
        <w:rPr>
          <w:highlight w:val="white"/>
        </w:rPr>
        <w:t xml:space="preserve">    };</w:t>
      </w:r>
    </w:p>
    <w:p w14:paraId="3753F347" w14:textId="77777777" w:rsidR="005E30A8" w:rsidRPr="00903DBA" w:rsidRDefault="005E30A8" w:rsidP="005E30A8">
      <w:pPr>
        <w:pStyle w:val="CodeHeader"/>
      </w:pPr>
      <w:r w:rsidRPr="00903DBA">
        <w:t>MiddleCodeGenerator.cs</w:t>
      </w:r>
    </w:p>
    <w:p w14:paraId="2AA8C5C2" w14:textId="77777777" w:rsidR="005E30A8" w:rsidRPr="00903DBA" w:rsidRDefault="005E30A8" w:rsidP="005E30A8">
      <w:pPr>
        <w:pStyle w:val="Code"/>
        <w:rPr>
          <w:highlight w:val="white"/>
        </w:rPr>
      </w:pPr>
      <w:r w:rsidRPr="00903DBA">
        <w:rPr>
          <w:highlight w:val="white"/>
        </w:rPr>
        <w:t xml:space="preserve">    public static Expression DotExpression(Expression expression,</w:t>
      </w:r>
    </w:p>
    <w:p w14:paraId="27B76A96" w14:textId="77777777" w:rsidR="005E30A8" w:rsidRPr="00903DBA" w:rsidRDefault="005E30A8" w:rsidP="005E30A8">
      <w:pPr>
        <w:pStyle w:val="Code"/>
        <w:rPr>
          <w:highlight w:val="white"/>
        </w:rPr>
      </w:pPr>
      <w:r w:rsidRPr="00903DBA">
        <w:rPr>
          <w:highlight w:val="white"/>
        </w:rPr>
        <w:t xml:space="preserve">                                           string memberName) {</w:t>
      </w:r>
    </w:p>
    <w:p w14:paraId="4280BE6E" w14:textId="77777777" w:rsidR="005E30A8" w:rsidRPr="00903DBA" w:rsidRDefault="005E30A8" w:rsidP="005E30A8">
      <w:pPr>
        <w:pStyle w:val="Code"/>
        <w:rPr>
          <w:highlight w:val="white"/>
        </w:rPr>
      </w:pPr>
      <w:r w:rsidRPr="00903DBA">
        <w:rPr>
          <w:highlight w:val="white"/>
        </w:rPr>
        <w:t xml:space="preserve">      Symbol parentSymbol = expression.Symbol;</w:t>
      </w:r>
    </w:p>
    <w:p w14:paraId="601655CE" w14:textId="77777777" w:rsidR="005E30A8" w:rsidRPr="00903DBA" w:rsidRDefault="005E30A8" w:rsidP="005E30A8">
      <w:pPr>
        <w:pStyle w:val="Code"/>
        <w:rPr>
          <w:highlight w:val="white"/>
        </w:rPr>
      </w:pPr>
      <w:r w:rsidRPr="00903DBA">
        <w:rPr>
          <w:highlight w:val="white"/>
        </w:rPr>
        <w:t xml:space="preserve">      Assert.Error(parentSymbol.Type.IsStructOrUnion(), expression,</w:t>
      </w:r>
    </w:p>
    <w:p w14:paraId="53E6A37D" w14:textId="77777777" w:rsidR="005E30A8" w:rsidRPr="00903DBA" w:rsidRDefault="005E30A8" w:rsidP="005E30A8">
      <w:pPr>
        <w:pStyle w:val="Code"/>
        <w:rPr>
          <w:highlight w:val="white"/>
        </w:rPr>
      </w:pPr>
      <w:r w:rsidRPr="00903DBA">
        <w:rPr>
          <w:highlight w:val="white"/>
        </w:rPr>
        <w:t xml:space="preserve">                   Message.Not_a_struct_or_union_in_dot_expression);</w:t>
      </w:r>
    </w:p>
    <w:p w14:paraId="62B26A65" w14:textId="77777777" w:rsidR="00F5333D" w:rsidRPr="00903DBA" w:rsidRDefault="00F5333D" w:rsidP="00F5333D">
      <w:pPr>
        <w:pStyle w:val="Code"/>
        <w:rPr>
          <w:highlight w:val="white"/>
        </w:rPr>
      </w:pPr>
      <w:r w:rsidRPr="00903DBA">
        <w:rPr>
          <w:highlight w:val="white"/>
        </w:rPr>
        <w:t xml:space="preserve">      Assert.Error(parentSymbol.Type.MemberMap != null, expression,</w:t>
      </w:r>
    </w:p>
    <w:p w14:paraId="71A894EE" w14:textId="77777777" w:rsidR="00F5333D" w:rsidRPr="00903DBA" w:rsidRDefault="00F5333D" w:rsidP="00F5333D">
      <w:pPr>
        <w:pStyle w:val="Code"/>
        <w:rPr>
          <w:highlight w:val="white"/>
        </w:rPr>
      </w:pPr>
      <w:r w:rsidRPr="00903DBA">
        <w:rPr>
          <w:highlight w:val="white"/>
        </w:rPr>
        <w:t xml:space="preserve">                   Message.Member_access_of_uncomplete_struct_or_union);</w:t>
      </w:r>
    </w:p>
    <w:p w14:paraId="521AE294" w14:textId="77777777" w:rsidR="005E30A8" w:rsidRPr="00903DBA" w:rsidRDefault="005E30A8" w:rsidP="00F5333D">
      <w:pPr>
        <w:pStyle w:val="Code"/>
        <w:rPr>
          <w:highlight w:val="white"/>
        </w:rPr>
      </w:pPr>
    </w:p>
    <w:p w14:paraId="4B86FDFF" w14:textId="77777777" w:rsidR="003C2484" w:rsidRPr="00903DBA" w:rsidRDefault="003C2484" w:rsidP="003C2484">
      <w:pPr>
        <w:pStyle w:val="Code"/>
        <w:rPr>
          <w:highlight w:val="white"/>
        </w:rPr>
      </w:pPr>
      <w:r w:rsidRPr="00903DBA">
        <w:rPr>
          <w:highlight w:val="white"/>
        </w:rPr>
        <w:t xml:space="preserve">      Symbol memberSymbol;</w:t>
      </w:r>
    </w:p>
    <w:p w14:paraId="6C2C1A15" w14:textId="77777777" w:rsidR="003C2484" w:rsidRPr="00903DBA" w:rsidRDefault="003C2484" w:rsidP="003C2484">
      <w:pPr>
        <w:pStyle w:val="Code"/>
        <w:rPr>
          <w:highlight w:val="white"/>
        </w:rPr>
      </w:pPr>
      <w:r w:rsidRPr="00903DBA">
        <w:rPr>
          <w:highlight w:val="white"/>
        </w:rPr>
        <w:t xml:space="preserve">      Assert.Error(parentSymbol.Type.MemberMap.TryGetValue(memberName,</w:t>
      </w:r>
    </w:p>
    <w:p w14:paraId="7A1BA188" w14:textId="77777777" w:rsidR="003C2484" w:rsidRPr="00903DBA" w:rsidRDefault="003C2484" w:rsidP="003C2484">
      <w:pPr>
        <w:pStyle w:val="Code"/>
        <w:rPr>
          <w:highlight w:val="white"/>
        </w:rPr>
      </w:pPr>
      <w:r w:rsidRPr="00903DBA">
        <w:rPr>
          <w:highlight w:val="white"/>
        </w:rPr>
        <w:t xml:space="preserve">                   out memberSymbol), memberName,</w:t>
      </w:r>
    </w:p>
    <w:p w14:paraId="4A670844" w14:textId="745D8265" w:rsidR="003C2484" w:rsidRPr="00903DBA" w:rsidRDefault="003C2484" w:rsidP="003C2484">
      <w:pPr>
        <w:pStyle w:val="Code"/>
        <w:rPr>
          <w:highlight w:val="white"/>
        </w:rPr>
      </w:pPr>
      <w:r w:rsidRPr="00903DBA">
        <w:rPr>
          <w:highlight w:val="white"/>
        </w:rPr>
        <w:t xml:space="preserve">                   Message.Unknown_member_in_dot_expression);</w:t>
      </w:r>
    </w:p>
    <w:p w14:paraId="56FA5843" w14:textId="77777777" w:rsidR="005E30A8" w:rsidRPr="00903DBA" w:rsidRDefault="005E30A8" w:rsidP="003C2484">
      <w:pPr>
        <w:pStyle w:val="Code"/>
        <w:rPr>
          <w:highlight w:val="white"/>
        </w:rPr>
      </w:pPr>
    </w:p>
    <w:p w14:paraId="5D18F8BA" w14:textId="77777777" w:rsidR="005E30A8" w:rsidRPr="00903DBA" w:rsidRDefault="005E30A8" w:rsidP="005E30A8">
      <w:pPr>
        <w:pStyle w:val="Code"/>
        <w:rPr>
          <w:highlight w:val="white"/>
        </w:rPr>
      </w:pPr>
      <w:r w:rsidRPr="00903DBA">
        <w:rPr>
          <w:highlight w:val="white"/>
        </w:rPr>
        <w:t xml:space="preserve">      Symbol resultSymbol;</w:t>
      </w:r>
    </w:p>
    <w:p w14:paraId="220AD11D" w14:textId="77777777" w:rsidR="005E30A8" w:rsidRPr="00903DBA" w:rsidRDefault="005E30A8" w:rsidP="005E30A8">
      <w:pPr>
        <w:pStyle w:val="Code"/>
        <w:rPr>
          <w:highlight w:val="white"/>
        </w:rPr>
      </w:pPr>
      <w:r w:rsidRPr="00903DBA">
        <w:rPr>
          <w:highlight w:val="white"/>
        </w:rPr>
        <w:t xml:space="preserve">      if (parentSymbol.AddressSymbol != null) {</w:t>
      </w:r>
    </w:p>
    <w:p w14:paraId="1404FB56" w14:textId="77777777" w:rsidR="005E30A8" w:rsidRPr="00903DBA" w:rsidRDefault="005E30A8" w:rsidP="005E30A8">
      <w:pPr>
        <w:pStyle w:val="Code"/>
        <w:rPr>
          <w:highlight w:val="white"/>
        </w:rPr>
      </w:pPr>
      <w:r w:rsidRPr="00903DBA">
        <w:rPr>
          <w:highlight w:val="white"/>
        </w:rPr>
        <w:t xml:space="preserve">        string name = parentSymbol.Name + "." + memberSymbol.Name +</w:t>
      </w:r>
    </w:p>
    <w:p w14:paraId="1E2AD5C1" w14:textId="77777777" w:rsidR="005E30A8" w:rsidRPr="00903DBA" w:rsidRDefault="005E30A8" w:rsidP="005E30A8">
      <w:pPr>
        <w:pStyle w:val="Code"/>
        <w:rPr>
          <w:highlight w:val="white"/>
        </w:rPr>
      </w:pPr>
      <w:r w:rsidRPr="00903DBA">
        <w:rPr>
          <w:highlight w:val="white"/>
        </w:rPr>
        <w:t xml:space="preserve">                      Symbol.SeparatorId + memberSymbol.Offset;</w:t>
      </w:r>
    </w:p>
    <w:p w14:paraId="6C5719D6" w14:textId="77777777" w:rsidR="005E30A8" w:rsidRPr="00903DBA" w:rsidRDefault="005E30A8" w:rsidP="005E30A8">
      <w:pPr>
        <w:pStyle w:val="Code"/>
        <w:rPr>
          <w:highlight w:val="white"/>
        </w:rPr>
      </w:pPr>
      <w:r w:rsidRPr="00903DBA">
        <w:rPr>
          <w:highlight w:val="white"/>
        </w:rPr>
        <w:t xml:space="preserve">        resultSymbol = new Symbol(name, parentSymbol.ExternalLinkage,</w:t>
      </w:r>
    </w:p>
    <w:p w14:paraId="648726F1" w14:textId="77777777" w:rsidR="005E30A8" w:rsidRPr="00903DBA" w:rsidRDefault="005E30A8" w:rsidP="005E30A8">
      <w:pPr>
        <w:pStyle w:val="Code"/>
        <w:rPr>
          <w:highlight w:val="white"/>
        </w:rPr>
      </w:pPr>
      <w:r w:rsidRPr="00903DBA">
        <w:rPr>
          <w:highlight w:val="white"/>
        </w:rPr>
        <w:t xml:space="preserve">                                  parentSymbol.Storage, memberSymbol.Type,</w:t>
      </w:r>
    </w:p>
    <w:p w14:paraId="2FEDE3AA" w14:textId="77777777" w:rsidR="005E30A8" w:rsidRPr="00903DBA" w:rsidRDefault="005E30A8" w:rsidP="005E30A8">
      <w:pPr>
        <w:pStyle w:val="Code"/>
        <w:rPr>
          <w:highlight w:val="white"/>
        </w:rPr>
      </w:pPr>
      <w:r w:rsidRPr="00903DBA">
        <w:rPr>
          <w:highlight w:val="white"/>
        </w:rPr>
        <w:t xml:space="preserve">                                  parentSymbol.IsParameter());</w:t>
      </w:r>
    </w:p>
    <w:p w14:paraId="5443AAC0" w14:textId="77777777" w:rsidR="005E30A8" w:rsidRPr="00903DBA" w:rsidRDefault="005E30A8" w:rsidP="005E30A8">
      <w:pPr>
        <w:pStyle w:val="Code"/>
        <w:rPr>
          <w:highlight w:val="white"/>
        </w:rPr>
      </w:pPr>
      <w:r w:rsidRPr="00903DBA">
        <w:rPr>
          <w:highlight w:val="white"/>
        </w:rPr>
        <w:t xml:space="preserve">        resultSymbol.UniqueName = parentSymbol.UniqueName;</w:t>
      </w:r>
    </w:p>
    <w:p w14:paraId="42FA7838" w14:textId="77777777" w:rsidR="005E30A8" w:rsidRPr="00903DBA" w:rsidRDefault="005E30A8" w:rsidP="005E30A8">
      <w:pPr>
        <w:pStyle w:val="Code"/>
        <w:rPr>
          <w:highlight w:val="white"/>
        </w:rPr>
      </w:pPr>
      <w:r w:rsidRPr="00903DBA">
        <w:rPr>
          <w:highlight w:val="white"/>
        </w:rPr>
        <w:t xml:space="preserve">        resultSymbol.AddressSymbol = parentSymbol.AddressSymbol;</w:t>
      </w:r>
    </w:p>
    <w:p w14:paraId="1DE2C879" w14:textId="77777777" w:rsidR="005E30A8" w:rsidRPr="00903DBA" w:rsidRDefault="005E30A8" w:rsidP="005E30A8">
      <w:pPr>
        <w:pStyle w:val="Code"/>
        <w:rPr>
          <w:highlight w:val="white"/>
        </w:rPr>
      </w:pPr>
      <w:r w:rsidRPr="00903DBA">
        <w:rPr>
          <w:highlight w:val="white"/>
        </w:rPr>
        <w:t xml:space="preserve">        resultSymbol.AddressOffset = parentSymbol.AddressOffset;</w:t>
      </w:r>
    </w:p>
    <w:p w14:paraId="2031926A" w14:textId="77777777" w:rsidR="005E30A8" w:rsidRPr="00903DBA" w:rsidRDefault="005E30A8" w:rsidP="005E30A8">
      <w:pPr>
        <w:pStyle w:val="Code"/>
        <w:rPr>
          <w:highlight w:val="white"/>
        </w:rPr>
      </w:pPr>
      <w:r w:rsidRPr="00903DBA">
        <w:rPr>
          <w:highlight w:val="white"/>
        </w:rPr>
        <w:t xml:space="preserve">        resultSymbol.Offset = parentSymbol.Offset + memberSymbol.Offset;</w:t>
      </w:r>
    </w:p>
    <w:p w14:paraId="43EFA355" w14:textId="77777777" w:rsidR="005E30A8" w:rsidRPr="00903DBA" w:rsidRDefault="005E30A8" w:rsidP="005E30A8">
      <w:pPr>
        <w:pStyle w:val="Code"/>
        <w:rPr>
          <w:highlight w:val="white"/>
        </w:rPr>
      </w:pPr>
      <w:r w:rsidRPr="00903DBA">
        <w:rPr>
          <w:highlight w:val="white"/>
        </w:rPr>
        <w:t xml:space="preserve">      }</w:t>
      </w:r>
    </w:p>
    <w:p w14:paraId="5B59DAFB" w14:textId="77777777" w:rsidR="005E30A8" w:rsidRPr="00903DBA" w:rsidRDefault="005E30A8" w:rsidP="005E30A8">
      <w:pPr>
        <w:pStyle w:val="Code"/>
        <w:rPr>
          <w:highlight w:val="white"/>
        </w:rPr>
      </w:pPr>
      <w:r w:rsidRPr="00903DBA">
        <w:rPr>
          <w:highlight w:val="white"/>
        </w:rPr>
        <w:t xml:space="preserve">      else {</w:t>
      </w:r>
    </w:p>
    <w:p w14:paraId="28AE7A8E" w14:textId="4326D4F2" w:rsidR="005E30A8" w:rsidRPr="00903DBA" w:rsidRDefault="005E30A8" w:rsidP="005E30A8">
      <w:pPr>
        <w:pStyle w:val="Code"/>
        <w:rPr>
          <w:highlight w:val="white"/>
        </w:rPr>
      </w:pPr>
      <w:r w:rsidRPr="00903DBA">
        <w:rPr>
          <w:highlight w:val="white"/>
        </w:rPr>
        <w:t xml:space="preserve">        resultSymbol = new Symbol(memberSymbol.Type);</w:t>
      </w:r>
    </w:p>
    <w:p w14:paraId="48A0650A" w14:textId="77777777" w:rsidR="005E30A8" w:rsidRPr="00903DBA" w:rsidRDefault="005E30A8" w:rsidP="005E30A8">
      <w:pPr>
        <w:pStyle w:val="Code"/>
        <w:rPr>
          <w:highlight w:val="white"/>
        </w:rPr>
      </w:pPr>
      <w:r w:rsidRPr="00903DBA">
        <w:rPr>
          <w:highlight w:val="white"/>
        </w:rPr>
        <w:t xml:space="preserve">        resultSymbol.Name = parentSymbol.Name + Symbol.SeparatorId +</w:t>
      </w:r>
    </w:p>
    <w:p w14:paraId="4C51071A" w14:textId="77777777" w:rsidR="005E30A8" w:rsidRPr="00903DBA" w:rsidRDefault="005E30A8" w:rsidP="005E30A8">
      <w:pPr>
        <w:pStyle w:val="Code"/>
        <w:rPr>
          <w:highlight w:val="white"/>
        </w:rPr>
      </w:pPr>
      <w:r w:rsidRPr="00903DBA">
        <w:rPr>
          <w:highlight w:val="white"/>
        </w:rPr>
        <w:t xml:space="preserve">                            memberName;</w:t>
      </w:r>
    </w:p>
    <w:p w14:paraId="5B8A3B72" w14:textId="77777777" w:rsidR="005E30A8" w:rsidRPr="00903DBA" w:rsidRDefault="005E30A8" w:rsidP="005E30A8">
      <w:pPr>
        <w:pStyle w:val="Code"/>
        <w:rPr>
          <w:highlight w:val="white"/>
        </w:rPr>
      </w:pPr>
      <w:r w:rsidRPr="00903DBA">
        <w:rPr>
          <w:highlight w:val="white"/>
        </w:rPr>
        <w:t xml:space="preserve">        resultSymbol.UniqueName = parentSymbol.UniqueName;</w:t>
      </w:r>
    </w:p>
    <w:p w14:paraId="61177DCC" w14:textId="77777777" w:rsidR="005E30A8" w:rsidRPr="00903DBA" w:rsidRDefault="005E30A8" w:rsidP="005E30A8">
      <w:pPr>
        <w:pStyle w:val="Code"/>
        <w:rPr>
          <w:highlight w:val="white"/>
        </w:rPr>
      </w:pPr>
      <w:r w:rsidRPr="00903DBA">
        <w:rPr>
          <w:highlight w:val="white"/>
        </w:rPr>
        <w:t xml:space="preserve">        resultSymbol.Storage = parentSymbol.Storage;</w:t>
      </w:r>
    </w:p>
    <w:p w14:paraId="5D41DED6" w14:textId="77777777" w:rsidR="005E30A8" w:rsidRPr="00903DBA" w:rsidRDefault="005E30A8" w:rsidP="005E30A8">
      <w:pPr>
        <w:pStyle w:val="Code"/>
        <w:rPr>
          <w:highlight w:val="white"/>
        </w:rPr>
      </w:pPr>
      <w:r w:rsidRPr="00903DBA">
        <w:rPr>
          <w:highlight w:val="white"/>
        </w:rPr>
        <w:t xml:space="preserve">        resultSymbol.Offset = parentSymbol.Offset + memberSymbol.Offset;</w:t>
      </w:r>
    </w:p>
    <w:p w14:paraId="430EAEE1" w14:textId="77777777" w:rsidR="005E30A8" w:rsidRPr="00903DBA" w:rsidRDefault="005E30A8" w:rsidP="005E30A8">
      <w:pPr>
        <w:pStyle w:val="Code"/>
        <w:rPr>
          <w:highlight w:val="white"/>
        </w:rPr>
      </w:pPr>
      <w:r w:rsidRPr="00903DBA">
        <w:rPr>
          <w:highlight w:val="white"/>
        </w:rPr>
        <w:lastRenderedPageBreak/>
        <w:t xml:space="preserve">      }</w:t>
      </w:r>
    </w:p>
    <w:p w14:paraId="2557C03C" w14:textId="77777777" w:rsidR="005E30A8" w:rsidRPr="00903DBA" w:rsidRDefault="005E30A8" w:rsidP="005E30A8">
      <w:pPr>
        <w:pStyle w:val="Code"/>
        <w:rPr>
          <w:highlight w:val="white"/>
        </w:rPr>
      </w:pPr>
    </w:p>
    <w:p w14:paraId="3276971D" w14:textId="77777777" w:rsidR="005E30A8" w:rsidRPr="00903DBA" w:rsidRDefault="005E30A8" w:rsidP="005E30A8">
      <w:pPr>
        <w:pStyle w:val="Code"/>
        <w:rPr>
          <w:highlight w:val="white"/>
        </w:rPr>
      </w:pPr>
      <w:r w:rsidRPr="00903DBA">
        <w:rPr>
          <w:highlight w:val="white"/>
        </w:rPr>
        <w:t xml:space="preserve">      return (new Expression(resultSymbol, expression.ShortList,</w:t>
      </w:r>
    </w:p>
    <w:p w14:paraId="0A8FFACC" w14:textId="77777777" w:rsidR="005E30A8" w:rsidRPr="00903DBA" w:rsidRDefault="005E30A8" w:rsidP="005E30A8">
      <w:pPr>
        <w:pStyle w:val="Code"/>
        <w:rPr>
          <w:highlight w:val="white"/>
        </w:rPr>
      </w:pPr>
      <w:r w:rsidRPr="00903DBA">
        <w:rPr>
          <w:highlight w:val="white"/>
        </w:rPr>
        <w:t xml:space="preserve">                             expression.LongList));</w:t>
      </w:r>
    </w:p>
    <w:p w14:paraId="50950D9E" w14:textId="77777777" w:rsidR="005E30A8" w:rsidRPr="00903DBA" w:rsidRDefault="005E30A8" w:rsidP="005E30A8">
      <w:pPr>
        <w:pStyle w:val="Code"/>
        <w:rPr>
          <w:highlight w:val="white"/>
        </w:rPr>
      </w:pPr>
      <w:r w:rsidRPr="00903DBA">
        <w:rPr>
          <w:highlight w:val="white"/>
        </w:rPr>
        <w:t xml:space="preserve">    }</w:t>
      </w:r>
    </w:p>
    <w:p w14:paraId="75867BA9" w14:textId="55C7F4A1" w:rsidR="008B4B14" w:rsidRPr="00903DBA" w:rsidRDefault="008B4B14" w:rsidP="008B4B14">
      <w:pPr>
        <w:pStyle w:val="Rubrik3"/>
        <w:rPr>
          <w:highlight w:val="white"/>
        </w:rPr>
      </w:pPr>
      <w:bookmarkStart w:id="182" w:name="_Toc57656036"/>
      <w:r w:rsidRPr="00903DBA">
        <w:rPr>
          <w:highlight w:val="white"/>
        </w:rPr>
        <w:t>Function Call Expression</w:t>
      </w:r>
      <w:bookmarkEnd w:id="182"/>
    </w:p>
    <w:p w14:paraId="6B6E4B00" w14:textId="77777777" w:rsidR="00727422" w:rsidRPr="00903DBA" w:rsidRDefault="00727422" w:rsidP="00727422">
      <w:r w:rsidRPr="00903DBA">
        <w:t>When calling a function, first we need to check the number of actual and formal parameters, which shall be equal. Unless the function is elliptic, in which case the actual parameter list can be longer.</w:t>
      </w:r>
    </w:p>
    <w:p w14:paraId="014032EB" w14:textId="28D84F9A" w:rsidR="00727422" w:rsidRPr="00903DBA" w:rsidRDefault="00727422" w:rsidP="00727422">
      <w:r w:rsidRPr="00903DBA">
        <w:t xml:space="preserve">Each regular actual parameter is transformed to the type of the formal parameter, and each extra actual parameter is subjected to the type promotion described in Section </w:t>
      </w:r>
      <w:r w:rsidRPr="00903DBA">
        <w:fldChar w:fldCharType="begin"/>
      </w:r>
      <w:r w:rsidRPr="00903DBA">
        <w:instrText xml:space="preserve"> REF _Ref418350730 \r \h </w:instrText>
      </w:r>
      <w:r w:rsidRPr="00903DBA">
        <w:fldChar w:fldCharType="separate"/>
      </w:r>
      <w:r w:rsidR="005F7BC3" w:rsidRPr="00903DBA">
        <w:rPr>
          <w:b/>
          <w:bCs/>
        </w:rPr>
        <w:t>Fel! Hittar inte referenskälla.</w:t>
      </w:r>
      <w:r w:rsidRPr="00903DBA">
        <w:fldChar w:fldCharType="end"/>
      </w:r>
      <w:r w:rsidRPr="00903DBA">
        <w:t>. Unless the return type is void, we place the result value in a temporary symbol.</w:t>
      </w:r>
    </w:p>
    <w:p w14:paraId="517BDFE1" w14:textId="77777777" w:rsidR="003F2C3E" w:rsidRPr="00903DBA" w:rsidRDefault="003F2C3E" w:rsidP="003F2C3E">
      <w:r w:rsidRPr="00903DBA">
        <w:t>Each actual parameter is checked. For a regular parameter (</w:t>
      </w:r>
      <w:r w:rsidRPr="00903DBA">
        <w:rPr>
          <w:rStyle w:val="CodeInText"/>
        </w:rPr>
        <w:t>paramType</w:t>
      </w:r>
      <w:r w:rsidRPr="00903DBA">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903DBA" w:rsidRDefault="003F2C3E" w:rsidP="003F2C3E">
      <w:r w:rsidRPr="00903DBA">
        <w:t>For an extra parameter: a char is converted to an integer and a float is converted to a double.</w:t>
      </w:r>
    </w:p>
    <w:p w14:paraId="4874C9CA" w14:textId="77777777" w:rsidR="008245F5" w:rsidRPr="00903DBA" w:rsidRDefault="008245F5" w:rsidP="008245F5">
      <w:pPr>
        <w:pStyle w:val="CodeHeader"/>
      </w:pPr>
      <w:r w:rsidRPr="00903DBA">
        <w:t>MainParser.gppg</w:t>
      </w:r>
    </w:p>
    <w:p w14:paraId="436E2113" w14:textId="77777777" w:rsidR="008245F5" w:rsidRPr="00903DBA" w:rsidRDefault="008245F5" w:rsidP="008245F5">
      <w:pPr>
        <w:pStyle w:val="Code"/>
        <w:rPr>
          <w:highlight w:val="white"/>
        </w:rPr>
      </w:pPr>
      <w:r w:rsidRPr="00903DBA">
        <w:rPr>
          <w:highlight w:val="white"/>
        </w:rPr>
        <w:t>postfix_expression:</w:t>
      </w:r>
    </w:p>
    <w:p w14:paraId="37A44ACD" w14:textId="54BEE984" w:rsidR="00015F9F" w:rsidRPr="00903DBA" w:rsidRDefault="00015F9F" w:rsidP="00015F9F">
      <w:pPr>
        <w:pStyle w:val="Code"/>
        <w:rPr>
          <w:highlight w:val="white"/>
        </w:rPr>
      </w:pP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549CB04" w14:textId="290427E0" w:rsidR="00682103" w:rsidRPr="00903DBA" w:rsidRDefault="00682103" w:rsidP="00682103">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 is called before the </w:t>
      </w:r>
      <w:r w:rsidR="00792015" w:rsidRPr="00903DBA">
        <w:rPr>
          <w:highlight w:val="white"/>
        </w:rPr>
        <w:t>arg</w:t>
      </w:r>
      <w:r w:rsidR="004F5D3F" w:rsidRPr="00903DBA">
        <w:rPr>
          <w:highlight w:val="white"/>
        </w:rPr>
        <w:t>u</w:t>
      </w:r>
      <w:r w:rsidR="00792015" w:rsidRPr="00903DBA">
        <w:rPr>
          <w:highlight w:val="white"/>
        </w:rPr>
        <w:t xml:space="preserve">ment list is parsed. </w:t>
      </w:r>
      <w:r w:rsidR="004F5D3F" w:rsidRPr="00903DBA">
        <w:rPr>
          <w:highlight w:val="white"/>
        </w:rPr>
        <w:t xml:space="preserve">It </w:t>
      </w:r>
      <w:r w:rsidR="00E97D92" w:rsidRPr="00903DBA">
        <w:rPr>
          <w:highlight w:val="white"/>
        </w:rPr>
        <w:t xml:space="preserve">checks that the expression is either a function or a pointer to a function, adds the parameter type list of the function to the type list stack, adds zero to the current offset stack, and adds the </w:t>
      </w:r>
      <w:r w:rsidR="00D54CEB" w:rsidRPr="00903DBA">
        <w:rPr>
          <w:highlight w:val="white"/>
        </w:rPr>
        <w:t>call header instruction to the short and long list of the expression.</w:t>
      </w:r>
    </w:p>
    <w:p w14:paraId="63125A9B" w14:textId="77777777" w:rsidR="008245F5" w:rsidRPr="00903DBA" w:rsidRDefault="008245F5" w:rsidP="008245F5">
      <w:pPr>
        <w:pStyle w:val="CodeHeader"/>
      </w:pPr>
      <w:r w:rsidRPr="00903DBA">
        <w:t>MiddleCodeGenerator.cs</w:t>
      </w:r>
    </w:p>
    <w:p w14:paraId="1F7647FE" w14:textId="38891FB4" w:rsidR="00D379E0" w:rsidRPr="00903DBA" w:rsidRDefault="00D379E0" w:rsidP="00D379E0">
      <w:pPr>
        <w:pStyle w:val="Code"/>
        <w:rPr>
          <w:highlight w:val="white"/>
        </w:rPr>
      </w:pPr>
      <w:r w:rsidRPr="00903DBA">
        <w:rPr>
          <w:highlight w:val="white"/>
        </w:rPr>
        <w:t xml:space="preserve">    public static void </w:t>
      </w:r>
      <w:r w:rsidR="0043182A" w:rsidRPr="00903DBA">
        <w:rPr>
          <w:highlight w:val="white"/>
        </w:rPr>
        <w:t>FunctionPreCall</w:t>
      </w:r>
      <w:r w:rsidRPr="00903DBA">
        <w:rPr>
          <w:highlight w:val="white"/>
        </w:rPr>
        <w:t>(Expression expression) {</w:t>
      </w:r>
    </w:p>
    <w:p w14:paraId="17B48CBB" w14:textId="77777777" w:rsidR="00D379E0" w:rsidRPr="00903DBA" w:rsidRDefault="00D379E0" w:rsidP="00D379E0">
      <w:pPr>
        <w:pStyle w:val="Code"/>
        <w:rPr>
          <w:highlight w:val="white"/>
        </w:rPr>
      </w:pPr>
      <w:r w:rsidRPr="00903DBA">
        <w:rPr>
          <w:highlight w:val="white"/>
        </w:rPr>
        <w:t xml:space="preserve">      Type type = expression.Symbol.Type;</w:t>
      </w:r>
    </w:p>
    <w:p w14:paraId="1C4DCC21" w14:textId="77777777" w:rsidR="00B25567" w:rsidRPr="00903DBA" w:rsidRDefault="00D379E0" w:rsidP="00D379E0">
      <w:pPr>
        <w:pStyle w:val="Code"/>
        <w:rPr>
          <w:highlight w:val="white"/>
        </w:rPr>
      </w:pPr>
      <w:r w:rsidRPr="00903DBA">
        <w:rPr>
          <w:highlight w:val="white"/>
        </w:rPr>
        <w:t xml:space="preserve">      Assert.Error((type.IsPointer() &amp;&amp; type.PointerType.IsFunction())</w:t>
      </w:r>
      <w:r w:rsidR="00B25567" w:rsidRPr="00903DBA">
        <w:rPr>
          <w:highlight w:val="white"/>
        </w:rPr>
        <w:t xml:space="preserve"> ||</w:t>
      </w:r>
    </w:p>
    <w:p w14:paraId="07171CB9" w14:textId="77777777" w:rsidR="00B25567" w:rsidRPr="00903DBA" w:rsidRDefault="00B25567" w:rsidP="00D379E0">
      <w:pPr>
        <w:pStyle w:val="Code"/>
        <w:rPr>
          <w:highlight w:val="white"/>
        </w:rPr>
      </w:pPr>
      <w:r w:rsidRPr="00903DBA">
        <w:rPr>
          <w:highlight w:val="white"/>
        </w:rPr>
        <w:t xml:space="preserve">                   type.IsFunction()</w:t>
      </w:r>
      <w:r w:rsidR="00D379E0" w:rsidRPr="00903DBA">
        <w:rPr>
          <w:highlight w:val="white"/>
        </w:rPr>
        <w:t>,</w:t>
      </w:r>
      <w:r w:rsidRPr="00903DBA">
        <w:rPr>
          <w:highlight w:val="white"/>
        </w:rPr>
        <w:t xml:space="preserve"> e</w:t>
      </w:r>
      <w:r w:rsidR="00D379E0" w:rsidRPr="00903DBA">
        <w:rPr>
          <w:highlight w:val="white"/>
        </w:rPr>
        <w:t>xpression.Symbol,</w:t>
      </w:r>
    </w:p>
    <w:p w14:paraId="2B6D8FE1" w14:textId="08B62B96" w:rsidR="00D379E0" w:rsidRPr="00903DBA" w:rsidRDefault="00B25567" w:rsidP="00D379E0">
      <w:pPr>
        <w:pStyle w:val="Code"/>
        <w:rPr>
          <w:highlight w:val="white"/>
        </w:rPr>
      </w:pPr>
      <w:r w:rsidRPr="00903DBA">
        <w:rPr>
          <w:highlight w:val="white"/>
        </w:rPr>
        <w:t xml:space="preserve">                  </w:t>
      </w:r>
      <w:r w:rsidR="00D379E0" w:rsidRPr="00903DBA">
        <w:rPr>
          <w:highlight w:val="white"/>
        </w:rPr>
        <w:t xml:space="preserve"> Message.Not_a_function);</w:t>
      </w:r>
    </w:p>
    <w:p w14:paraId="2535627D" w14:textId="4A7A402B" w:rsidR="00D379E0" w:rsidRPr="00903DBA" w:rsidRDefault="00D379E0" w:rsidP="00D379E0">
      <w:pPr>
        <w:pStyle w:val="Code"/>
        <w:rPr>
          <w:highlight w:val="white"/>
        </w:rPr>
      </w:pPr>
      <w:r w:rsidRPr="00903DBA">
        <w:rPr>
          <w:highlight w:val="white"/>
        </w:rPr>
        <w:t xml:space="preserve">      Type functionType = type.IsFunction() ? type : type.PointerType;</w:t>
      </w:r>
    </w:p>
    <w:p w14:paraId="4EFC7CA0" w14:textId="77777777" w:rsidR="00E97D92" w:rsidRPr="00903DBA" w:rsidRDefault="00E97D92" w:rsidP="00D379E0">
      <w:pPr>
        <w:pStyle w:val="Code"/>
        <w:rPr>
          <w:highlight w:val="white"/>
        </w:rPr>
      </w:pPr>
    </w:p>
    <w:p w14:paraId="0C100E49" w14:textId="77777777" w:rsidR="00D379E0" w:rsidRPr="00903DBA" w:rsidRDefault="00D379E0" w:rsidP="00D379E0">
      <w:pPr>
        <w:pStyle w:val="Code"/>
        <w:rPr>
          <w:highlight w:val="white"/>
        </w:rPr>
      </w:pPr>
      <w:r w:rsidRPr="00903DBA">
        <w:rPr>
          <w:highlight w:val="white"/>
        </w:rPr>
        <w:t xml:space="preserve">      TypeListStack.Push(functionType.TypeList);</w:t>
      </w:r>
    </w:p>
    <w:p w14:paraId="5F00B4D3" w14:textId="77777777" w:rsidR="00D379E0" w:rsidRPr="00903DBA" w:rsidRDefault="00D379E0" w:rsidP="00D379E0">
      <w:pPr>
        <w:pStyle w:val="Code"/>
        <w:rPr>
          <w:highlight w:val="white"/>
        </w:rPr>
      </w:pPr>
      <w:r w:rsidRPr="00903DBA">
        <w:rPr>
          <w:highlight w:val="white"/>
        </w:rPr>
        <w:t xml:space="preserve">      ParameterOffsetStack.Push(0);</w:t>
      </w:r>
    </w:p>
    <w:p w14:paraId="5DA8442B" w14:textId="77777777" w:rsidR="00E97D92" w:rsidRPr="00903DBA" w:rsidRDefault="00E97D92" w:rsidP="00D379E0">
      <w:pPr>
        <w:pStyle w:val="Code"/>
        <w:rPr>
          <w:highlight w:val="white"/>
        </w:rPr>
      </w:pPr>
    </w:p>
    <w:p w14:paraId="3925E63C" w14:textId="1FE4E435" w:rsidR="00D379E0" w:rsidRPr="00903DBA" w:rsidRDefault="00D379E0" w:rsidP="00D379E0">
      <w:pPr>
        <w:pStyle w:val="Code"/>
        <w:rPr>
          <w:highlight w:val="white"/>
        </w:rPr>
      </w:pPr>
      <w:r w:rsidRPr="00903DBA">
        <w:rPr>
          <w:highlight w:val="white"/>
        </w:rPr>
        <w:t xml:space="preserve">      AddMiddleCode(expression.ShortList, MiddleOperator.</w:t>
      </w:r>
      <w:r w:rsidR="0043182A" w:rsidRPr="00903DBA">
        <w:rPr>
          <w:highlight w:val="white"/>
        </w:rPr>
        <w:t>FunctionPreCall</w:t>
      </w:r>
      <w:r w:rsidRPr="00903DBA">
        <w:rPr>
          <w:highlight w:val="white"/>
        </w:rPr>
        <w:t>,</w:t>
      </w:r>
    </w:p>
    <w:p w14:paraId="7DFE4EA1" w14:textId="77777777" w:rsidR="00D379E0" w:rsidRPr="00903DBA" w:rsidRDefault="00D379E0" w:rsidP="00D379E0">
      <w:pPr>
        <w:pStyle w:val="Code"/>
        <w:rPr>
          <w:highlight w:val="white"/>
        </w:rPr>
      </w:pPr>
      <w:r w:rsidRPr="00903DBA">
        <w:rPr>
          <w:highlight w:val="white"/>
        </w:rPr>
        <w:t xml:space="preserve">                    SymbolTable.CurrentTable.CurrentOffset);</w:t>
      </w:r>
    </w:p>
    <w:p w14:paraId="201B7798" w14:textId="25F72501" w:rsidR="00D379E0" w:rsidRPr="00903DBA" w:rsidRDefault="00D379E0" w:rsidP="00D379E0">
      <w:pPr>
        <w:pStyle w:val="Code"/>
        <w:rPr>
          <w:highlight w:val="white"/>
        </w:rPr>
      </w:pPr>
      <w:r w:rsidRPr="00903DBA">
        <w:rPr>
          <w:highlight w:val="white"/>
        </w:rPr>
        <w:t xml:space="preserve">      AddMiddleCode(expression.LongList, MiddleOperator.</w:t>
      </w:r>
      <w:r w:rsidR="0043182A" w:rsidRPr="00903DBA">
        <w:rPr>
          <w:highlight w:val="white"/>
        </w:rPr>
        <w:t>FunctionPreCall</w:t>
      </w:r>
      <w:r w:rsidRPr="00903DBA">
        <w:rPr>
          <w:highlight w:val="white"/>
        </w:rPr>
        <w:t>,</w:t>
      </w:r>
    </w:p>
    <w:p w14:paraId="58C7B47F" w14:textId="77777777" w:rsidR="00D379E0" w:rsidRPr="00903DBA" w:rsidRDefault="00D379E0" w:rsidP="00D379E0">
      <w:pPr>
        <w:pStyle w:val="Code"/>
        <w:rPr>
          <w:highlight w:val="white"/>
        </w:rPr>
      </w:pPr>
      <w:r w:rsidRPr="00903DBA">
        <w:rPr>
          <w:highlight w:val="white"/>
        </w:rPr>
        <w:t xml:space="preserve">                    SymbolTable.CurrentTable.CurrentOffset);</w:t>
      </w:r>
    </w:p>
    <w:p w14:paraId="3EEC678E" w14:textId="7706295C" w:rsidR="00F07266" w:rsidRPr="00903DBA" w:rsidRDefault="00D379E0" w:rsidP="00D379E0">
      <w:pPr>
        <w:pStyle w:val="Code"/>
        <w:rPr>
          <w:highlight w:val="white"/>
        </w:rPr>
      </w:pPr>
      <w:r w:rsidRPr="00903DBA">
        <w:rPr>
          <w:highlight w:val="white"/>
        </w:rPr>
        <w:t xml:space="preserve">    }</w:t>
      </w:r>
    </w:p>
    <w:p w14:paraId="172ADBE9" w14:textId="74F433CB" w:rsidR="002A3E3D" w:rsidRPr="00903DBA" w:rsidRDefault="002A3E3D" w:rsidP="002A3E3D">
      <w:pPr>
        <w:rPr>
          <w:highlight w:val="white"/>
        </w:rPr>
      </w:pPr>
      <w:r w:rsidRPr="00903DBA">
        <w:rPr>
          <w:highlight w:val="white"/>
        </w:rPr>
        <w:t xml:space="preserve">The </w:t>
      </w:r>
      <w:r w:rsidRPr="00903DBA">
        <w:rPr>
          <w:rStyle w:val="KeyWord0"/>
          <w:highlight w:val="white"/>
        </w:rPr>
        <w:t>Call</w:t>
      </w:r>
      <w:r w:rsidR="00651210" w:rsidRPr="00903DBA">
        <w:rPr>
          <w:rStyle w:val="KeyWord0"/>
          <w:highlight w:val="white"/>
        </w:rPr>
        <w:t>Expression</w:t>
      </w:r>
      <w:r w:rsidRPr="00903DBA">
        <w:rPr>
          <w:highlight w:val="white"/>
        </w:rPr>
        <w:t xml:space="preserve"> method is called </w:t>
      </w:r>
      <w:r w:rsidR="00B62A7F" w:rsidRPr="00903DBA">
        <w:rPr>
          <w:highlight w:val="white"/>
        </w:rPr>
        <w:t>after</w:t>
      </w:r>
      <w:r w:rsidRPr="00903DBA">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903DBA" w:rsidRDefault="00F07266" w:rsidP="00F07266">
      <w:pPr>
        <w:pStyle w:val="Code"/>
        <w:rPr>
          <w:highlight w:val="white"/>
        </w:rPr>
      </w:pPr>
      <w:r w:rsidRPr="00903DBA">
        <w:rPr>
          <w:highlight w:val="white"/>
        </w:rPr>
        <w:lastRenderedPageBreak/>
        <w:t xml:space="preserve">    public static Expression CallExpression(Expression functionExpression,</w:t>
      </w:r>
    </w:p>
    <w:p w14:paraId="4CAA0A74" w14:textId="77777777" w:rsidR="00F07266" w:rsidRPr="00903DBA" w:rsidRDefault="00F07266" w:rsidP="00F07266">
      <w:pPr>
        <w:pStyle w:val="Code"/>
        <w:rPr>
          <w:highlight w:val="white"/>
        </w:rPr>
      </w:pPr>
      <w:r w:rsidRPr="00903DBA">
        <w:rPr>
          <w:highlight w:val="white"/>
        </w:rPr>
        <w:t xml:space="preserve">                                            List&lt;Expression&gt; argumentList){</w:t>
      </w:r>
    </w:p>
    <w:p w14:paraId="325FF296" w14:textId="1DEA0CE5" w:rsidR="00F07266" w:rsidRPr="00903DBA" w:rsidRDefault="00FC66D5" w:rsidP="00F07266">
      <w:pPr>
        <w:pStyle w:val="Code"/>
        <w:rPr>
          <w:highlight w:val="white"/>
        </w:rPr>
      </w:pPr>
      <w:r w:rsidRPr="00903DBA">
        <w:rPr>
          <w:highlight w:val="white"/>
        </w:rPr>
        <w:t xml:space="preserve">      List&lt;Type&gt; typeList = </w:t>
      </w:r>
      <w:r w:rsidR="00F07266" w:rsidRPr="00903DBA">
        <w:rPr>
          <w:highlight w:val="white"/>
        </w:rPr>
        <w:t>TypeListStack.Pop();</w:t>
      </w:r>
    </w:p>
    <w:p w14:paraId="24E4E5E2" w14:textId="77777777" w:rsidR="00F07266" w:rsidRPr="00903DBA" w:rsidRDefault="00F07266" w:rsidP="00F07266">
      <w:pPr>
        <w:pStyle w:val="Code"/>
        <w:rPr>
          <w:highlight w:val="white"/>
        </w:rPr>
      </w:pPr>
      <w:r w:rsidRPr="00903DBA">
        <w:rPr>
          <w:highlight w:val="white"/>
        </w:rPr>
        <w:t xml:space="preserve">      ParameterOffsetStack.Pop();</w:t>
      </w:r>
    </w:p>
    <w:p w14:paraId="7C53D143" w14:textId="02FC37FB" w:rsidR="00F07266" w:rsidRPr="00903DBA" w:rsidRDefault="00B8302E" w:rsidP="00B8302E">
      <w:pPr>
        <w:rPr>
          <w:highlight w:val="white"/>
        </w:rPr>
      </w:pPr>
      <w:r w:rsidRPr="00903DBA">
        <w:rPr>
          <w:highlight w:val="white"/>
        </w:rPr>
        <w:t>The reason we keep track of the</w:t>
      </w:r>
      <w:r w:rsidR="00E6708B" w:rsidRPr="00903DBA">
        <w:rPr>
          <w:highlight w:val="white"/>
        </w:rPr>
        <w:t xml:space="preserve"> current offset is that we in case of nested function calls </w:t>
      </w:r>
      <w:r w:rsidR="00C93366" w:rsidRPr="00903DBA">
        <w:rPr>
          <w:highlight w:val="white"/>
        </w:rPr>
        <w:t>need to allocate space for the previous arguments of the functions call outside the nested function.</w:t>
      </w:r>
      <w:r w:rsidR="00305C33" w:rsidRPr="00903DBA">
        <w:rPr>
          <w:highlight w:val="white"/>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903DBA" w:rsidRDefault="00F07266" w:rsidP="00F07266">
      <w:pPr>
        <w:pStyle w:val="Code"/>
        <w:rPr>
          <w:highlight w:val="white"/>
        </w:rPr>
      </w:pPr>
      <w:r w:rsidRPr="00903DBA">
        <w:rPr>
          <w:highlight w:val="white"/>
        </w:rPr>
        <w:t xml:space="preserve">      int totalOffset = 0;</w:t>
      </w:r>
    </w:p>
    <w:p w14:paraId="4894A9CC" w14:textId="1CDA9922" w:rsidR="00F07266" w:rsidRPr="00903DBA" w:rsidRDefault="00F07266" w:rsidP="00F07266">
      <w:pPr>
        <w:pStyle w:val="Code"/>
        <w:rPr>
          <w:highlight w:val="white"/>
        </w:rPr>
      </w:pPr>
      <w:r w:rsidRPr="00903DBA">
        <w:rPr>
          <w:highlight w:val="white"/>
        </w:rPr>
        <w:t xml:space="preserve">      foreach (int currentOffset in ParameterOffsetStack) {</w:t>
      </w:r>
    </w:p>
    <w:p w14:paraId="0A42CFFA" w14:textId="77777777" w:rsidR="00F07266" w:rsidRPr="00903DBA" w:rsidRDefault="00F07266" w:rsidP="00F07266">
      <w:pPr>
        <w:pStyle w:val="Code"/>
        <w:rPr>
          <w:highlight w:val="white"/>
        </w:rPr>
      </w:pPr>
      <w:r w:rsidRPr="00903DBA">
        <w:rPr>
          <w:highlight w:val="white"/>
        </w:rPr>
        <w:t xml:space="preserve">        if (currentOffset &gt; 0) {</w:t>
      </w:r>
    </w:p>
    <w:p w14:paraId="40316DA1" w14:textId="77777777" w:rsidR="00F07266" w:rsidRPr="00903DBA" w:rsidRDefault="00F07266" w:rsidP="00F07266">
      <w:pPr>
        <w:pStyle w:val="Code"/>
        <w:rPr>
          <w:highlight w:val="white"/>
        </w:rPr>
      </w:pPr>
      <w:r w:rsidRPr="00903DBA">
        <w:rPr>
          <w:highlight w:val="white"/>
        </w:rPr>
        <w:t xml:space="preserve">          totalOffset += (SymbolTable.FunctionHeaderSize + currentOffset);</w:t>
      </w:r>
    </w:p>
    <w:p w14:paraId="4347A217" w14:textId="77777777" w:rsidR="00F07266" w:rsidRPr="00903DBA" w:rsidRDefault="00F07266" w:rsidP="00F07266">
      <w:pPr>
        <w:pStyle w:val="Code"/>
        <w:rPr>
          <w:highlight w:val="white"/>
        </w:rPr>
      </w:pPr>
      <w:r w:rsidRPr="00903DBA">
        <w:rPr>
          <w:highlight w:val="white"/>
        </w:rPr>
        <w:t xml:space="preserve">        }</w:t>
      </w:r>
    </w:p>
    <w:p w14:paraId="2E2215B6" w14:textId="77777777" w:rsidR="00F07266" w:rsidRPr="00903DBA" w:rsidRDefault="00F07266" w:rsidP="00F07266">
      <w:pPr>
        <w:pStyle w:val="Code"/>
        <w:rPr>
          <w:highlight w:val="white"/>
        </w:rPr>
      </w:pPr>
      <w:r w:rsidRPr="00903DBA">
        <w:rPr>
          <w:highlight w:val="white"/>
        </w:rPr>
        <w:t xml:space="preserve">      }</w:t>
      </w:r>
    </w:p>
    <w:p w14:paraId="6CA7BA49" w14:textId="77777777" w:rsidR="00F07266" w:rsidRPr="00903DBA" w:rsidRDefault="00F07266" w:rsidP="00F07266">
      <w:pPr>
        <w:pStyle w:val="Code"/>
        <w:rPr>
          <w:highlight w:val="white"/>
        </w:rPr>
      </w:pPr>
    </w:p>
    <w:p w14:paraId="79A2742F" w14:textId="77777777" w:rsidR="00F07266" w:rsidRPr="00903DBA" w:rsidRDefault="00F07266" w:rsidP="00F07266">
      <w:pPr>
        <w:pStyle w:val="Code"/>
        <w:rPr>
          <w:highlight w:val="white"/>
        </w:rPr>
      </w:pPr>
      <w:r w:rsidRPr="00903DBA">
        <w:rPr>
          <w:highlight w:val="white"/>
        </w:rPr>
        <w:t xml:space="preserve">      Type functionType = functionExpression.Symbol.Type.IsPointer() ?</w:t>
      </w:r>
    </w:p>
    <w:p w14:paraId="68501E0A" w14:textId="02D44AC9" w:rsidR="00F07266" w:rsidRPr="00903DBA" w:rsidRDefault="00F07266" w:rsidP="00F07266">
      <w:pPr>
        <w:pStyle w:val="Code"/>
        <w:rPr>
          <w:highlight w:val="white"/>
        </w:rPr>
      </w:pPr>
      <w:r w:rsidRPr="00903DBA">
        <w:rPr>
          <w:highlight w:val="white"/>
        </w:rPr>
        <w:t xml:space="preserve">              </w:t>
      </w:r>
      <w:r w:rsidR="0017422C" w:rsidRPr="00903DBA">
        <w:rPr>
          <w:highlight w:val="white"/>
        </w:rPr>
        <w:t xml:space="preserve">    </w:t>
      </w:r>
      <w:r w:rsidRPr="00903DBA">
        <w:rPr>
          <w:highlight w:val="white"/>
        </w:rPr>
        <w:t xml:space="preserve">        functionExpression.Symbol.Type.PointerType :</w:t>
      </w:r>
    </w:p>
    <w:p w14:paraId="649D6648" w14:textId="7E75BEA7" w:rsidR="00F07266" w:rsidRPr="00903DBA" w:rsidRDefault="00F07266" w:rsidP="00F07266">
      <w:pPr>
        <w:pStyle w:val="Code"/>
        <w:rPr>
          <w:highlight w:val="white"/>
        </w:rPr>
      </w:pPr>
      <w:r w:rsidRPr="00903DBA">
        <w:rPr>
          <w:highlight w:val="white"/>
        </w:rPr>
        <w:t xml:space="preserve">              </w:t>
      </w:r>
      <w:r w:rsidR="0017422C" w:rsidRPr="00903DBA">
        <w:rPr>
          <w:highlight w:val="white"/>
        </w:rPr>
        <w:t xml:space="preserve">    </w:t>
      </w:r>
      <w:r w:rsidRPr="00903DBA">
        <w:rPr>
          <w:highlight w:val="white"/>
        </w:rPr>
        <w:t xml:space="preserve">        functionExpression.Symbol.Type;</w:t>
      </w:r>
    </w:p>
    <w:p w14:paraId="5892E1B2" w14:textId="77777777" w:rsidR="00A54D3C" w:rsidRPr="00903DBA" w:rsidRDefault="00442B8F" w:rsidP="00442B8F">
      <w:pPr>
        <w:rPr>
          <w:highlight w:val="white"/>
        </w:rPr>
      </w:pPr>
      <w:r w:rsidRPr="00903DBA">
        <w:rPr>
          <w:highlight w:val="white"/>
        </w:rPr>
        <w:t xml:space="preserve">We check that there </w:t>
      </w:r>
      <w:r w:rsidR="0034084D" w:rsidRPr="00903DBA">
        <w:rPr>
          <w:highlight w:val="white"/>
        </w:rPr>
        <w:t>are</w:t>
      </w:r>
      <w:r w:rsidRPr="00903DBA">
        <w:rPr>
          <w:highlight w:val="white"/>
        </w:rPr>
        <w:t xml:space="preserve"> not too few parameters in the call.</w:t>
      </w:r>
      <w:r w:rsidR="0034084D" w:rsidRPr="00903DBA">
        <w:rPr>
          <w:highlight w:val="white"/>
        </w:rPr>
        <w:t xml:space="preserve"> If the type list is null, the number of arguments does not matter. However, if the type list is not null, the number of arguments</w:t>
      </w:r>
      <w:r w:rsidR="00A54D3C" w:rsidRPr="00903DBA">
        <w:rPr>
          <w:highlight w:val="white"/>
        </w:rPr>
        <w:t xml:space="preserve"> must be at least the number of parameters in the type list.</w:t>
      </w:r>
    </w:p>
    <w:p w14:paraId="4FFB49FF" w14:textId="77777777" w:rsidR="00F07266" w:rsidRPr="00903DBA" w:rsidRDefault="00F07266" w:rsidP="00F07266">
      <w:pPr>
        <w:pStyle w:val="Code"/>
        <w:rPr>
          <w:highlight w:val="white"/>
        </w:rPr>
      </w:pPr>
      <w:r w:rsidRPr="00903DBA">
        <w:rPr>
          <w:highlight w:val="white"/>
        </w:rPr>
        <w:t xml:space="preserve">      Assert.Error((typeList == null) ||</w:t>
      </w:r>
    </w:p>
    <w:p w14:paraId="7652989F" w14:textId="77777777" w:rsidR="00F07266" w:rsidRPr="00903DBA" w:rsidRDefault="00F07266" w:rsidP="00F07266">
      <w:pPr>
        <w:pStyle w:val="Code"/>
        <w:rPr>
          <w:highlight w:val="white"/>
        </w:rPr>
      </w:pPr>
      <w:r w:rsidRPr="00903DBA">
        <w:rPr>
          <w:highlight w:val="white"/>
        </w:rPr>
        <w:t xml:space="preserve">                   (argumentList.Count &gt;= typeList.Count),</w:t>
      </w:r>
    </w:p>
    <w:p w14:paraId="59B5F58F" w14:textId="77777777" w:rsidR="00F07266" w:rsidRPr="00903DBA" w:rsidRDefault="00F07266" w:rsidP="00F07266">
      <w:pPr>
        <w:pStyle w:val="Code"/>
        <w:rPr>
          <w:highlight w:val="white"/>
        </w:rPr>
      </w:pPr>
      <w:r w:rsidRPr="00903DBA">
        <w:rPr>
          <w:highlight w:val="white"/>
        </w:rPr>
        <w:t xml:space="preserve">                   functionExpression,</w:t>
      </w:r>
    </w:p>
    <w:p w14:paraId="349A5B12" w14:textId="358EBC26" w:rsidR="00F07266" w:rsidRPr="00903DBA" w:rsidRDefault="00F07266" w:rsidP="00F07266">
      <w:pPr>
        <w:pStyle w:val="Code"/>
        <w:rPr>
          <w:highlight w:val="white"/>
        </w:rPr>
      </w:pPr>
      <w:r w:rsidRPr="00903DBA">
        <w:rPr>
          <w:highlight w:val="white"/>
        </w:rPr>
        <w:t xml:space="preserve">                   Message.Too_few_actual_parameters_in_</w:t>
      </w:r>
      <w:r w:rsidR="000B5A8F" w:rsidRPr="00903DBA">
        <w:rPr>
          <w:highlight w:val="white"/>
        </w:rPr>
        <w:t>function</w:t>
      </w:r>
      <w:r w:rsidRPr="00903DBA">
        <w:rPr>
          <w:highlight w:val="white"/>
        </w:rPr>
        <w:t>_call);</w:t>
      </w:r>
    </w:p>
    <w:p w14:paraId="1AA66676" w14:textId="4D50EFCF" w:rsidR="00116F18" w:rsidRPr="00903DBA" w:rsidRDefault="00116F18" w:rsidP="00116F18">
      <w:pPr>
        <w:rPr>
          <w:highlight w:val="white"/>
        </w:rPr>
      </w:pPr>
      <w:r w:rsidRPr="00903DBA">
        <w:rPr>
          <w:highlight w:val="white"/>
        </w:rPr>
        <w:t xml:space="preserve">We </w:t>
      </w:r>
      <w:r w:rsidR="00A613D8" w:rsidRPr="00903DBA">
        <w:rPr>
          <w:highlight w:val="white"/>
        </w:rPr>
        <w:t xml:space="preserve">also </w:t>
      </w:r>
      <w:r w:rsidRPr="00903DBA">
        <w:rPr>
          <w:highlight w:val="white"/>
        </w:rPr>
        <w:t xml:space="preserve">check that there are not too </w:t>
      </w:r>
      <w:r w:rsidR="00A613D8" w:rsidRPr="00903DBA">
        <w:rPr>
          <w:highlight w:val="white"/>
        </w:rPr>
        <w:t>many</w:t>
      </w:r>
      <w:r w:rsidRPr="00903DBA">
        <w:rPr>
          <w:highlight w:val="white"/>
        </w:rPr>
        <w:t xml:space="preserve"> parameters in the call. If the type list is null</w:t>
      </w:r>
      <w:r w:rsidR="00A613D8" w:rsidRPr="00903DBA">
        <w:rPr>
          <w:highlight w:val="white"/>
        </w:rPr>
        <w:t xml:space="preserve"> or if the calle</w:t>
      </w:r>
      <w:r w:rsidR="002376C0" w:rsidRPr="00903DBA">
        <w:rPr>
          <w:highlight w:val="white"/>
        </w:rPr>
        <w:t>e</w:t>
      </w:r>
      <w:r w:rsidR="00A613D8" w:rsidRPr="00903DBA">
        <w:rPr>
          <w:highlight w:val="white"/>
        </w:rPr>
        <w:t xml:space="preserve"> function has an elliptic parameter list, </w:t>
      </w:r>
      <w:r w:rsidRPr="00903DBA">
        <w:rPr>
          <w:highlight w:val="white"/>
        </w:rPr>
        <w:t>the number of arguments does not matter</w:t>
      </w:r>
      <w:r w:rsidR="00A613D8" w:rsidRPr="00903DBA">
        <w:rPr>
          <w:highlight w:val="white"/>
        </w:rPr>
        <w:t xml:space="preserve">. There may be more arguments than parameters, we already know that the </w:t>
      </w:r>
      <w:r w:rsidR="009904BD" w:rsidRPr="00903DBA">
        <w:rPr>
          <w:highlight w:val="white"/>
        </w:rPr>
        <w:t xml:space="preserve">arguments are not fewer than the parameters. However, if the type list is not null and the function does not have an elliptic parameter list, </w:t>
      </w:r>
      <w:r w:rsidR="009B0081" w:rsidRPr="00903DBA">
        <w:rPr>
          <w:highlight w:val="white"/>
        </w:rPr>
        <w:t>the number of arguments must equal the number of parameters.</w:t>
      </w:r>
    </w:p>
    <w:p w14:paraId="20A49F80" w14:textId="77777777" w:rsidR="00F07266" w:rsidRPr="00903DBA" w:rsidRDefault="00F07266" w:rsidP="00F07266">
      <w:pPr>
        <w:pStyle w:val="Code"/>
        <w:rPr>
          <w:highlight w:val="white"/>
        </w:rPr>
      </w:pPr>
      <w:r w:rsidRPr="00903DBA">
        <w:rPr>
          <w:highlight w:val="white"/>
        </w:rPr>
        <w:t xml:space="preserve">      Assert.Error(functionType.IsEllipse() || (typeList == null) ||</w:t>
      </w:r>
    </w:p>
    <w:p w14:paraId="6687C2CC" w14:textId="77777777" w:rsidR="00F07266" w:rsidRPr="00903DBA" w:rsidRDefault="00F07266" w:rsidP="00F07266">
      <w:pPr>
        <w:pStyle w:val="Code"/>
        <w:rPr>
          <w:highlight w:val="white"/>
        </w:rPr>
      </w:pPr>
      <w:r w:rsidRPr="00903DBA">
        <w:rPr>
          <w:highlight w:val="white"/>
        </w:rPr>
        <w:t xml:space="preserve">                   (argumentList.Count == typeList.Count),</w:t>
      </w:r>
    </w:p>
    <w:p w14:paraId="0148E906" w14:textId="77777777" w:rsidR="00F07266" w:rsidRPr="00903DBA" w:rsidRDefault="00F07266" w:rsidP="00F07266">
      <w:pPr>
        <w:pStyle w:val="Code"/>
        <w:rPr>
          <w:highlight w:val="white"/>
        </w:rPr>
      </w:pPr>
      <w:r w:rsidRPr="00903DBA">
        <w:rPr>
          <w:highlight w:val="white"/>
        </w:rPr>
        <w:t xml:space="preserve">                   functionExpression,</w:t>
      </w:r>
    </w:p>
    <w:p w14:paraId="652047A5" w14:textId="5F84D31A" w:rsidR="00F07266" w:rsidRPr="00903DBA" w:rsidRDefault="00F07266" w:rsidP="00F07266">
      <w:pPr>
        <w:pStyle w:val="Code"/>
        <w:rPr>
          <w:highlight w:val="white"/>
        </w:rPr>
      </w:pPr>
      <w:r w:rsidRPr="00903DBA">
        <w:rPr>
          <w:highlight w:val="white"/>
        </w:rPr>
        <w:t xml:space="preserve">                   Message.Too_many_parameters_in_</w:t>
      </w:r>
      <w:r w:rsidR="000B5A8F" w:rsidRPr="00903DBA">
        <w:rPr>
          <w:highlight w:val="white"/>
        </w:rPr>
        <w:t>function</w:t>
      </w:r>
      <w:r w:rsidRPr="00903DBA">
        <w:rPr>
          <w:highlight w:val="white"/>
        </w:rPr>
        <w:t>_call);</w:t>
      </w:r>
    </w:p>
    <w:p w14:paraId="3101E73B" w14:textId="77777777" w:rsidR="009F2231" w:rsidRPr="00903DBA" w:rsidRDefault="009F2231" w:rsidP="00F07266">
      <w:pPr>
        <w:pStyle w:val="Code"/>
        <w:rPr>
          <w:highlight w:val="white"/>
        </w:rPr>
      </w:pPr>
    </w:p>
    <w:p w14:paraId="42C17520" w14:textId="77C08D84" w:rsidR="00F07266" w:rsidRPr="00903DBA" w:rsidRDefault="00F07266" w:rsidP="00F07266">
      <w:pPr>
        <w:pStyle w:val="Code"/>
        <w:rPr>
          <w:highlight w:val="white"/>
        </w:rPr>
      </w:pPr>
      <w:r w:rsidRPr="00903DBA">
        <w:rPr>
          <w:highlight w:val="white"/>
        </w:rPr>
        <w:t xml:space="preserve">      List&lt;MiddleCode&gt; longList = new List&lt;MiddleCode&gt;();</w:t>
      </w:r>
    </w:p>
    <w:p w14:paraId="12B7196E" w14:textId="77777777" w:rsidR="00F07266" w:rsidRPr="00903DBA" w:rsidRDefault="00F07266" w:rsidP="00F07266">
      <w:pPr>
        <w:pStyle w:val="Code"/>
        <w:rPr>
          <w:highlight w:val="white"/>
        </w:rPr>
      </w:pPr>
      <w:r w:rsidRPr="00903DBA">
        <w:rPr>
          <w:highlight w:val="white"/>
        </w:rPr>
        <w:t xml:space="preserve">      longList.AddRange(functionExpression.LongList);</w:t>
      </w:r>
    </w:p>
    <w:p w14:paraId="15574B68" w14:textId="12EBCBE1" w:rsidR="00F07266" w:rsidRPr="00903DBA" w:rsidRDefault="00B35763" w:rsidP="00B35763">
      <w:pPr>
        <w:rPr>
          <w:highlight w:val="white"/>
        </w:rPr>
      </w:pPr>
      <w:r w:rsidRPr="00903DBA">
        <w:rPr>
          <w:highlight w:val="white"/>
        </w:rPr>
        <w:t xml:space="preserve">When iterate </w:t>
      </w:r>
      <w:r w:rsidR="00123650" w:rsidRPr="00903DBA">
        <w:rPr>
          <w:highlight w:val="white"/>
        </w:rPr>
        <w:t>through</w:t>
      </w:r>
      <w:r w:rsidRPr="00903DBA">
        <w:rPr>
          <w:highlight w:val="white"/>
        </w:rPr>
        <w:t xml:space="preserve"> the</w:t>
      </w:r>
      <w:r w:rsidR="00176AAC" w:rsidRPr="00903DBA">
        <w:rPr>
          <w:highlight w:val="white"/>
        </w:rPr>
        <w:t xml:space="preserve">, we keep track of the extra size. In elliptic function calls </w:t>
      </w:r>
      <w:r w:rsidR="00144A80" w:rsidRPr="00903DBA">
        <w:rPr>
          <w:highlight w:val="white"/>
        </w:rPr>
        <w:t>we need to allocate memory for the extra parameters that is not included in the regular parameter list.</w:t>
      </w:r>
    </w:p>
    <w:p w14:paraId="50F4A255" w14:textId="276D5E7A" w:rsidR="00F07266" w:rsidRPr="00903DBA" w:rsidRDefault="00F07266" w:rsidP="00F07266">
      <w:pPr>
        <w:pStyle w:val="Code"/>
        <w:rPr>
          <w:highlight w:val="white"/>
        </w:rPr>
      </w:pPr>
      <w:r w:rsidRPr="00903DBA">
        <w:rPr>
          <w:highlight w:val="white"/>
        </w:rPr>
        <w:t xml:space="preserve">      int </w:t>
      </w:r>
      <w:r w:rsidR="008534D3" w:rsidRPr="00903DBA">
        <w:rPr>
          <w:highlight w:val="white"/>
        </w:rPr>
        <w:t>count</w:t>
      </w:r>
      <w:r w:rsidRPr="00903DBA">
        <w:rPr>
          <w:highlight w:val="white"/>
        </w:rPr>
        <w:t xml:space="preserve"> = 0, offset = SymbolTable.FunctionHeaderSize, extra = 0;</w:t>
      </w:r>
    </w:p>
    <w:p w14:paraId="540470A4" w14:textId="77777777" w:rsidR="00F07266" w:rsidRPr="00903DBA" w:rsidRDefault="00F07266" w:rsidP="00F07266">
      <w:pPr>
        <w:pStyle w:val="Code"/>
        <w:rPr>
          <w:highlight w:val="white"/>
        </w:rPr>
      </w:pPr>
      <w:r w:rsidRPr="00903DBA">
        <w:rPr>
          <w:highlight w:val="white"/>
        </w:rPr>
        <w:t xml:space="preserve">      foreach (Expression argumentExpression in argumentList) {</w:t>
      </w:r>
    </w:p>
    <w:p w14:paraId="496234A5" w14:textId="77777777" w:rsidR="00F07266" w:rsidRPr="00903DBA" w:rsidRDefault="00F07266" w:rsidP="00F07266">
      <w:pPr>
        <w:pStyle w:val="Code"/>
        <w:rPr>
          <w:highlight w:val="white"/>
        </w:rPr>
      </w:pPr>
      <w:r w:rsidRPr="00903DBA">
        <w:rPr>
          <w:highlight w:val="white"/>
        </w:rPr>
        <w:t xml:space="preserve">        longList.AddRange(argumentExpression.LongList);</w:t>
      </w:r>
    </w:p>
    <w:p w14:paraId="578A7B73" w14:textId="77777777" w:rsidR="00F07266" w:rsidRPr="00903DBA" w:rsidRDefault="00F07266" w:rsidP="00AF7C33">
      <w:pPr>
        <w:pStyle w:val="Code"/>
        <w:rPr>
          <w:highlight w:val="white"/>
        </w:rPr>
      </w:pPr>
    </w:p>
    <w:p w14:paraId="0AC6578B" w14:textId="77777777" w:rsidR="00AF7C33" w:rsidRPr="00903DBA" w:rsidRDefault="00AF7C33" w:rsidP="00AF7C33">
      <w:pPr>
        <w:pStyle w:val="Code"/>
        <w:rPr>
          <w:highlight w:val="white"/>
        </w:rPr>
      </w:pPr>
      <w:r w:rsidRPr="00903DBA">
        <w:rPr>
          <w:highlight w:val="white"/>
        </w:rPr>
        <w:t xml:space="preserve">        Type type;</w:t>
      </w:r>
    </w:p>
    <w:p w14:paraId="76191F39" w14:textId="77777777" w:rsidR="00AF7C33" w:rsidRPr="00903DBA" w:rsidRDefault="00AF7C33" w:rsidP="00AF7C33">
      <w:pPr>
        <w:pStyle w:val="Code"/>
        <w:rPr>
          <w:highlight w:val="white"/>
        </w:rPr>
      </w:pPr>
      <w:r w:rsidRPr="00903DBA">
        <w:rPr>
          <w:highlight w:val="white"/>
        </w:rPr>
        <w:t xml:space="preserve">        if ((typeList != null) &amp;&amp; (count++ &lt; typeList.Count)) {</w:t>
      </w:r>
    </w:p>
    <w:p w14:paraId="3CCFC298" w14:textId="77777777" w:rsidR="00AF7C33" w:rsidRPr="00903DBA" w:rsidRDefault="00AF7C33" w:rsidP="00AF7C33">
      <w:pPr>
        <w:pStyle w:val="Code"/>
        <w:rPr>
          <w:highlight w:val="white"/>
        </w:rPr>
      </w:pPr>
      <w:r w:rsidRPr="00903DBA">
        <w:rPr>
          <w:highlight w:val="white"/>
        </w:rPr>
        <w:t xml:space="preserve">          type = typeList[count];</w:t>
      </w:r>
    </w:p>
    <w:p w14:paraId="096928D9" w14:textId="77777777" w:rsidR="00AF7C33" w:rsidRPr="00903DBA" w:rsidRDefault="00AF7C33" w:rsidP="00AF7C33">
      <w:pPr>
        <w:pStyle w:val="Code"/>
        <w:rPr>
          <w:highlight w:val="white"/>
        </w:rPr>
      </w:pPr>
      <w:r w:rsidRPr="00903DBA">
        <w:rPr>
          <w:highlight w:val="white"/>
        </w:rPr>
        <w:t xml:space="preserve">        }</w:t>
      </w:r>
    </w:p>
    <w:p w14:paraId="2250C854" w14:textId="77777777" w:rsidR="00AF7C33" w:rsidRPr="00903DBA" w:rsidRDefault="00AF7C33" w:rsidP="00AF7C33">
      <w:pPr>
        <w:pStyle w:val="Code"/>
        <w:rPr>
          <w:highlight w:val="white"/>
        </w:rPr>
      </w:pPr>
      <w:r w:rsidRPr="00903DBA">
        <w:rPr>
          <w:highlight w:val="white"/>
        </w:rPr>
        <w:t xml:space="preserve">        else {</w:t>
      </w:r>
    </w:p>
    <w:p w14:paraId="1021FA89" w14:textId="77777777" w:rsidR="00AF7C33" w:rsidRPr="00903DBA" w:rsidRDefault="00AF7C33" w:rsidP="00AF7C33">
      <w:pPr>
        <w:pStyle w:val="Code"/>
        <w:rPr>
          <w:highlight w:val="white"/>
        </w:rPr>
      </w:pPr>
      <w:r w:rsidRPr="00903DBA">
        <w:rPr>
          <w:highlight w:val="white"/>
        </w:rPr>
        <w:t xml:space="preserve">          type = ParameterType(argumentExpression.Symbol);</w:t>
      </w:r>
    </w:p>
    <w:p w14:paraId="02952035" w14:textId="77777777" w:rsidR="00AF7C33" w:rsidRPr="00903DBA" w:rsidRDefault="00AF7C33" w:rsidP="00AF7C33">
      <w:pPr>
        <w:pStyle w:val="Code"/>
        <w:rPr>
          <w:highlight w:val="white"/>
        </w:rPr>
      </w:pPr>
      <w:r w:rsidRPr="00903DBA">
        <w:rPr>
          <w:highlight w:val="white"/>
        </w:rPr>
        <w:t xml:space="preserve">          extra += type.Size();</w:t>
      </w:r>
    </w:p>
    <w:p w14:paraId="2E013AD7" w14:textId="77777777" w:rsidR="00AF7C33" w:rsidRPr="00903DBA" w:rsidRDefault="00AF7C33" w:rsidP="00AF7C33">
      <w:pPr>
        <w:pStyle w:val="Code"/>
        <w:rPr>
          <w:highlight w:val="white"/>
        </w:rPr>
      </w:pPr>
      <w:r w:rsidRPr="00903DBA">
        <w:rPr>
          <w:highlight w:val="white"/>
        </w:rPr>
        <w:lastRenderedPageBreak/>
        <w:t xml:space="preserve">        }</w:t>
      </w:r>
    </w:p>
    <w:p w14:paraId="306089CD" w14:textId="1D8BA3E1" w:rsidR="00F07266" w:rsidRPr="00903DBA" w:rsidRDefault="00885080" w:rsidP="00144D6E">
      <w:pPr>
        <w:rPr>
          <w:highlight w:val="white"/>
        </w:rPr>
      </w:pPr>
      <w:r w:rsidRPr="00903DBA">
        <w:rPr>
          <w:highlight w:val="white"/>
        </w:rPr>
        <w:t xml:space="preserve">We add the argument to the </w:t>
      </w:r>
      <w:r w:rsidR="00144D6E" w:rsidRPr="00903DBA">
        <w:rPr>
          <w:highlight w:val="white"/>
        </w:rPr>
        <w:t xml:space="preserve">parameter </w:t>
      </w:r>
      <w:r w:rsidR="008F7CF7" w:rsidRPr="00903DBA">
        <w:rPr>
          <w:highlight w:val="white"/>
        </w:rPr>
        <w:t>list and</w:t>
      </w:r>
      <w:r w:rsidR="00144D6E" w:rsidRPr="00903DBA">
        <w:rPr>
          <w:highlight w:val="white"/>
        </w:rPr>
        <w:t xml:space="preserve"> update the </w:t>
      </w:r>
      <w:r w:rsidR="00C21FC1" w:rsidRPr="00903DBA">
        <w:rPr>
          <w:highlight w:val="white"/>
        </w:rPr>
        <w:t>current offset.</w:t>
      </w:r>
    </w:p>
    <w:p w14:paraId="17262C7D" w14:textId="77777777" w:rsidR="000D139D" w:rsidRPr="00903DBA" w:rsidRDefault="000D139D" w:rsidP="000D139D">
      <w:pPr>
        <w:pStyle w:val="Code"/>
        <w:rPr>
          <w:highlight w:val="white"/>
        </w:rPr>
      </w:pPr>
      <w:r w:rsidRPr="00903DBA">
        <w:rPr>
          <w:highlight w:val="white"/>
        </w:rPr>
        <w:t xml:space="preserve">        if (type.IsStructOrUnion()) {</w:t>
      </w:r>
    </w:p>
    <w:p w14:paraId="2E857424" w14:textId="77777777" w:rsidR="000D139D" w:rsidRPr="00903DBA" w:rsidRDefault="000D139D" w:rsidP="000D139D">
      <w:pPr>
        <w:pStyle w:val="Code"/>
        <w:rPr>
          <w:highlight w:val="white"/>
        </w:rPr>
      </w:pPr>
      <w:r w:rsidRPr="00903DBA">
        <w:rPr>
          <w:highlight w:val="white"/>
        </w:rPr>
        <w:t xml:space="preserve">          AddMiddleCode(longList, MiddleOperator.ParameterInitSize,</w:t>
      </w:r>
    </w:p>
    <w:p w14:paraId="25EBFCBE" w14:textId="77777777" w:rsidR="000D139D" w:rsidRPr="00903DBA" w:rsidRDefault="000D139D" w:rsidP="000D139D">
      <w:pPr>
        <w:pStyle w:val="Code"/>
        <w:rPr>
          <w:highlight w:val="white"/>
        </w:rPr>
      </w:pPr>
      <w:r w:rsidRPr="00903DBA">
        <w:rPr>
          <w:highlight w:val="white"/>
        </w:rPr>
        <w:t xml:space="preserve">                        SymbolTable.CurrentTable.CurrentOffset + totalOffset +</w:t>
      </w:r>
    </w:p>
    <w:p w14:paraId="3DD4259A" w14:textId="4D6B2036" w:rsidR="000D139D" w:rsidRPr="00903DBA" w:rsidRDefault="000D139D" w:rsidP="000D139D">
      <w:pPr>
        <w:pStyle w:val="Code"/>
        <w:rPr>
          <w:highlight w:val="white"/>
        </w:rPr>
      </w:pPr>
      <w:r w:rsidRPr="00903DBA">
        <w:rPr>
          <w:highlight w:val="white"/>
        </w:rPr>
        <w:t xml:space="preserve">                        offset, type, argumentExpression.Symbol);</w:t>
      </w:r>
    </w:p>
    <w:p w14:paraId="0EB35B1E" w14:textId="77777777" w:rsidR="000D139D" w:rsidRPr="00903DBA" w:rsidRDefault="000D139D" w:rsidP="000D139D">
      <w:pPr>
        <w:pStyle w:val="Code"/>
        <w:rPr>
          <w:highlight w:val="white"/>
        </w:rPr>
      </w:pPr>
      <w:r w:rsidRPr="00903DBA">
        <w:rPr>
          <w:highlight w:val="white"/>
        </w:rPr>
        <w:t xml:space="preserve">        }</w:t>
      </w:r>
    </w:p>
    <w:p w14:paraId="11BB3D08" w14:textId="77777777" w:rsidR="000D139D" w:rsidRPr="00903DBA" w:rsidRDefault="000D139D" w:rsidP="000D139D">
      <w:pPr>
        <w:pStyle w:val="Code"/>
        <w:rPr>
          <w:highlight w:val="white"/>
        </w:rPr>
      </w:pPr>
    </w:p>
    <w:p w14:paraId="4B324E9C" w14:textId="77777777" w:rsidR="000D139D" w:rsidRPr="00903DBA" w:rsidRDefault="000D139D" w:rsidP="000D139D">
      <w:pPr>
        <w:pStyle w:val="Code"/>
        <w:rPr>
          <w:highlight w:val="white"/>
        </w:rPr>
      </w:pPr>
      <w:r w:rsidRPr="00903DBA">
        <w:rPr>
          <w:highlight w:val="white"/>
        </w:rPr>
        <w:t xml:space="preserve">        AddMiddleCode(longList, MiddleOperator.Parameter,</w:t>
      </w:r>
    </w:p>
    <w:p w14:paraId="20B8B44B" w14:textId="77777777" w:rsidR="000D139D" w:rsidRPr="00903DBA" w:rsidRDefault="000D139D" w:rsidP="000D139D">
      <w:pPr>
        <w:pStyle w:val="Code"/>
        <w:rPr>
          <w:highlight w:val="white"/>
        </w:rPr>
      </w:pPr>
      <w:r w:rsidRPr="00903DBA">
        <w:rPr>
          <w:highlight w:val="white"/>
        </w:rPr>
        <w:t xml:space="preserve">                      SymbolTable.CurrentTable. CurrentOffset + totalOffset +</w:t>
      </w:r>
    </w:p>
    <w:p w14:paraId="1CBE56B8" w14:textId="4CA85C98" w:rsidR="000D139D" w:rsidRPr="00903DBA" w:rsidRDefault="000D139D" w:rsidP="000D139D">
      <w:pPr>
        <w:pStyle w:val="Code"/>
        <w:rPr>
          <w:highlight w:val="white"/>
        </w:rPr>
      </w:pPr>
      <w:r w:rsidRPr="00903DBA">
        <w:rPr>
          <w:highlight w:val="white"/>
        </w:rPr>
        <w:t xml:space="preserve">                      offset, type, argumentExpression.Symbol);</w:t>
      </w:r>
    </w:p>
    <w:p w14:paraId="789A2385" w14:textId="77777777" w:rsidR="0089193E" w:rsidRPr="00903DBA" w:rsidRDefault="0089193E" w:rsidP="0089193E">
      <w:pPr>
        <w:pStyle w:val="Code"/>
        <w:rPr>
          <w:highlight w:val="white"/>
        </w:rPr>
      </w:pPr>
      <w:r w:rsidRPr="00903DBA">
        <w:rPr>
          <w:highlight w:val="white"/>
        </w:rPr>
        <w:t xml:space="preserve">        offset += type.Size();</w:t>
      </w:r>
    </w:p>
    <w:p w14:paraId="4C51982E" w14:textId="77777777" w:rsidR="0089193E" w:rsidRPr="00903DBA" w:rsidRDefault="0089193E" w:rsidP="0089193E">
      <w:pPr>
        <w:pStyle w:val="Code"/>
        <w:rPr>
          <w:highlight w:val="white"/>
        </w:rPr>
      </w:pPr>
      <w:r w:rsidRPr="00903DBA">
        <w:rPr>
          <w:highlight w:val="white"/>
        </w:rPr>
        <w:t xml:space="preserve">      }</w:t>
      </w:r>
    </w:p>
    <w:p w14:paraId="0F0F0FB9" w14:textId="602D4D69" w:rsidR="00F07266" w:rsidRPr="00903DBA" w:rsidRDefault="00CC5890" w:rsidP="00CC5890">
      <w:pPr>
        <w:rPr>
          <w:highlight w:val="white"/>
        </w:rPr>
      </w:pPr>
      <w:r w:rsidRPr="00903DBA">
        <w:rPr>
          <w:highlight w:val="white"/>
        </w:rPr>
        <w:t>We add both the function call and post call instructions to the long list.</w:t>
      </w:r>
      <w:r w:rsidR="00550FC9" w:rsidRPr="00903DBA">
        <w:rPr>
          <w:highlight w:val="white"/>
        </w:rPr>
        <w:t xml:space="preserve"> The post call instruction is for </w:t>
      </w:r>
    </w:p>
    <w:p w14:paraId="4FDADB09" w14:textId="77777777" w:rsidR="00F07266" w:rsidRPr="00903DBA" w:rsidRDefault="00F07266" w:rsidP="00F07266">
      <w:pPr>
        <w:pStyle w:val="Code"/>
        <w:rPr>
          <w:highlight w:val="white"/>
        </w:rPr>
      </w:pPr>
      <w:r w:rsidRPr="00903DBA">
        <w:rPr>
          <w:highlight w:val="white"/>
        </w:rPr>
        <w:t xml:space="preserve">      Symbol functionSymbol = functionExpression.Symbol;</w:t>
      </w:r>
    </w:p>
    <w:p w14:paraId="38E494FC" w14:textId="77777777" w:rsidR="006F40B2" w:rsidRPr="00903DBA" w:rsidRDefault="00F07266" w:rsidP="00F07266">
      <w:pPr>
        <w:pStyle w:val="Code"/>
        <w:rPr>
          <w:highlight w:val="white"/>
        </w:rPr>
      </w:pPr>
      <w:r w:rsidRPr="00903DBA">
        <w:rPr>
          <w:highlight w:val="white"/>
        </w:rPr>
        <w:t xml:space="preserve">      AddMiddleCode(longList, MiddleOperator.Call,</w:t>
      </w:r>
    </w:p>
    <w:p w14:paraId="05E24E56" w14:textId="2C31A08D" w:rsidR="006F40B2" w:rsidRPr="00903DBA" w:rsidRDefault="006F40B2" w:rsidP="006F40B2">
      <w:pPr>
        <w:pStyle w:val="Code"/>
        <w:rPr>
          <w:highlight w:val="white"/>
        </w:rPr>
      </w:pPr>
      <w:r w:rsidRPr="00903DBA">
        <w:rPr>
          <w:highlight w:val="white"/>
        </w:rPr>
        <w:t xml:space="preserve">                   </w:t>
      </w:r>
      <w:r w:rsidR="005F69A3" w:rsidRPr="00903DBA">
        <w:rPr>
          <w:highlight w:val="white"/>
        </w:rPr>
        <w:t xml:space="preserve"> </w:t>
      </w:r>
      <w:r w:rsidR="00F07266" w:rsidRPr="00903DBA">
        <w:rPr>
          <w:highlight w:val="white"/>
        </w:rPr>
        <w:t>SymbolTable.CurrentTable.CurrentOffset + totalOffset,</w:t>
      </w:r>
    </w:p>
    <w:p w14:paraId="28F5E573" w14:textId="734A5F7E" w:rsidR="00F07266" w:rsidRPr="00903DBA" w:rsidRDefault="006F40B2" w:rsidP="006F40B2">
      <w:pPr>
        <w:pStyle w:val="Code"/>
        <w:rPr>
          <w:highlight w:val="white"/>
        </w:rPr>
      </w:pPr>
      <w:r w:rsidRPr="00903DBA">
        <w:rPr>
          <w:highlight w:val="white"/>
        </w:rPr>
        <w:t xml:space="preserve">                   </w:t>
      </w:r>
      <w:r w:rsidR="005F69A3" w:rsidRPr="00903DBA">
        <w:rPr>
          <w:highlight w:val="white"/>
        </w:rPr>
        <w:t xml:space="preserve"> functionSymbol,</w:t>
      </w:r>
      <w:r w:rsidR="00F07266" w:rsidRPr="00903DBA">
        <w:rPr>
          <w:highlight w:val="white"/>
        </w:rPr>
        <w:t xml:space="preserve"> extra);</w:t>
      </w:r>
    </w:p>
    <w:p w14:paraId="7C702CB0" w14:textId="303B3A70" w:rsidR="00F07266" w:rsidRPr="00903DBA" w:rsidRDefault="00F07266" w:rsidP="00F07266">
      <w:pPr>
        <w:pStyle w:val="Code"/>
        <w:rPr>
          <w:highlight w:val="white"/>
        </w:rPr>
      </w:pPr>
      <w:r w:rsidRPr="00903DBA">
        <w:rPr>
          <w:highlight w:val="white"/>
        </w:rPr>
        <w:t xml:space="preserve">      AddMiddleCode(longList, MiddleOperator.PostCall,</w:t>
      </w:r>
    </w:p>
    <w:p w14:paraId="766F59D0" w14:textId="77777777" w:rsidR="00F07266" w:rsidRPr="00903DBA" w:rsidRDefault="00F07266" w:rsidP="00F07266">
      <w:pPr>
        <w:pStyle w:val="Code"/>
        <w:rPr>
          <w:highlight w:val="white"/>
        </w:rPr>
      </w:pPr>
      <w:r w:rsidRPr="00903DBA">
        <w:rPr>
          <w:highlight w:val="white"/>
        </w:rPr>
        <w:t xml:space="preserve">                    SymbolTable.CurrentTable.CurrentOffset + totalOffset);</w:t>
      </w:r>
    </w:p>
    <w:p w14:paraId="28D586C3" w14:textId="77777777" w:rsidR="00F07266" w:rsidRPr="00903DBA" w:rsidRDefault="00F07266" w:rsidP="00F07266">
      <w:pPr>
        <w:pStyle w:val="Code"/>
        <w:rPr>
          <w:highlight w:val="white"/>
        </w:rPr>
      </w:pPr>
      <w:r w:rsidRPr="00903DBA">
        <w:rPr>
          <w:highlight w:val="white"/>
        </w:rPr>
        <w:t xml:space="preserve">    </w:t>
      </w:r>
    </w:p>
    <w:p w14:paraId="229FA69B" w14:textId="77777777" w:rsidR="00F07266" w:rsidRPr="00903DBA" w:rsidRDefault="00F07266" w:rsidP="00F07266">
      <w:pPr>
        <w:pStyle w:val="Code"/>
        <w:rPr>
          <w:highlight w:val="white"/>
        </w:rPr>
      </w:pPr>
      <w:r w:rsidRPr="00903DBA">
        <w:rPr>
          <w:highlight w:val="white"/>
        </w:rPr>
        <w:t xml:space="preserve">      Type returnType = functionType.ReturnType;</w:t>
      </w:r>
    </w:p>
    <w:p w14:paraId="61C751E3" w14:textId="77777777" w:rsidR="00F07266" w:rsidRPr="00903DBA" w:rsidRDefault="00F07266" w:rsidP="00F07266">
      <w:pPr>
        <w:pStyle w:val="Code"/>
        <w:rPr>
          <w:highlight w:val="white"/>
        </w:rPr>
      </w:pPr>
      <w:r w:rsidRPr="00903DBA">
        <w:rPr>
          <w:highlight w:val="white"/>
        </w:rPr>
        <w:t xml:space="preserve">      Symbol returnSymbol = new Symbol(returnType);</w:t>
      </w:r>
    </w:p>
    <w:p w14:paraId="369D598B" w14:textId="1B68A83A" w:rsidR="00F07266" w:rsidRPr="00903DBA" w:rsidRDefault="00F7635F" w:rsidP="00F7635F">
      <w:pPr>
        <w:rPr>
          <w:highlight w:val="white"/>
        </w:rPr>
      </w:pPr>
      <w:r w:rsidRPr="00903DBA">
        <w:rPr>
          <w:highlight w:val="white"/>
        </w:rPr>
        <w:t>We make the short list be a copy of the long list. However</w:t>
      </w:r>
      <w:r w:rsidR="00CB6B16" w:rsidRPr="00903DBA">
        <w:rPr>
          <w:highlight w:val="white"/>
        </w:rPr>
        <w:t xml:space="preserve">, </w:t>
      </w:r>
      <w:r w:rsidR="00D73E5C" w:rsidRPr="00903DBA">
        <w:rPr>
          <w:highlight w:val="white"/>
        </w:rPr>
        <w:t xml:space="preserve">there </w:t>
      </w:r>
      <w:r w:rsidR="009E47CD" w:rsidRPr="00903DBA">
        <w:rPr>
          <w:highlight w:val="white"/>
        </w:rPr>
        <w:t xml:space="preserve">is one </w:t>
      </w:r>
      <w:r w:rsidR="00D73E5C" w:rsidRPr="00903DBA">
        <w:rPr>
          <w:highlight w:val="white"/>
        </w:rPr>
        <w:t>difference between the lists</w:t>
      </w:r>
      <w:r w:rsidR="00F0786C" w:rsidRPr="00903DBA">
        <w:rPr>
          <w:highlight w:val="white"/>
        </w:rPr>
        <w:t xml:space="preserve"> if the function </w:t>
      </w:r>
      <w:r w:rsidR="009E47CD" w:rsidRPr="00903DBA">
        <w:rPr>
          <w:highlight w:val="white"/>
        </w:rPr>
        <w:t>returns a floating value. In that case, we pop the value off the floating value stack in the short list, since the value is not interesting</w:t>
      </w:r>
      <w:r w:rsidR="00BC13EF" w:rsidRPr="00903DBA">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903DBA" w:rsidRDefault="00F07266" w:rsidP="00F07266">
      <w:pPr>
        <w:pStyle w:val="Code"/>
        <w:rPr>
          <w:highlight w:val="white"/>
        </w:rPr>
      </w:pPr>
      <w:r w:rsidRPr="00903DBA">
        <w:rPr>
          <w:highlight w:val="white"/>
        </w:rPr>
        <w:t xml:space="preserve">      List&lt;MiddleCode&gt; shortList = new List&lt;MiddleCode&gt;();</w:t>
      </w:r>
    </w:p>
    <w:p w14:paraId="6561DA57" w14:textId="77777777" w:rsidR="00F07266" w:rsidRPr="00903DBA" w:rsidRDefault="00F07266" w:rsidP="00F07266">
      <w:pPr>
        <w:pStyle w:val="Code"/>
        <w:rPr>
          <w:highlight w:val="white"/>
        </w:rPr>
      </w:pPr>
      <w:r w:rsidRPr="00903DBA">
        <w:rPr>
          <w:highlight w:val="white"/>
        </w:rPr>
        <w:t xml:space="preserve">      shortList.AddRange(longList);</w:t>
      </w:r>
    </w:p>
    <w:p w14:paraId="76022AA5" w14:textId="77777777" w:rsidR="00F07266" w:rsidRPr="00903DBA" w:rsidRDefault="00F07266" w:rsidP="00F07266">
      <w:pPr>
        <w:pStyle w:val="Code"/>
        <w:rPr>
          <w:highlight w:val="white"/>
        </w:rPr>
      </w:pPr>
      <w:r w:rsidRPr="00903DBA">
        <w:rPr>
          <w:highlight w:val="white"/>
        </w:rPr>
        <w:t xml:space="preserve">    </w:t>
      </w:r>
    </w:p>
    <w:p w14:paraId="4C2B037C" w14:textId="77777777" w:rsidR="00F07266" w:rsidRPr="00903DBA" w:rsidRDefault="00F07266" w:rsidP="00F07266">
      <w:pPr>
        <w:pStyle w:val="Code"/>
        <w:rPr>
          <w:highlight w:val="white"/>
        </w:rPr>
      </w:pPr>
      <w:r w:rsidRPr="00903DBA">
        <w:rPr>
          <w:highlight w:val="white"/>
        </w:rPr>
        <w:t xml:space="preserve">      if (!returnType.IsVoid()) {</w:t>
      </w:r>
    </w:p>
    <w:p w14:paraId="29319C84" w14:textId="77777777" w:rsidR="00F07266" w:rsidRPr="00903DBA" w:rsidRDefault="00F07266" w:rsidP="00F07266">
      <w:pPr>
        <w:pStyle w:val="Code"/>
        <w:rPr>
          <w:highlight w:val="white"/>
        </w:rPr>
      </w:pPr>
      <w:r w:rsidRPr="00903DBA">
        <w:rPr>
          <w:highlight w:val="white"/>
        </w:rPr>
        <w:t xml:space="preserve">        if (returnType.IsStructOrUnion()) {</w:t>
      </w:r>
    </w:p>
    <w:p w14:paraId="6F4E4014" w14:textId="77777777" w:rsidR="00F07266" w:rsidRPr="00903DBA" w:rsidRDefault="00F07266" w:rsidP="00F07266">
      <w:pPr>
        <w:pStyle w:val="Code"/>
        <w:rPr>
          <w:highlight w:val="white"/>
        </w:rPr>
      </w:pPr>
      <w:r w:rsidRPr="00903DBA">
        <w:rPr>
          <w:highlight w:val="white"/>
        </w:rPr>
        <w:t xml:space="preserve">          Type pointerType = new Type(returnType);</w:t>
      </w:r>
    </w:p>
    <w:p w14:paraId="27FD2E16" w14:textId="2366D9E3" w:rsidR="00F07266" w:rsidRPr="00903DBA" w:rsidRDefault="00F07266" w:rsidP="00F07266">
      <w:pPr>
        <w:pStyle w:val="Code"/>
        <w:rPr>
          <w:highlight w:val="white"/>
        </w:rPr>
      </w:pPr>
      <w:r w:rsidRPr="00903DBA">
        <w:rPr>
          <w:highlight w:val="white"/>
        </w:rPr>
        <w:t xml:space="preserve">          Symbol </w:t>
      </w:r>
      <w:r w:rsidR="002A66C7" w:rsidRPr="00903DBA">
        <w:rPr>
          <w:highlight w:val="white"/>
        </w:rPr>
        <w:t>addressSymbol</w:t>
      </w:r>
      <w:r w:rsidRPr="00903DBA">
        <w:rPr>
          <w:highlight w:val="white"/>
        </w:rPr>
        <w:t xml:space="preserve"> = new Symbol(pointerType);</w:t>
      </w:r>
    </w:p>
    <w:p w14:paraId="36DDCE58" w14:textId="4A056DE2" w:rsidR="00F07266" w:rsidRPr="00903DBA" w:rsidRDefault="00F07266" w:rsidP="00F07266">
      <w:pPr>
        <w:pStyle w:val="Code"/>
        <w:rPr>
          <w:highlight w:val="white"/>
        </w:rPr>
      </w:pPr>
      <w:r w:rsidRPr="00903DBA">
        <w:rPr>
          <w:highlight w:val="white"/>
        </w:rPr>
        <w:t xml:space="preserve">          returnSymbol</w:t>
      </w:r>
      <w:r w:rsidR="000B5A8F" w:rsidRPr="00903DBA">
        <w:rPr>
          <w:highlight w:val="white"/>
        </w:rPr>
        <w:t>.AddressSymbol</w:t>
      </w:r>
      <w:r w:rsidRPr="00903DBA">
        <w:rPr>
          <w:highlight w:val="white"/>
        </w:rPr>
        <w:t xml:space="preserve"> = </w:t>
      </w:r>
      <w:r w:rsidR="002A66C7" w:rsidRPr="00903DBA">
        <w:rPr>
          <w:highlight w:val="white"/>
        </w:rPr>
        <w:t>addressSymbol</w:t>
      </w:r>
      <w:r w:rsidRPr="00903DBA">
        <w:rPr>
          <w:highlight w:val="white"/>
        </w:rPr>
        <w:t>;</w:t>
      </w:r>
    </w:p>
    <w:p w14:paraId="7641E354" w14:textId="77777777" w:rsidR="00F07266" w:rsidRPr="00903DBA" w:rsidRDefault="00F07266" w:rsidP="00F07266">
      <w:pPr>
        <w:pStyle w:val="Code"/>
        <w:rPr>
          <w:highlight w:val="white"/>
        </w:rPr>
      </w:pPr>
      <w:r w:rsidRPr="00903DBA">
        <w:rPr>
          <w:highlight w:val="white"/>
        </w:rPr>
        <w:t xml:space="preserve">        }</w:t>
      </w:r>
    </w:p>
    <w:p w14:paraId="58BAF3CB" w14:textId="77777777" w:rsidR="00F07266" w:rsidRPr="00903DBA" w:rsidRDefault="00F07266" w:rsidP="00F07266">
      <w:pPr>
        <w:pStyle w:val="Code"/>
        <w:rPr>
          <w:highlight w:val="white"/>
        </w:rPr>
      </w:pPr>
      <w:r w:rsidRPr="00903DBA">
        <w:rPr>
          <w:highlight w:val="white"/>
        </w:rPr>
        <w:t xml:space="preserve">      </w:t>
      </w:r>
    </w:p>
    <w:p w14:paraId="17278A57" w14:textId="77777777" w:rsidR="00F07266" w:rsidRPr="00903DBA" w:rsidRDefault="00F07266" w:rsidP="00F07266">
      <w:pPr>
        <w:pStyle w:val="Code"/>
        <w:rPr>
          <w:highlight w:val="white"/>
        </w:rPr>
      </w:pPr>
      <w:r w:rsidRPr="00903DBA">
        <w:rPr>
          <w:highlight w:val="white"/>
        </w:rPr>
        <w:t xml:space="preserve">        AddMiddleCode(longList, MiddleOperator.GetReturnValue,</w:t>
      </w:r>
    </w:p>
    <w:p w14:paraId="62F2EC0B" w14:textId="77777777" w:rsidR="00F07266" w:rsidRPr="00903DBA" w:rsidRDefault="00F07266" w:rsidP="00F07266">
      <w:pPr>
        <w:pStyle w:val="Code"/>
        <w:rPr>
          <w:highlight w:val="white"/>
        </w:rPr>
      </w:pPr>
      <w:r w:rsidRPr="00903DBA">
        <w:rPr>
          <w:highlight w:val="white"/>
        </w:rPr>
        <w:t xml:space="preserve">                      returnSymbol);</w:t>
      </w:r>
    </w:p>
    <w:p w14:paraId="1C5643EE" w14:textId="77777777" w:rsidR="00F07266" w:rsidRPr="00903DBA" w:rsidRDefault="00F07266" w:rsidP="00F07266">
      <w:pPr>
        <w:pStyle w:val="Code"/>
        <w:rPr>
          <w:highlight w:val="white"/>
        </w:rPr>
      </w:pPr>
      <w:r w:rsidRPr="00903DBA">
        <w:rPr>
          <w:highlight w:val="white"/>
        </w:rPr>
        <w:t xml:space="preserve">      </w:t>
      </w:r>
    </w:p>
    <w:p w14:paraId="3478C473" w14:textId="77777777" w:rsidR="00F07266" w:rsidRPr="00903DBA" w:rsidRDefault="00F07266" w:rsidP="00F07266">
      <w:pPr>
        <w:pStyle w:val="Code"/>
        <w:rPr>
          <w:highlight w:val="white"/>
        </w:rPr>
      </w:pPr>
      <w:r w:rsidRPr="00903DBA">
        <w:rPr>
          <w:highlight w:val="white"/>
        </w:rPr>
        <w:t xml:space="preserve">        if (returnType.IsFloating()) {</w:t>
      </w:r>
    </w:p>
    <w:p w14:paraId="18153217" w14:textId="77777777" w:rsidR="00F07266" w:rsidRPr="00903DBA" w:rsidRDefault="00F07266" w:rsidP="00F07266">
      <w:pPr>
        <w:pStyle w:val="Code"/>
        <w:rPr>
          <w:highlight w:val="white"/>
        </w:rPr>
      </w:pPr>
      <w:r w:rsidRPr="00903DBA">
        <w:rPr>
          <w:highlight w:val="white"/>
        </w:rPr>
        <w:t xml:space="preserve">          AddMiddleCode(shortList, MiddleOperator.PopEmpty);</w:t>
      </w:r>
    </w:p>
    <w:p w14:paraId="002F6CAF" w14:textId="77777777" w:rsidR="00F07266" w:rsidRPr="00903DBA" w:rsidRDefault="00F07266" w:rsidP="00F07266">
      <w:pPr>
        <w:pStyle w:val="Code"/>
        <w:rPr>
          <w:highlight w:val="white"/>
        </w:rPr>
      </w:pPr>
      <w:r w:rsidRPr="00903DBA">
        <w:rPr>
          <w:highlight w:val="white"/>
        </w:rPr>
        <w:t xml:space="preserve">        }</w:t>
      </w:r>
    </w:p>
    <w:p w14:paraId="36691E43" w14:textId="77777777" w:rsidR="00F07266" w:rsidRPr="00903DBA" w:rsidRDefault="00F07266" w:rsidP="00F07266">
      <w:pPr>
        <w:pStyle w:val="Code"/>
        <w:rPr>
          <w:highlight w:val="white"/>
        </w:rPr>
      </w:pPr>
      <w:r w:rsidRPr="00903DBA">
        <w:rPr>
          <w:highlight w:val="white"/>
        </w:rPr>
        <w:t xml:space="preserve">      }</w:t>
      </w:r>
    </w:p>
    <w:p w14:paraId="79BABC04" w14:textId="77777777" w:rsidR="00F07266" w:rsidRPr="00903DBA" w:rsidRDefault="00F07266" w:rsidP="00F07266">
      <w:pPr>
        <w:pStyle w:val="Code"/>
        <w:rPr>
          <w:highlight w:val="white"/>
        </w:rPr>
      </w:pPr>
    </w:p>
    <w:p w14:paraId="0BCBDF37" w14:textId="77777777" w:rsidR="00F07266" w:rsidRPr="00903DBA" w:rsidRDefault="00F07266" w:rsidP="00F07266">
      <w:pPr>
        <w:pStyle w:val="Code"/>
        <w:rPr>
          <w:highlight w:val="white"/>
        </w:rPr>
      </w:pPr>
      <w:r w:rsidRPr="00903DBA">
        <w:rPr>
          <w:highlight w:val="white"/>
        </w:rPr>
        <w:t xml:space="preserve">      return (new Expression(returnSymbol, shortList, longList));</w:t>
      </w:r>
    </w:p>
    <w:p w14:paraId="273EFAE7" w14:textId="77777777" w:rsidR="00F07266" w:rsidRPr="00903DBA" w:rsidRDefault="00F07266" w:rsidP="00F07266">
      <w:pPr>
        <w:pStyle w:val="Code"/>
        <w:rPr>
          <w:highlight w:val="white"/>
        </w:rPr>
      </w:pPr>
      <w:r w:rsidRPr="00903DBA">
        <w:rPr>
          <w:highlight w:val="white"/>
        </w:rPr>
        <w:t xml:space="preserve">    }</w:t>
      </w:r>
    </w:p>
    <w:p w14:paraId="01034303" w14:textId="64452A74" w:rsidR="002E7E5B" w:rsidRPr="00903DBA" w:rsidRDefault="002E7E5B" w:rsidP="002E7E5B">
      <w:pPr>
        <w:pStyle w:val="Rubrik3"/>
      </w:pPr>
      <w:bookmarkStart w:id="183" w:name="_Toc57656037"/>
      <w:r w:rsidRPr="00903DBA">
        <w:t>Argument Expression List</w:t>
      </w:r>
      <w:bookmarkEnd w:id="183"/>
    </w:p>
    <w:p w14:paraId="7963F03F" w14:textId="77777777" w:rsidR="00D35E46" w:rsidRPr="00903DBA" w:rsidRDefault="00D35E46" w:rsidP="00D35E46">
      <w:r w:rsidRPr="00903DBA">
        <w:t xml:space="preserve">Each parameter is converted from a possible logical type to an integer by calling </w:t>
      </w:r>
      <w:r w:rsidRPr="00903DBA">
        <w:rPr>
          <w:rStyle w:val="CodeInText"/>
        </w:rPr>
        <w:t>Generate.generateIntegerExpression</w:t>
      </w:r>
      <w:r w:rsidRPr="00903DBA">
        <w:t>.</w:t>
      </w:r>
    </w:p>
    <w:p w14:paraId="42FA6894" w14:textId="4D95A5B7" w:rsidR="00EC3F16" w:rsidRPr="00903DBA" w:rsidRDefault="00EC3F16" w:rsidP="00EC3F16">
      <w:pPr>
        <w:pStyle w:val="CodeHeader"/>
      </w:pPr>
      <w:r w:rsidRPr="00903DBA">
        <w:lastRenderedPageBreak/>
        <w:t>MainParser.gppg</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02615FE5" w14:textId="0186C0C5" w:rsidR="00F166C5" w:rsidRPr="00903DBA" w:rsidRDefault="00F166C5" w:rsidP="005D5DB0">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w:t>
      </w:r>
      <w:r w:rsidR="00494657" w:rsidRPr="00903DBA">
        <w:rPr>
          <w:highlight w:val="white"/>
        </w:rPr>
        <w:t xml:space="preserve"> </w:t>
      </w:r>
      <w:r w:rsidR="00D03ACB" w:rsidRPr="00903DBA">
        <w:rPr>
          <w:highlight w:val="white"/>
        </w:rPr>
        <w:t>type casts the argument into an appropriate type.</w:t>
      </w:r>
    </w:p>
    <w:p w14:paraId="64856157" w14:textId="1FD12381" w:rsidR="00DF4DD7" w:rsidRPr="00903DBA" w:rsidRDefault="00DF4DD7" w:rsidP="00DF4DD7">
      <w:pPr>
        <w:pStyle w:val="CodeHeader"/>
      </w:pPr>
      <w:r w:rsidRPr="00903DBA">
        <w:t>MiddleCodeGenerator.cs</w:t>
      </w:r>
    </w:p>
    <w:p w14:paraId="5C1B677E" w14:textId="77777777" w:rsidR="0027372E" w:rsidRPr="00903DBA" w:rsidRDefault="0027372E" w:rsidP="0027372E">
      <w:pPr>
        <w:pStyle w:val="Code"/>
        <w:rPr>
          <w:highlight w:val="white"/>
        </w:rPr>
      </w:pPr>
      <w:r w:rsidRPr="00903DBA">
        <w:rPr>
          <w:highlight w:val="white"/>
        </w:rPr>
        <w:t xml:space="preserve">    public static Expression ArgumentExpression(int index,</w:t>
      </w:r>
    </w:p>
    <w:p w14:paraId="30661ED4" w14:textId="313DF9C6" w:rsidR="0027372E" w:rsidRPr="00903DBA" w:rsidRDefault="0027372E" w:rsidP="0027372E">
      <w:pPr>
        <w:pStyle w:val="Code"/>
        <w:rPr>
          <w:highlight w:val="white"/>
        </w:rPr>
      </w:pPr>
      <w:r w:rsidRPr="00903DBA">
        <w:rPr>
          <w:highlight w:val="white"/>
        </w:rPr>
        <w:t xml:space="preserve">                                                Expression expression) {</w:t>
      </w:r>
    </w:p>
    <w:p w14:paraId="31A3E783" w14:textId="4E79C7ED" w:rsidR="00EA5F63" w:rsidRPr="00903DBA" w:rsidRDefault="00EA5F63" w:rsidP="00E23225">
      <w:pPr>
        <w:rPr>
          <w:highlight w:val="white"/>
        </w:rPr>
      </w:pPr>
      <w:r w:rsidRPr="00903DBA">
        <w:rPr>
          <w:highlight w:val="white"/>
        </w:rPr>
        <w:t xml:space="preserve">We need to type list on top of the type list stack to </w:t>
      </w:r>
      <w:r w:rsidR="00561E79" w:rsidRPr="00903DBA">
        <w:rPr>
          <w:highlight w:val="white"/>
        </w:rPr>
        <w:t>compare the argument expression with the parameter type.</w:t>
      </w:r>
    </w:p>
    <w:p w14:paraId="58B984DA" w14:textId="5CDBE817" w:rsidR="0027372E" w:rsidRPr="00903DBA" w:rsidRDefault="0027372E" w:rsidP="0027372E">
      <w:pPr>
        <w:pStyle w:val="Code"/>
        <w:rPr>
          <w:highlight w:val="white"/>
        </w:rPr>
      </w:pPr>
      <w:r w:rsidRPr="00903DBA">
        <w:rPr>
          <w:highlight w:val="white"/>
        </w:rPr>
        <w:t xml:space="preserve">      List&lt;Type&gt; typeList = TypeListStack.Peek();</w:t>
      </w:r>
    </w:p>
    <w:p w14:paraId="50FF41CD" w14:textId="77777777" w:rsidR="00DC51FC" w:rsidRPr="00903DBA" w:rsidRDefault="00DC51FC" w:rsidP="00DC51FC">
      <w:pPr>
        <w:rPr>
          <w:highlight w:val="white"/>
        </w:rPr>
      </w:pPr>
      <w:r w:rsidRPr="00903DBA">
        <w:rPr>
          <w:highlight w:val="white"/>
        </w:rPr>
        <w:t>If the argument is within the parameter list, we type cast the argument into the parameter type.</w:t>
      </w:r>
    </w:p>
    <w:p w14:paraId="4618EBE1" w14:textId="77777777" w:rsidR="0027372E" w:rsidRPr="00903DBA" w:rsidRDefault="0027372E" w:rsidP="0027372E">
      <w:pPr>
        <w:pStyle w:val="Code"/>
        <w:rPr>
          <w:highlight w:val="white"/>
        </w:rPr>
      </w:pPr>
      <w:r w:rsidRPr="00903DBA">
        <w:rPr>
          <w:highlight w:val="white"/>
        </w:rPr>
        <w:t xml:space="preserve">      if ((typeList != null) &amp;&amp; (index &lt; typeList.Count)) {</w:t>
      </w:r>
    </w:p>
    <w:p w14:paraId="451DE27E" w14:textId="77777777" w:rsidR="0027372E" w:rsidRPr="00903DBA" w:rsidRDefault="0027372E" w:rsidP="0027372E">
      <w:pPr>
        <w:pStyle w:val="Code"/>
        <w:rPr>
          <w:highlight w:val="white"/>
        </w:rPr>
      </w:pPr>
      <w:r w:rsidRPr="00903DBA">
        <w:rPr>
          <w:highlight w:val="white"/>
        </w:rPr>
        <w:t xml:space="preserve">        expression = TypeCast.ImplicitCast(expression, typeList[index]);</w:t>
      </w:r>
    </w:p>
    <w:p w14:paraId="2686C7C1" w14:textId="77777777" w:rsidR="0027372E" w:rsidRPr="00903DBA" w:rsidRDefault="0027372E" w:rsidP="0027372E">
      <w:pPr>
        <w:pStyle w:val="Code"/>
        <w:rPr>
          <w:highlight w:val="white"/>
        </w:rPr>
      </w:pPr>
      <w:r w:rsidRPr="00903DBA">
        <w:rPr>
          <w:highlight w:val="white"/>
        </w:rPr>
        <w:t xml:space="preserve">      }</w:t>
      </w:r>
    </w:p>
    <w:p w14:paraId="1BA9F1A3" w14:textId="77777777" w:rsidR="0027372E" w:rsidRPr="00903DBA" w:rsidRDefault="0027372E" w:rsidP="0027372E">
      <w:pPr>
        <w:pStyle w:val="Code"/>
        <w:rPr>
          <w:highlight w:val="white"/>
        </w:rPr>
      </w:pPr>
      <w:r w:rsidRPr="00903DBA">
        <w:rPr>
          <w:highlight w:val="white"/>
        </w:rPr>
        <w:t xml:space="preserve">      else {</w:t>
      </w:r>
    </w:p>
    <w:p w14:paraId="4B37A649" w14:textId="77777777" w:rsidR="00250AED" w:rsidRPr="00903DBA" w:rsidRDefault="00250AED" w:rsidP="00250AED">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903DBA" w:rsidRDefault="0027372E" w:rsidP="0027372E">
      <w:pPr>
        <w:pStyle w:val="Code"/>
        <w:rPr>
          <w:highlight w:val="white"/>
        </w:rPr>
      </w:pPr>
      <w:r w:rsidRPr="00903DBA">
        <w:rPr>
          <w:highlight w:val="white"/>
        </w:rPr>
        <w:t xml:space="preserve">        Type type = expression.Symbol.Type;</w:t>
      </w:r>
    </w:p>
    <w:p w14:paraId="77F31A27" w14:textId="77777777" w:rsidR="0027372E" w:rsidRPr="00903DBA" w:rsidRDefault="0027372E" w:rsidP="0027372E">
      <w:pPr>
        <w:pStyle w:val="Code"/>
        <w:rPr>
          <w:highlight w:val="white"/>
        </w:rPr>
      </w:pPr>
      <w:r w:rsidRPr="00903DBA">
        <w:rPr>
          <w:highlight w:val="white"/>
        </w:rPr>
        <w:t xml:space="preserve">        </w:t>
      </w:r>
    </w:p>
    <w:p w14:paraId="443F3B9C" w14:textId="77777777" w:rsidR="0027372E" w:rsidRPr="00903DBA" w:rsidRDefault="0027372E" w:rsidP="0027372E">
      <w:pPr>
        <w:pStyle w:val="Code"/>
        <w:rPr>
          <w:highlight w:val="white"/>
        </w:rPr>
      </w:pPr>
      <w:r w:rsidRPr="00903DBA">
        <w:rPr>
          <w:highlight w:val="white"/>
        </w:rPr>
        <w:t xml:space="preserve">        if (type.IsChar() || type.IsShort()) {</w:t>
      </w:r>
    </w:p>
    <w:p w14:paraId="48DEA9CF" w14:textId="77777777" w:rsidR="0027372E" w:rsidRPr="00903DBA" w:rsidRDefault="0027372E" w:rsidP="0027372E">
      <w:pPr>
        <w:pStyle w:val="Code"/>
        <w:rPr>
          <w:highlight w:val="white"/>
        </w:rPr>
      </w:pPr>
      <w:r w:rsidRPr="00903DBA">
        <w:rPr>
          <w:highlight w:val="white"/>
        </w:rPr>
        <w:t xml:space="preserve">          if (type.IsSigned()) {</w:t>
      </w:r>
    </w:p>
    <w:p w14:paraId="212557BF" w14:textId="77777777" w:rsidR="0027372E" w:rsidRPr="00903DBA" w:rsidRDefault="0027372E" w:rsidP="0027372E">
      <w:pPr>
        <w:pStyle w:val="Code"/>
        <w:rPr>
          <w:highlight w:val="white"/>
        </w:rPr>
      </w:pPr>
      <w:r w:rsidRPr="00903DBA">
        <w:rPr>
          <w:highlight w:val="white"/>
        </w:rPr>
        <w:t xml:space="preserve">            expression =</w:t>
      </w:r>
    </w:p>
    <w:p w14:paraId="30A4034B" w14:textId="77777777" w:rsidR="0027372E" w:rsidRPr="00903DBA" w:rsidRDefault="0027372E" w:rsidP="0027372E">
      <w:pPr>
        <w:pStyle w:val="Code"/>
        <w:rPr>
          <w:highlight w:val="white"/>
        </w:rPr>
      </w:pPr>
      <w:r w:rsidRPr="00903DBA">
        <w:rPr>
          <w:highlight w:val="white"/>
        </w:rPr>
        <w:t xml:space="preserve">              TypeCast.ImplicitCast(expression, Type.SignedIntegerType);</w:t>
      </w:r>
    </w:p>
    <w:p w14:paraId="1F1F23F9" w14:textId="77777777" w:rsidR="0027372E" w:rsidRPr="00903DBA" w:rsidRDefault="0027372E" w:rsidP="0027372E">
      <w:pPr>
        <w:pStyle w:val="Code"/>
        <w:rPr>
          <w:highlight w:val="white"/>
        </w:rPr>
      </w:pPr>
      <w:r w:rsidRPr="00903DBA">
        <w:rPr>
          <w:highlight w:val="white"/>
        </w:rPr>
        <w:t xml:space="preserve">          }</w:t>
      </w:r>
    </w:p>
    <w:p w14:paraId="08B3C520" w14:textId="77777777" w:rsidR="0027372E" w:rsidRPr="00903DBA" w:rsidRDefault="0027372E" w:rsidP="0027372E">
      <w:pPr>
        <w:pStyle w:val="Code"/>
        <w:rPr>
          <w:highlight w:val="white"/>
        </w:rPr>
      </w:pPr>
      <w:r w:rsidRPr="00903DBA">
        <w:rPr>
          <w:highlight w:val="white"/>
        </w:rPr>
        <w:t xml:space="preserve">          else {</w:t>
      </w:r>
    </w:p>
    <w:p w14:paraId="739E22E8" w14:textId="77777777" w:rsidR="0027372E" w:rsidRPr="00903DBA" w:rsidRDefault="0027372E" w:rsidP="0027372E">
      <w:pPr>
        <w:pStyle w:val="Code"/>
        <w:rPr>
          <w:highlight w:val="white"/>
        </w:rPr>
      </w:pPr>
      <w:r w:rsidRPr="00903DBA">
        <w:rPr>
          <w:highlight w:val="white"/>
        </w:rPr>
        <w:t xml:space="preserve">            expression =</w:t>
      </w:r>
    </w:p>
    <w:p w14:paraId="14AE06A9" w14:textId="77777777" w:rsidR="0027372E" w:rsidRPr="00903DBA" w:rsidRDefault="0027372E" w:rsidP="0027372E">
      <w:pPr>
        <w:pStyle w:val="Code"/>
        <w:rPr>
          <w:highlight w:val="white"/>
        </w:rPr>
      </w:pPr>
      <w:r w:rsidRPr="00903DBA">
        <w:rPr>
          <w:highlight w:val="white"/>
        </w:rPr>
        <w:t xml:space="preserve">              TypeCast.ImplicitCast(expression, Type.UnsignedIntegerType);</w:t>
      </w:r>
    </w:p>
    <w:p w14:paraId="734235EB" w14:textId="77777777" w:rsidR="0027372E" w:rsidRPr="00903DBA" w:rsidRDefault="0027372E" w:rsidP="0027372E">
      <w:pPr>
        <w:pStyle w:val="Code"/>
        <w:rPr>
          <w:highlight w:val="white"/>
        </w:rPr>
      </w:pPr>
      <w:r w:rsidRPr="00903DBA">
        <w:rPr>
          <w:highlight w:val="white"/>
        </w:rPr>
        <w:t xml:space="preserve">          }      </w:t>
      </w:r>
    </w:p>
    <w:p w14:paraId="4E1B5EDF" w14:textId="77777777" w:rsidR="0027372E" w:rsidRPr="00903DBA" w:rsidRDefault="0027372E" w:rsidP="0027372E">
      <w:pPr>
        <w:pStyle w:val="Code"/>
        <w:rPr>
          <w:highlight w:val="white"/>
        </w:rPr>
      </w:pPr>
      <w:r w:rsidRPr="00903DBA">
        <w:rPr>
          <w:highlight w:val="white"/>
        </w:rPr>
        <w:t xml:space="preserve">        }</w:t>
      </w:r>
    </w:p>
    <w:p w14:paraId="0B137D70" w14:textId="77777777" w:rsidR="0027372E" w:rsidRPr="00903DBA" w:rsidRDefault="0027372E" w:rsidP="0027372E">
      <w:pPr>
        <w:pStyle w:val="Code"/>
        <w:rPr>
          <w:highlight w:val="white"/>
        </w:rPr>
      </w:pPr>
      <w:r w:rsidRPr="00903DBA">
        <w:rPr>
          <w:highlight w:val="white"/>
        </w:rPr>
        <w:t xml:space="preserve">        else if (type.IsFloat()) {</w:t>
      </w:r>
    </w:p>
    <w:p w14:paraId="05BFDECC" w14:textId="77777777" w:rsidR="0027372E" w:rsidRPr="00903DBA" w:rsidRDefault="0027372E" w:rsidP="0027372E">
      <w:pPr>
        <w:pStyle w:val="Code"/>
        <w:rPr>
          <w:highlight w:val="white"/>
        </w:rPr>
      </w:pPr>
      <w:r w:rsidRPr="00903DBA">
        <w:rPr>
          <w:highlight w:val="white"/>
        </w:rPr>
        <w:t xml:space="preserve">          expression = TypeCast.ImplicitCast(expression, Type.DoubleType);</w:t>
      </w:r>
    </w:p>
    <w:p w14:paraId="2CD2F8ED" w14:textId="77777777" w:rsidR="0027372E" w:rsidRPr="00903DBA" w:rsidRDefault="0027372E" w:rsidP="0027372E">
      <w:pPr>
        <w:pStyle w:val="Code"/>
        <w:rPr>
          <w:highlight w:val="white"/>
        </w:rPr>
      </w:pPr>
      <w:r w:rsidRPr="00903DBA">
        <w:rPr>
          <w:highlight w:val="white"/>
        </w:rPr>
        <w:t xml:space="preserve">        }</w:t>
      </w:r>
    </w:p>
    <w:p w14:paraId="34A45425" w14:textId="77777777" w:rsidR="0027372E" w:rsidRPr="00903DBA" w:rsidRDefault="0027372E" w:rsidP="0027372E">
      <w:pPr>
        <w:pStyle w:val="Code"/>
        <w:rPr>
          <w:highlight w:val="white"/>
        </w:rPr>
      </w:pPr>
      <w:r w:rsidRPr="00903DBA">
        <w:rPr>
          <w:highlight w:val="white"/>
        </w:rPr>
        <w:t xml:space="preserve">      }</w:t>
      </w:r>
    </w:p>
    <w:p w14:paraId="1F3CE430" w14:textId="77777777" w:rsidR="0027372E" w:rsidRPr="00903DBA" w:rsidRDefault="0027372E" w:rsidP="0027372E">
      <w:pPr>
        <w:pStyle w:val="Code"/>
        <w:rPr>
          <w:highlight w:val="white"/>
        </w:rPr>
      </w:pPr>
    </w:p>
    <w:p w14:paraId="42519436" w14:textId="77777777" w:rsidR="00860AB7" w:rsidRPr="00903DBA" w:rsidRDefault="00860AB7" w:rsidP="00860AB7">
      <w:pPr>
        <w:rPr>
          <w:highlight w:val="white"/>
        </w:rPr>
      </w:pPr>
      <w:r w:rsidRPr="00903DBA">
        <w:rPr>
          <w:highlight w:val="white"/>
        </w:rPr>
        <w:t>We need to update current offset to allocate space in case of nested function calls.</w:t>
      </w:r>
    </w:p>
    <w:p w14:paraId="4FB13AE5" w14:textId="77777777" w:rsidR="00611DED" w:rsidRPr="00903DBA" w:rsidRDefault="00611DED" w:rsidP="00611DED">
      <w:pPr>
        <w:pStyle w:val="Code"/>
        <w:rPr>
          <w:highlight w:val="white"/>
        </w:rPr>
      </w:pPr>
      <w:r w:rsidRPr="00903DBA">
        <w:rPr>
          <w:highlight w:val="white"/>
        </w:rPr>
        <w:t xml:space="preserve">      int offset = ParameterOffsetStack.Pop();</w:t>
      </w:r>
    </w:p>
    <w:p w14:paraId="6BF3C3FB" w14:textId="77777777" w:rsidR="00611DED" w:rsidRPr="00903DBA" w:rsidRDefault="00611DED" w:rsidP="00611DED">
      <w:pPr>
        <w:pStyle w:val="Code"/>
        <w:rPr>
          <w:highlight w:val="white"/>
        </w:rPr>
      </w:pPr>
      <w:r w:rsidRPr="00903DBA">
        <w:rPr>
          <w:highlight w:val="white"/>
        </w:rPr>
        <w:t xml:space="preserve">      ParameterOffsetStack.Push(offset +</w:t>
      </w:r>
    </w:p>
    <w:p w14:paraId="5D2D3B28" w14:textId="2697F38F" w:rsidR="00611DED" w:rsidRPr="00903DBA" w:rsidRDefault="00611DED" w:rsidP="00611DED">
      <w:pPr>
        <w:pStyle w:val="Code"/>
        <w:rPr>
          <w:highlight w:val="white"/>
        </w:rPr>
      </w:pPr>
      <w:r w:rsidRPr="00903DBA">
        <w:rPr>
          <w:highlight w:val="white"/>
        </w:rPr>
        <w:t xml:space="preserve">                                ParameterType(expression.Symbol).Size());</w:t>
      </w:r>
    </w:p>
    <w:p w14:paraId="2B4350D0" w14:textId="77777777" w:rsidR="00611DED" w:rsidRPr="00903DBA" w:rsidRDefault="00611DED" w:rsidP="00611DED">
      <w:pPr>
        <w:pStyle w:val="Code"/>
        <w:rPr>
          <w:highlight w:val="white"/>
        </w:rPr>
      </w:pPr>
      <w:r w:rsidRPr="00903DBA">
        <w:rPr>
          <w:highlight w:val="white"/>
        </w:rPr>
        <w:t xml:space="preserve">      return (new Expression(expression.Symbol, expression.LongList,</w:t>
      </w:r>
    </w:p>
    <w:p w14:paraId="508008E3" w14:textId="77777777" w:rsidR="00611DED" w:rsidRPr="00903DBA" w:rsidRDefault="00611DED" w:rsidP="00611DED">
      <w:pPr>
        <w:pStyle w:val="Code"/>
        <w:rPr>
          <w:highlight w:val="white"/>
        </w:rPr>
      </w:pPr>
      <w:r w:rsidRPr="00903DBA">
        <w:rPr>
          <w:highlight w:val="white"/>
        </w:rPr>
        <w:t xml:space="preserve">                             expression.LongList));</w:t>
      </w:r>
    </w:p>
    <w:p w14:paraId="5AE1D7B0" w14:textId="77777777" w:rsidR="00611DED" w:rsidRPr="00903DBA" w:rsidRDefault="00611DED" w:rsidP="00611DED">
      <w:pPr>
        <w:pStyle w:val="Code"/>
        <w:rPr>
          <w:highlight w:val="white"/>
        </w:rPr>
      </w:pPr>
      <w:r w:rsidRPr="00903DBA">
        <w:rPr>
          <w:highlight w:val="white"/>
        </w:rPr>
        <w:t xml:space="preserve">    }</w:t>
      </w:r>
    </w:p>
    <w:p w14:paraId="7176C6F6" w14:textId="5A91C226" w:rsidR="00A770C6" w:rsidRPr="00903DBA" w:rsidRDefault="008B4CD7" w:rsidP="006457A0">
      <w:pPr>
        <w:rPr>
          <w:highlight w:val="white"/>
        </w:rPr>
      </w:pPr>
      <w:r w:rsidRPr="00903DBA">
        <w:rPr>
          <w:highlight w:val="white"/>
        </w:rPr>
        <w:lastRenderedPageBreak/>
        <w:t>T</w:t>
      </w:r>
      <w:r w:rsidR="006457A0" w:rsidRPr="00903DBA">
        <w:rPr>
          <w:highlight w:val="white"/>
        </w:rPr>
        <w:t xml:space="preserve">he </w:t>
      </w:r>
      <w:r w:rsidR="006457A0" w:rsidRPr="00903DBA">
        <w:rPr>
          <w:rStyle w:val="KeyWord0"/>
          <w:highlight w:val="white"/>
        </w:rPr>
        <w:t>Parameter</w:t>
      </w:r>
      <w:r w:rsidR="00191952" w:rsidRPr="00903DBA">
        <w:rPr>
          <w:rStyle w:val="KeyWord0"/>
          <w:highlight w:val="white"/>
        </w:rPr>
        <w:t>Type</w:t>
      </w:r>
      <w:r w:rsidR="006457A0" w:rsidRPr="00903DBA">
        <w:rPr>
          <w:highlight w:val="white"/>
        </w:rPr>
        <w:t xml:space="preserve"> method</w:t>
      </w:r>
      <w:r w:rsidR="00C17DD9" w:rsidRPr="00903DBA">
        <w:rPr>
          <w:highlight w:val="white"/>
        </w:rPr>
        <w:t xml:space="preserve"> returns the </w:t>
      </w:r>
      <w:r w:rsidR="00191952" w:rsidRPr="00903DBA">
        <w:rPr>
          <w:highlight w:val="white"/>
        </w:rPr>
        <w:t>type</w:t>
      </w:r>
      <w:r w:rsidR="00C17DD9" w:rsidRPr="00903DBA">
        <w:rPr>
          <w:highlight w:val="white"/>
        </w:rPr>
        <w:t xml:space="preserve"> of the parameter. In case of array, string, or function</w:t>
      </w:r>
      <w:r w:rsidR="0041307B" w:rsidRPr="00903DBA">
        <w:rPr>
          <w:highlight w:val="white"/>
        </w:rPr>
        <w:t>, it returns pointer</w:t>
      </w:r>
      <w:r w:rsidR="00D205DB" w:rsidRPr="00903DBA">
        <w:rPr>
          <w:highlight w:val="white"/>
        </w:rPr>
        <w:t xml:space="preserve"> types</w:t>
      </w:r>
      <w:r w:rsidR="0041307B" w:rsidRPr="00903DBA">
        <w:rPr>
          <w:highlight w:val="white"/>
        </w:rPr>
        <w:t xml:space="preserve">. Otherwise, it returns the regular </w:t>
      </w:r>
      <w:r w:rsidR="00D205DB" w:rsidRPr="00903DBA">
        <w:rPr>
          <w:highlight w:val="white"/>
        </w:rPr>
        <w:t>type</w:t>
      </w:r>
      <w:r w:rsidR="0041307B" w:rsidRPr="00903DBA">
        <w:rPr>
          <w:highlight w:val="white"/>
        </w:rPr>
        <w:t>.</w:t>
      </w:r>
      <w:r w:rsidR="00C17DD9" w:rsidRPr="00903DBA">
        <w:rPr>
          <w:highlight w:val="white"/>
        </w:rPr>
        <w:t xml:space="preserve"> </w:t>
      </w:r>
    </w:p>
    <w:p w14:paraId="78431502" w14:textId="77777777" w:rsidR="00907EC7" w:rsidRPr="00903DBA" w:rsidRDefault="00907EC7" w:rsidP="00907EC7">
      <w:pPr>
        <w:pStyle w:val="Code"/>
        <w:rPr>
          <w:highlight w:val="white"/>
        </w:rPr>
      </w:pPr>
      <w:r w:rsidRPr="00903DBA">
        <w:rPr>
          <w:highlight w:val="white"/>
        </w:rPr>
        <w:t xml:space="preserve">    private static Type ParameterType(Symbol symbol) {</w:t>
      </w:r>
    </w:p>
    <w:p w14:paraId="4089D474" w14:textId="77777777" w:rsidR="00907EC7" w:rsidRPr="00903DBA" w:rsidRDefault="00907EC7" w:rsidP="00907EC7">
      <w:pPr>
        <w:pStyle w:val="Code"/>
        <w:rPr>
          <w:highlight w:val="white"/>
        </w:rPr>
      </w:pPr>
      <w:r w:rsidRPr="00903DBA">
        <w:rPr>
          <w:highlight w:val="white"/>
        </w:rPr>
        <w:t xml:space="preserve">      switch (symbol.Type.Sort) {</w:t>
      </w:r>
    </w:p>
    <w:p w14:paraId="02A8412F" w14:textId="77777777" w:rsidR="00907EC7" w:rsidRPr="00903DBA" w:rsidRDefault="00907EC7" w:rsidP="00907EC7">
      <w:pPr>
        <w:pStyle w:val="Code"/>
        <w:rPr>
          <w:highlight w:val="white"/>
        </w:rPr>
      </w:pPr>
      <w:r w:rsidRPr="00903DBA">
        <w:rPr>
          <w:highlight w:val="white"/>
        </w:rPr>
        <w:t xml:space="preserve">        case Sort.Array:</w:t>
      </w:r>
    </w:p>
    <w:p w14:paraId="0BD94FCA" w14:textId="77777777" w:rsidR="00907EC7" w:rsidRPr="00903DBA" w:rsidRDefault="00907EC7" w:rsidP="00907EC7">
      <w:pPr>
        <w:pStyle w:val="Code"/>
        <w:rPr>
          <w:highlight w:val="white"/>
        </w:rPr>
      </w:pPr>
      <w:r w:rsidRPr="00903DBA">
        <w:rPr>
          <w:highlight w:val="white"/>
        </w:rPr>
        <w:t xml:space="preserve">          return (new Type(symbol.Type.ArrayType));</w:t>
      </w:r>
    </w:p>
    <w:p w14:paraId="2AD6B634" w14:textId="77777777" w:rsidR="00907EC7" w:rsidRPr="00903DBA" w:rsidRDefault="00907EC7" w:rsidP="00907EC7">
      <w:pPr>
        <w:pStyle w:val="Code"/>
        <w:rPr>
          <w:highlight w:val="white"/>
        </w:rPr>
      </w:pPr>
    </w:p>
    <w:p w14:paraId="0A18ADBE" w14:textId="77777777" w:rsidR="00907EC7" w:rsidRPr="00903DBA" w:rsidRDefault="00907EC7" w:rsidP="00907EC7">
      <w:pPr>
        <w:pStyle w:val="Code"/>
        <w:rPr>
          <w:highlight w:val="white"/>
        </w:rPr>
      </w:pPr>
      <w:r w:rsidRPr="00903DBA">
        <w:rPr>
          <w:highlight w:val="white"/>
        </w:rPr>
        <w:t xml:space="preserve">        case Sort.Function:</w:t>
      </w:r>
    </w:p>
    <w:p w14:paraId="6FCE19D7" w14:textId="77777777" w:rsidR="00907EC7" w:rsidRPr="00903DBA" w:rsidRDefault="00907EC7" w:rsidP="00907EC7">
      <w:pPr>
        <w:pStyle w:val="Code"/>
        <w:rPr>
          <w:highlight w:val="white"/>
        </w:rPr>
      </w:pPr>
      <w:r w:rsidRPr="00903DBA">
        <w:rPr>
          <w:highlight w:val="white"/>
        </w:rPr>
        <w:t xml:space="preserve">          return (new Type(symbol.Type));</w:t>
      </w:r>
    </w:p>
    <w:p w14:paraId="50C23E0F" w14:textId="77777777" w:rsidR="00907EC7" w:rsidRPr="00903DBA" w:rsidRDefault="00907EC7" w:rsidP="00907EC7">
      <w:pPr>
        <w:pStyle w:val="Code"/>
        <w:rPr>
          <w:highlight w:val="white"/>
        </w:rPr>
      </w:pPr>
    </w:p>
    <w:p w14:paraId="46D3ABBA" w14:textId="77777777" w:rsidR="00907EC7" w:rsidRPr="00903DBA" w:rsidRDefault="00907EC7" w:rsidP="00907EC7">
      <w:pPr>
        <w:pStyle w:val="Code"/>
        <w:rPr>
          <w:highlight w:val="white"/>
        </w:rPr>
      </w:pPr>
      <w:r w:rsidRPr="00903DBA">
        <w:rPr>
          <w:highlight w:val="white"/>
        </w:rPr>
        <w:t xml:space="preserve">        case Sort.String:</w:t>
      </w:r>
    </w:p>
    <w:p w14:paraId="416FD616" w14:textId="3D20DF0F" w:rsidR="00907EC7" w:rsidRPr="00903DBA" w:rsidRDefault="00907EC7" w:rsidP="00907EC7">
      <w:pPr>
        <w:pStyle w:val="Code"/>
        <w:rPr>
          <w:highlight w:val="white"/>
        </w:rPr>
      </w:pPr>
      <w:r w:rsidRPr="00903DBA">
        <w:rPr>
          <w:highlight w:val="white"/>
        </w:rPr>
        <w:t xml:space="preserve">          return (new Type(new Type(Sort.</w:t>
      </w:r>
      <w:r w:rsidR="005D4E81" w:rsidRPr="00903DBA">
        <w:rPr>
          <w:highlight w:val="white"/>
        </w:rPr>
        <w:t>SignedChar</w:t>
      </w:r>
      <w:r w:rsidRPr="00903DBA">
        <w:rPr>
          <w:highlight w:val="white"/>
        </w:rPr>
        <w:t>)));</w:t>
      </w:r>
    </w:p>
    <w:p w14:paraId="7A74E9D2" w14:textId="77777777" w:rsidR="00907EC7" w:rsidRPr="00903DBA" w:rsidRDefault="00907EC7" w:rsidP="00907EC7">
      <w:pPr>
        <w:pStyle w:val="Code"/>
        <w:rPr>
          <w:highlight w:val="white"/>
        </w:rPr>
      </w:pPr>
    </w:p>
    <w:p w14:paraId="723B29B4" w14:textId="77777777" w:rsidR="00907EC7" w:rsidRPr="00903DBA" w:rsidRDefault="00907EC7" w:rsidP="00907EC7">
      <w:pPr>
        <w:pStyle w:val="Code"/>
        <w:rPr>
          <w:highlight w:val="white"/>
        </w:rPr>
      </w:pPr>
      <w:r w:rsidRPr="00903DBA">
        <w:rPr>
          <w:highlight w:val="white"/>
        </w:rPr>
        <w:t xml:space="preserve">        default:</w:t>
      </w:r>
    </w:p>
    <w:p w14:paraId="62BBC783" w14:textId="77777777" w:rsidR="00907EC7" w:rsidRPr="00903DBA" w:rsidRDefault="00907EC7" w:rsidP="00907EC7">
      <w:pPr>
        <w:pStyle w:val="Code"/>
        <w:rPr>
          <w:highlight w:val="white"/>
        </w:rPr>
      </w:pPr>
      <w:r w:rsidRPr="00903DBA">
        <w:rPr>
          <w:highlight w:val="white"/>
        </w:rPr>
        <w:t xml:space="preserve">          return symbol.Type;</w:t>
      </w:r>
    </w:p>
    <w:p w14:paraId="58E1E6CC" w14:textId="77777777" w:rsidR="00907EC7" w:rsidRPr="00903DBA" w:rsidRDefault="00907EC7" w:rsidP="00907EC7">
      <w:pPr>
        <w:pStyle w:val="Code"/>
        <w:rPr>
          <w:highlight w:val="white"/>
        </w:rPr>
      </w:pPr>
      <w:r w:rsidRPr="00903DBA">
        <w:rPr>
          <w:highlight w:val="white"/>
        </w:rPr>
        <w:t xml:space="preserve">      }</w:t>
      </w:r>
    </w:p>
    <w:p w14:paraId="6D6003C3" w14:textId="77777777" w:rsidR="00907EC7" w:rsidRPr="00903DBA" w:rsidRDefault="00907EC7" w:rsidP="00907EC7">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184" w:name="_Toc57656038"/>
      <w:r w:rsidRPr="00903DBA">
        <w:rPr>
          <w:highlight w:val="white"/>
        </w:rPr>
        <w:t>Primary Expressions</w:t>
      </w:r>
      <w:bookmarkEnd w:id="184"/>
    </w:p>
    <w:p w14:paraId="3B47BA8A" w14:textId="382B41F9"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a value, a symbol, a register, or the carry flag.</w:t>
      </w:r>
    </w:p>
    <w:p w14:paraId="0E0F7697" w14:textId="77777777" w:rsidR="0095311C" w:rsidRPr="00903DBA" w:rsidRDefault="0095311C" w:rsidP="0095311C">
      <w:r w:rsidRPr="00903DBA">
        <w:t>A primary expression is an identifier, which symbol we look up in the symbol table, a value, which we store in the global space, or an expression surrounded by parenthesis.</w:t>
      </w:r>
    </w:p>
    <w:p w14:paraId="3212121C" w14:textId="77777777" w:rsidR="0002564D" w:rsidRPr="00903DBA" w:rsidRDefault="0002564D" w:rsidP="0002564D">
      <w:pPr>
        <w:pStyle w:val="CodeHeader"/>
      </w:pPr>
      <w:r w:rsidRPr="00903DBA">
        <w:t>MainParser.gppg</w:t>
      </w:r>
    </w:p>
    <w:p w14:paraId="7A4D77F6" w14:textId="77777777" w:rsidR="0002564D" w:rsidRPr="00903DBA" w:rsidRDefault="0002564D" w:rsidP="0002564D">
      <w:pPr>
        <w:pStyle w:val="Code"/>
        <w:rPr>
          <w:highlight w:val="white"/>
        </w:rPr>
      </w:pPr>
      <w:r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77777777" w:rsidR="0002564D" w:rsidRPr="00903DBA" w:rsidRDefault="0002564D" w:rsidP="0002564D">
      <w:pPr>
        <w:pStyle w:val="Code"/>
        <w:rPr>
          <w:highlight w:val="white"/>
        </w:rPr>
      </w:pP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74D5C038" w14:textId="658AB634" w:rsidR="0002564D" w:rsidRPr="00903DBA" w:rsidRDefault="0002564D" w:rsidP="0002564D">
      <w:pPr>
        <w:pStyle w:val="Code"/>
        <w:rPr>
          <w:highlight w:val="white"/>
        </w:rPr>
      </w:pPr>
      <w:r w:rsidRPr="00903DBA">
        <w:rPr>
          <w:highlight w:val="white"/>
        </w:rPr>
        <w:t xml:space="preserve">    };</w:t>
      </w:r>
    </w:p>
    <w:p w14:paraId="157CCFD8" w14:textId="136DFEB0" w:rsidR="00104995" w:rsidRPr="00903DBA" w:rsidRDefault="00E90FF6" w:rsidP="00A134C9">
      <w:pPr>
        <w:rPr>
          <w:highlight w:val="white"/>
        </w:rPr>
      </w:pPr>
      <w:r w:rsidRPr="00903DBA">
        <w:rPr>
          <w:highlight w:val="white"/>
        </w:rPr>
        <w:t>The valu</w:t>
      </w:r>
      <w:r w:rsidR="00DD7F23" w:rsidRPr="00903DBA">
        <w:rPr>
          <w:highlight w:val="white"/>
        </w:rPr>
        <w:t>e</w:t>
      </w:r>
      <w:r w:rsidRPr="00903DBA">
        <w:rPr>
          <w:highlight w:val="white"/>
        </w:rPr>
        <w:t xml:space="preserve"> hold</w:t>
      </w:r>
      <w:r w:rsidR="00DD7F23" w:rsidRPr="00903DBA">
        <w:rPr>
          <w:highlight w:val="white"/>
        </w:rPr>
        <w:t>s</w:t>
      </w:r>
      <w:r w:rsidRPr="00903DBA">
        <w:rPr>
          <w:highlight w:val="white"/>
        </w:rPr>
        <w:t xml:space="preserve"> floating type, we push it at the floating value stack.</w:t>
      </w:r>
    </w:p>
    <w:p w14:paraId="473C0B12" w14:textId="77777777" w:rsidR="0002564D" w:rsidRPr="00903DBA" w:rsidRDefault="0002564D" w:rsidP="0002564D">
      <w:pPr>
        <w:pStyle w:val="CodeHeader"/>
      </w:pPr>
      <w:r w:rsidRPr="00903DBA">
        <w:t>MiddleCodeGenerator.cs</w:t>
      </w:r>
    </w:p>
    <w:p w14:paraId="65818C93" w14:textId="77777777" w:rsidR="0002564D" w:rsidRPr="00903DBA" w:rsidRDefault="0002564D" w:rsidP="0002564D">
      <w:pPr>
        <w:pStyle w:val="Code"/>
        <w:rPr>
          <w:highlight w:val="white"/>
        </w:rPr>
      </w:pPr>
      <w:r w:rsidRPr="00903DBA">
        <w:rPr>
          <w:highlight w:val="white"/>
        </w:rPr>
        <w:t xml:space="preserve">    public static Expression ValueExpression(Symbol symbol) {</w:t>
      </w:r>
    </w:p>
    <w:p w14:paraId="35FAD7D8" w14:textId="77777777" w:rsidR="0002564D" w:rsidRPr="00903DBA" w:rsidRDefault="0002564D" w:rsidP="0002564D">
      <w:pPr>
        <w:pStyle w:val="Code"/>
        <w:rPr>
          <w:highlight w:val="white"/>
        </w:rPr>
      </w:pPr>
      <w:r w:rsidRPr="00903DBA">
        <w:rPr>
          <w:highlight w:val="white"/>
        </w:rPr>
        <w:t xml:space="preserve">      List&lt;MiddleCode&gt; longList = new List&lt;MiddleCode&gt;();</w:t>
      </w:r>
    </w:p>
    <w:p w14:paraId="73373748" w14:textId="77777777" w:rsidR="0002564D" w:rsidRPr="00903DBA" w:rsidRDefault="0002564D" w:rsidP="0002564D">
      <w:pPr>
        <w:pStyle w:val="Code"/>
        <w:rPr>
          <w:highlight w:val="white"/>
        </w:rPr>
      </w:pPr>
    </w:p>
    <w:p w14:paraId="2850BFBE" w14:textId="77777777" w:rsidR="0002564D" w:rsidRPr="00903DBA" w:rsidRDefault="0002564D" w:rsidP="0002564D">
      <w:pPr>
        <w:pStyle w:val="Code"/>
        <w:rPr>
          <w:highlight w:val="white"/>
        </w:rPr>
      </w:pPr>
      <w:r w:rsidRPr="00903DBA">
        <w:rPr>
          <w:highlight w:val="white"/>
        </w:rPr>
        <w:t xml:space="preserve">      if (symbol.Type.IsFloating()) {</w:t>
      </w:r>
    </w:p>
    <w:p w14:paraId="3CD895CB" w14:textId="77777777" w:rsidR="0002564D" w:rsidRPr="00903DBA" w:rsidRDefault="0002564D" w:rsidP="0002564D">
      <w:pPr>
        <w:pStyle w:val="Code"/>
        <w:rPr>
          <w:highlight w:val="white"/>
        </w:rPr>
      </w:pPr>
      <w:r w:rsidRPr="00903DBA">
        <w:rPr>
          <w:highlight w:val="white"/>
        </w:rPr>
        <w:t xml:space="preserve">        AddMiddleCode(longList, MiddleOperator.PushFloat, symbol);</w:t>
      </w:r>
    </w:p>
    <w:p w14:paraId="5BF7684F" w14:textId="77777777" w:rsidR="0002564D" w:rsidRPr="00903DBA" w:rsidRDefault="0002564D" w:rsidP="0002564D">
      <w:pPr>
        <w:pStyle w:val="Code"/>
        <w:rPr>
          <w:highlight w:val="white"/>
        </w:rPr>
      </w:pPr>
      <w:r w:rsidRPr="00903DBA">
        <w:rPr>
          <w:highlight w:val="white"/>
        </w:rPr>
        <w:t xml:space="preserve">      }</w:t>
      </w:r>
    </w:p>
    <w:p w14:paraId="3D697731" w14:textId="77777777" w:rsidR="0002564D" w:rsidRPr="00903DBA" w:rsidRDefault="0002564D" w:rsidP="0002564D">
      <w:pPr>
        <w:pStyle w:val="Code"/>
        <w:rPr>
          <w:highlight w:val="white"/>
        </w:rPr>
      </w:pPr>
    </w:p>
    <w:p w14:paraId="120E5A23" w14:textId="77777777" w:rsidR="0002564D" w:rsidRPr="00903DBA" w:rsidRDefault="0002564D" w:rsidP="0002564D">
      <w:pPr>
        <w:pStyle w:val="Code"/>
        <w:rPr>
          <w:highlight w:val="white"/>
        </w:rPr>
      </w:pPr>
      <w:r w:rsidRPr="00903DBA">
        <w:rPr>
          <w:highlight w:val="white"/>
        </w:rPr>
        <w:t xml:space="preserve">      return (new Expression(symbol, new List&lt;MiddleCode&gt;(), longList));</w:t>
      </w:r>
    </w:p>
    <w:p w14:paraId="1F8D1282" w14:textId="4E8A8357" w:rsidR="00E93095" w:rsidRPr="00903DBA" w:rsidRDefault="0002564D" w:rsidP="00413543">
      <w:pPr>
        <w:pStyle w:val="Code"/>
        <w:rPr>
          <w:highlight w:val="white"/>
        </w:rPr>
      </w:pPr>
      <w:r w:rsidRPr="00903DBA">
        <w:rPr>
          <w:highlight w:val="white"/>
        </w:rPr>
        <w:t xml:space="preserve">    }</w:t>
      </w:r>
    </w:p>
    <w:p w14:paraId="798A143A" w14:textId="77777777" w:rsidR="003028A9" w:rsidRPr="00903DBA" w:rsidRDefault="003028A9" w:rsidP="003028A9">
      <w:pPr>
        <w:pStyle w:val="CodeHeader"/>
      </w:pPr>
      <w:r w:rsidRPr="00903DBA">
        <w:t>MainParser.gppg</w:t>
      </w:r>
    </w:p>
    <w:p w14:paraId="6BF43A38" w14:textId="77777777" w:rsidR="00DF4DD7" w:rsidRPr="00903DBA" w:rsidRDefault="00DF4DD7" w:rsidP="00DF4DD7">
      <w:pPr>
        <w:pStyle w:val="Code"/>
        <w:rPr>
          <w:highlight w:val="white"/>
        </w:rPr>
      </w:pPr>
      <w:r w:rsidRPr="00903DBA">
        <w:rPr>
          <w:highlight w:val="white"/>
        </w:rPr>
        <w:t>primary_expression:</w:t>
      </w:r>
    </w:p>
    <w:p w14:paraId="0519A8CB" w14:textId="5C4D6F96" w:rsidR="000669C4" w:rsidRPr="00903DBA" w:rsidRDefault="000669C4" w:rsidP="000669C4">
      <w:pPr>
        <w:pStyle w:val="Code"/>
        <w:rPr>
          <w:highlight w:val="white"/>
        </w:rPr>
      </w:pPr>
      <w:r w:rsidRPr="00903DBA">
        <w:rPr>
          <w:highlight w:val="white"/>
        </w:rPr>
        <w:t xml:space="preserve">  </w:t>
      </w:r>
      <w:r w:rsidR="001B772C" w:rsidRPr="00903DBA">
        <w:rPr>
          <w:highlight w:val="white"/>
        </w:rPr>
        <w:t xml:space="preserve"> </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32DD8563"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752E634" w14:textId="020CA533" w:rsidR="00413543" w:rsidRPr="00903DBA" w:rsidRDefault="00EB0D1C" w:rsidP="00413543">
      <w:pPr>
        <w:rPr>
          <w:highlight w:val="white"/>
        </w:rPr>
      </w:pPr>
      <w:r w:rsidRPr="00903DBA">
        <w:rPr>
          <w:highlight w:val="white"/>
        </w:rPr>
        <w:t xml:space="preserve">Given a name, we look it up in the </w:t>
      </w:r>
      <w:r w:rsidR="00EF4D9D" w:rsidRPr="00903DBA">
        <w:rPr>
          <w:highlight w:val="white"/>
        </w:rPr>
        <w:t xml:space="preserve">current </w:t>
      </w:r>
      <w:r w:rsidRPr="00903DBA">
        <w:rPr>
          <w:highlight w:val="white"/>
        </w:rPr>
        <w:t>symbol table.</w:t>
      </w:r>
      <w:r w:rsidR="00482F15" w:rsidRPr="00903DBA">
        <w:rPr>
          <w:highlight w:val="white"/>
        </w:rPr>
        <w:t xml:space="preserve"> If there is no symbol, we add a function without </w:t>
      </w:r>
      <w:r w:rsidR="00E61774" w:rsidRPr="00903DBA">
        <w:rPr>
          <w:highlight w:val="white"/>
        </w:rPr>
        <w:t xml:space="preserve">a </w:t>
      </w:r>
      <w:r w:rsidR="00482F15" w:rsidRPr="00903DBA">
        <w:rPr>
          <w:highlight w:val="white"/>
        </w:rPr>
        <w:t>parameter list</w:t>
      </w:r>
      <w:r w:rsidR="00B6446C" w:rsidRPr="00903DBA">
        <w:rPr>
          <w:highlight w:val="white"/>
        </w:rPr>
        <w:t>,</w:t>
      </w:r>
      <w:r w:rsidR="00482F15" w:rsidRPr="00903DBA">
        <w:rPr>
          <w:highlight w:val="white"/>
        </w:rPr>
        <w:t xml:space="preserve"> that returns a signed integer</w:t>
      </w:r>
      <w:r w:rsidR="008903F5" w:rsidRPr="00903DBA">
        <w:rPr>
          <w:highlight w:val="white"/>
        </w:rPr>
        <w:t>,</w:t>
      </w:r>
      <w:r w:rsidR="00482F15" w:rsidRPr="00903DBA">
        <w:rPr>
          <w:highlight w:val="white"/>
        </w:rPr>
        <w:t xml:space="preserve"> to the symbol table. </w:t>
      </w:r>
    </w:p>
    <w:p w14:paraId="2B8518CD" w14:textId="79D41B90" w:rsidR="000669C4" w:rsidRPr="00903DBA" w:rsidRDefault="000669C4" w:rsidP="000669C4">
      <w:pPr>
        <w:pStyle w:val="CodeHeader"/>
      </w:pPr>
      <w:r w:rsidRPr="00903DBA">
        <w:lastRenderedPageBreak/>
        <w:t>MiddleCodeGenerator.cs</w:t>
      </w:r>
    </w:p>
    <w:p w14:paraId="2B52C102" w14:textId="580A4300" w:rsidR="00A770C6" w:rsidRPr="00903DBA" w:rsidRDefault="00A770C6" w:rsidP="00563AE8">
      <w:pPr>
        <w:pStyle w:val="Code"/>
        <w:rPr>
          <w:highlight w:val="white"/>
        </w:rPr>
      </w:pPr>
      <w:r w:rsidRPr="00903DBA">
        <w:rPr>
          <w:highlight w:val="white"/>
        </w:rPr>
        <w:t xml:space="preserve">    public static Expression </w:t>
      </w:r>
      <w:r w:rsidR="00CC46E9" w:rsidRPr="00903DBA">
        <w:rPr>
          <w:highlight w:val="white"/>
        </w:rPr>
        <w:t>NameExpression</w:t>
      </w:r>
      <w:r w:rsidRPr="00903DBA">
        <w:rPr>
          <w:highlight w:val="white"/>
        </w:rPr>
        <w:t>(string name) {</w:t>
      </w:r>
    </w:p>
    <w:p w14:paraId="20C32140" w14:textId="77777777" w:rsidR="00A770C6" w:rsidRPr="00903DBA" w:rsidRDefault="00A770C6" w:rsidP="00563AE8">
      <w:pPr>
        <w:pStyle w:val="Code"/>
        <w:rPr>
          <w:highlight w:val="white"/>
        </w:rPr>
      </w:pPr>
      <w:r w:rsidRPr="00903DBA">
        <w:rPr>
          <w:highlight w:val="white"/>
        </w:rPr>
        <w:t xml:space="preserve">      Symbol symbol = SymbolTable.CurrentTable.LookupSymbol(name);</w:t>
      </w:r>
    </w:p>
    <w:p w14:paraId="76C6E288" w14:textId="7E2B964B" w:rsidR="00FA4B97" w:rsidRPr="00903DBA" w:rsidRDefault="00FA4B97" w:rsidP="00FA4B97">
      <w:pPr>
        <w:pStyle w:val="Code"/>
        <w:rPr>
          <w:highlight w:val="white"/>
        </w:rPr>
      </w:pPr>
      <w:r w:rsidRPr="00903DBA">
        <w:rPr>
          <w:highlight w:val="white"/>
        </w:rPr>
        <w:t xml:space="preserve">      Assert.Error(symbol != null, </w:t>
      </w:r>
      <w:r w:rsidR="005B2CB6" w:rsidRPr="00903DBA">
        <w:rPr>
          <w:highlight w:val="white"/>
        </w:rPr>
        <w:t xml:space="preserve">name, </w:t>
      </w:r>
      <w:r w:rsidRPr="00903DBA">
        <w:rPr>
          <w:highlight w:val="white"/>
        </w:rPr>
        <w:t>Message.Unknown_name);</w:t>
      </w:r>
    </w:p>
    <w:p w14:paraId="4E6B38C3" w14:textId="77777777" w:rsidR="00A770C6" w:rsidRPr="00903DBA" w:rsidRDefault="00A770C6" w:rsidP="00FA4B97">
      <w:pPr>
        <w:pStyle w:val="Code"/>
        <w:rPr>
          <w:highlight w:val="white"/>
        </w:rPr>
      </w:pPr>
    </w:p>
    <w:p w14:paraId="026D7E50" w14:textId="77777777" w:rsidR="00A770C6" w:rsidRPr="00903DBA" w:rsidRDefault="00A770C6" w:rsidP="00563AE8">
      <w:pPr>
        <w:pStyle w:val="Code"/>
        <w:rPr>
          <w:highlight w:val="white"/>
        </w:rPr>
      </w:pPr>
      <w:r w:rsidRPr="00903DBA">
        <w:rPr>
          <w:highlight w:val="white"/>
        </w:rPr>
        <w:t xml:space="preserve">      List&lt;MiddleCode&gt; shortList = new List&lt;MiddleCode&gt;(),</w:t>
      </w:r>
    </w:p>
    <w:p w14:paraId="3D938500" w14:textId="049216DB" w:rsidR="00A770C6" w:rsidRPr="00903DBA" w:rsidRDefault="00A770C6" w:rsidP="00563AE8">
      <w:pPr>
        <w:pStyle w:val="Code"/>
        <w:rPr>
          <w:highlight w:val="white"/>
        </w:rPr>
      </w:pPr>
      <w:r w:rsidRPr="00903DBA">
        <w:rPr>
          <w:highlight w:val="white"/>
        </w:rPr>
        <w:t xml:space="preserve">                       longList = new List&lt;MiddleCode&gt;(); </w:t>
      </w:r>
    </w:p>
    <w:p w14:paraId="2CC86038" w14:textId="77777777" w:rsidR="00B700A0" w:rsidRPr="00903DBA" w:rsidRDefault="00B700A0" w:rsidP="00563AE8">
      <w:pPr>
        <w:pStyle w:val="Code"/>
        <w:rPr>
          <w:highlight w:val="white"/>
        </w:rPr>
      </w:pPr>
    </w:p>
    <w:p w14:paraId="532C6D20" w14:textId="3B89B3ED" w:rsidR="00A770C6" w:rsidRPr="00903DBA" w:rsidRDefault="00A770C6" w:rsidP="00563AE8">
      <w:pPr>
        <w:pStyle w:val="Code"/>
        <w:rPr>
          <w:highlight w:val="white"/>
        </w:rPr>
      </w:pPr>
      <w:r w:rsidRPr="00903DBA">
        <w:rPr>
          <w:highlight w:val="white"/>
        </w:rPr>
        <w:t xml:space="preserve">      if (symbol.Type.IsFloating()) {</w:t>
      </w:r>
    </w:p>
    <w:p w14:paraId="6A634BB9" w14:textId="77777777" w:rsidR="00A770C6" w:rsidRPr="00903DBA" w:rsidRDefault="00A770C6" w:rsidP="00563AE8">
      <w:pPr>
        <w:pStyle w:val="Code"/>
        <w:rPr>
          <w:highlight w:val="white"/>
        </w:rPr>
      </w:pPr>
      <w:r w:rsidRPr="00903DBA">
        <w:rPr>
          <w:highlight w:val="white"/>
        </w:rPr>
        <w:t xml:space="preserve">        AddMiddleCode(shortList, MiddleOperator.PushFloat, symbol);</w:t>
      </w:r>
    </w:p>
    <w:p w14:paraId="7E5CF602" w14:textId="77777777" w:rsidR="00A770C6" w:rsidRPr="00903DBA" w:rsidRDefault="00A770C6" w:rsidP="00563AE8">
      <w:pPr>
        <w:pStyle w:val="Code"/>
        <w:rPr>
          <w:highlight w:val="white"/>
        </w:rPr>
      </w:pPr>
      <w:r w:rsidRPr="00903DBA">
        <w:rPr>
          <w:highlight w:val="white"/>
        </w:rPr>
        <w:t xml:space="preserve">        AddMiddleCode(longList, MiddleOperator.PushFloat, symbol);</w:t>
      </w:r>
    </w:p>
    <w:p w14:paraId="4F56A9F4" w14:textId="77777777" w:rsidR="00A770C6" w:rsidRPr="00903DBA" w:rsidRDefault="00A770C6" w:rsidP="00563AE8">
      <w:pPr>
        <w:pStyle w:val="Code"/>
        <w:rPr>
          <w:highlight w:val="white"/>
        </w:rPr>
      </w:pPr>
      <w:r w:rsidRPr="00903DBA">
        <w:rPr>
          <w:highlight w:val="white"/>
        </w:rPr>
        <w:t xml:space="preserve">      }</w:t>
      </w:r>
    </w:p>
    <w:p w14:paraId="4AC2DFF7" w14:textId="77777777" w:rsidR="00A770C6" w:rsidRPr="00903DBA" w:rsidRDefault="00A770C6" w:rsidP="00563AE8">
      <w:pPr>
        <w:pStyle w:val="Code"/>
        <w:rPr>
          <w:highlight w:val="white"/>
        </w:rPr>
      </w:pPr>
    </w:p>
    <w:p w14:paraId="3116D6E8" w14:textId="77777777" w:rsidR="00A770C6" w:rsidRPr="00903DBA" w:rsidRDefault="00A770C6" w:rsidP="00563AE8">
      <w:pPr>
        <w:pStyle w:val="Code"/>
        <w:rPr>
          <w:highlight w:val="white"/>
        </w:rPr>
      </w:pPr>
      <w:r w:rsidRPr="00903DBA">
        <w:rPr>
          <w:highlight w:val="white"/>
        </w:rPr>
        <w:t xml:space="preserve">      return (new Expression(symbol, shortList, longList));</w:t>
      </w:r>
    </w:p>
    <w:p w14:paraId="59326636" w14:textId="3B2A8931" w:rsidR="00A770C6" w:rsidRPr="00903DBA" w:rsidRDefault="00A770C6" w:rsidP="00563AE8">
      <w:pPr>
        <w:pStyle w:val="Code"/>
        <w:rPr>
          <w:highlight w:val="white"/>
        </w:rPr>
      </w:pPr>
      <w:r w:rsidRPr="00903DBA">
        <w:rPr>
          <w:highlight w:val="white"/>
        </w:rPr>
        <w:t xml:space="preserve">    }</w:t>
      </w:r>
    </w:p>
    <w:p w14:paraId="69DDFECE" w14:textId="5D2F9598" w:rsidR="00211A9A" w:rsidRPr="00903DBA" w:rsidRDefault="00211A9A" w:rsidP="00211A9A">
      <w:r w:rsidRPr="00903DBA">
        <w:rPr>
          <w:highlight w:val="white"/>
        </w:rPr>
        <w:t>The registers are only used internally, in conjunction with system calls.</w:t>
      </w:r>
      <w:r w:rsidR="005D1DBA" w:rsidRPr="00903DBA">
        <w:t xml:space="preserve"> On some occasion the interrupt call returns information stored in </w:t>
      </w:r>
      <w:r w:rsidR="006C42B1" w:rsidRPr="00903DBA">
        <w:t>a register.</w:t>
      </w:r>
    </w:p>
    <w:p w14:paraId="64389F5C" w14:textId="77777777" w:rsidR="00E438BC" w:rsidRPr="00903DBA" w:rsidRDefault="00E438BC" w:rsidP="00E438BC">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903DBA" w:rsidRDefault="003028A9" w:rsidP="003028A9">
      <w:pPr>
        <w:pStyle w:val="CodeHeader"/>
      </w:pPr>
      <w:r w:rsidRPr="00903DBA">
        <w:t>MainParser.gppg</w:t>
      </w:r>
    </w:p>
    <w:p w14:paraId="5DF55562" w14:textId="77777777" w:rsidR="000669C4" w:rsidRPr="00903DBA" w:rsidRDefault="000669C4" w:rsidP="000669C4">
      <w:pPr>
        <w:pStyle w:val="Code"/>
        <w:rPr>
          <w:highlight w:val="white"/>
        </w:rPr>
      </w:pPr>
      <w:r w:rsidRPr="00903DBA">
        <w:rPr>
          <w:highlight w:val="white"/>
        </w:rPr>
        <w:t>primary_expression:</w:t>
      </w:r>
    </w:p>
    <w:p w14:paraId="3E7EEC2F" w14:textId="1BF17735"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94D12AE"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27D96F03" w14:textId="5E5AFB62" w:rsidR="000669C4" w:rsidRPr="00903DBA" w:rsidRDefault="000669C4" w:rsidP="000669C4">
      <w:pPr>
        <w:pStyle w:val="CodeHeader"/>
      </w:pPr>
      <w:r w:rsidRPr="00903DBA">
        <w:t>MiddleCodeGenerator.cs</w:t>
      </w:r>
    </w:p>
    <w:p w14:paraId="5A2ECABD" w14:textId="77777777" w:rsidR="00635709" w:rsidRPr="00903DBA" w:rsidRDefault="00635709" w:rsidP="00635709">
      <w:pPr>
        <w:pStyle w:val="Code"/>
        <w:rPr>
          <w:highlight w:val="white"/>
        </w:rPr>
      </w:pPr>
      <w:r w:rsidRPr="00903DBA">
        <w:rPr>
          <w:highlight w:val="white"/>
        </w:rPr>
        <w:t xml:space="preserve">    public static Expression RegisterExpression(Register register) {</w:t>
      </w:r>
    </w:p>
    <w:p w14:paraId="502489A1" w14:textId="77777777" w:rsidR="00635709" w:rsidRPr="00903DBA" w:rsidRDefault="00635709" w:rsidP="00635709">
      <w:pPr>
        <w:pStyle w:val="Code"/>
        <w:rPr>
          <w:highlight w:val="white"/>
        </w:rPr>
      </w:pPr>
      <w:r w:rsidRPr="00903DBA">
        <w:rPr>
          <w:highlight w:val="white"/>
        </w:rPr>
        <w:t xml:space="preserve">      List&lt;MiddleCode&gt; longList = new List&lt;MiddleCode&gt;();</w:t>
      </w:r>
    </w:p>
    <w:p w14:paraId="24C0BE94" w14:textId="77777777" w:rsidR="00635709" w:rsidRPr="00903DBA" w:rsidRDefault="00635709" w:rsidP="00635709">
      <w:pPr>
        <w:pStyle w:val="Code"/>
        <w:rPr>
          <w:highlight w:val="white"/>
        </w:rPr>
      </w:pPr>
      <w:r w:rsidRPr="00903DBA">
        <w:rPr>
          <w:highlight w:val="white"/>
        </w:rPr>
        <w:t xml:space="preserve">      int size = AssemblyCode.SizeOfRegister(register);</w:t>
      </w:r>
    </w:p>
    <w:p w14:paraId="115C0C7C" w14:textId="6F7E8051" w:rsidR="00635709" w:rsidRPr="00903DBA" w:rsidRDefault="00635709" w:rsidP="00635709">
      <w:pPr>
        <w:pStyle w:val="Code"/>
        <w:rPr>
          <w:highlight w:val="white"/>
        </w:rPr>
      </w:pPr>
      <w:r w:rsidRPr="00903DBA">
        <w:rPr>
          <w:highlight w:val="white"/>
        </w:rPr>
        <w:t xml:space="preserve">      Type type = Type</w:t>
      </w:r>
      <w:r w:rsidR="00B936F6" w:rsidRPr="00903DBA">
        <w:rPr>
          <w:highlight w:val="white"/>
        </w:rPr>
        <w:t>Size</w:t>
      </w:r>
      <w:r w:rsidRPr="00903DBA">
        <w:rPr>
          <w:highlight w:val="white"/>
        </w:rPr>
        <w:t>.SizeToUnsignedType(size);</w:t>
      </w:r>
    </w:p>
    <w:p w14:paraId="1357A6EC" w14:textId="77777777" w:rsidR="00635709" w:rsidRPr="00903DBA" w:rsidRDefault="00635709" w:rsidP="00635709">
      <w:pPr>
        <w:pStyle w:val="Code"/>
        <w:rPr>
          <w:highlight w:val="white"/>
        </w:rPr>
      </w:pPr>
      <w:r w:rsidRPr="00903DBA">
        <w:rPr>
          <w:highlight w:val="white"/>
        </w:rPr>
        <w:t xml:space="preserve">      Symbol symbol = new Symbol(type);</w:t>
      </w:r>
    </w:p>
    <w:p w14:paraId="4F98D092" w14:textId="77777777" w:rsidR="00635709" w:rsidRPr="00903DBA" w:rsidRDefault="00635709" w:rsidP="00635709">
      <w:pPr>
        <w:pStyle w:val="Code"/>
        <w:rPr>
          <w:highlight w:val="white"/>
        </w:rPr>
      </w:pPr>
      <w:r w:rsidRPr="00903DBA">
        <w:rPr>
          <w:highlight w:val="white"/>
        </w:rPr>
        <w:t xml:space="preserve">      AddMiddleCode(longList, MiddleOperator.InspectRegister,</w:t>
      </w:r>
    </w:p>
    <w:p w14:paraId="24AB7637" w14:textId="1719C6B4" w:rsidR="00635709" w:rsidRPr="00903DBA" w:rsidRDefault="00635709" w:rsidP="00635709">
      <w:pPr>
        <w:pStyle w:val="Code"/>
        <w:rPr>
          <w:highlight w:val="white"/>
        </w:rPr>
      </w:pPr>
      <w:r w:rsidRPr="00903DBA">
        <w:rPr>
          <w:highlight w:val="white"/>
        </w:rPr>
        <w:t xml:space="preserve">                    symbol, register);</w:t>
      </w:r>
    </w:p>
    <w:p w14:paraId="42479446" w14:textId="77777777" w:rsidR="00635709" w:rsidRPr="00903DBA" w:rsidRDefault="00635709" w:rsidP="00635709">
      <w:pPr>
        <w:pStyle w:val="Code"/>
        <w:rPr>
          <w:highlight w:val="white"/>
        </w:rPr>
      </w:pPr>
      <w:r w:rsidRPr="00903DBA">
        <w:rPr>
          <w:highlight w:val="white"/>
        </w:rPr>
        <w:t xml:space="preserve">      return (new Expression(symbol, new List&lt;MiddleCode&gt;(),</w:t>
      </w:r>
    </w:p>
    <w:p w14:paraId="60E2E496" w14:textId="7EAB9C95" w:rsidR="00635709" w:rsidRPr="00903DBA" w:rsidRDefault="00635709" w:rsidP="00635709">
      <w:pPr>
        <w:pStyle w:val="Code"/>
        <w:rPr>
          <w:highlight w:val="white"/>
        </w:rPr>
      </w:pPr>
      <w:r w:rsidRPr="00903DBA">
        <w:rPr>
          <w:highlight w:val="white"/>
        </w:rPr>
        <w:t xml:space="preserve">                             longList, register));</w:t>
      </w:r>
    </w:p>
    <w:p w14:paraId="636ABB70" w14:textId="6947DE25" w:rsidR="0072604E" w:rsidRPr="00903DBA" w:rsidRDefault="00635709" w:rsidP="00635709">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3B7E5AF4" w14:textId="16CE54C1" w:rsidR="003028A9" w:rsidRPr="00903DBA" w:rsidRDefault="003028A9" w:rsidP="003028A9">
      <w:pPr>
        <w:pStyle w:val="CodeHeader"/>
      </w:pPr>
      <w:r w:rsidRPr="00903DBA">
        <w:t>MainParser.gppg</w:t>
      </w:r>
    </w:p>
    <w:p w14:paraId="5B849AD5" w14:textId="77777777" w:rsidR="000669C4" w:rsidRPr="00903DBA" w:rsidRDefault="000669C4" w:rsidP="000669C4">
      <w:pPr>
        <w:pStyle w:val="Code"/>
        <w:rPr>
          <w:highlight w:val="white"/>
        </w:rPr>
      </w:pPr>
      <w:r w:rsidRPr="00903DBA">
        <w:rPr>
          <w:highlight w:val="white"/>
        </w:rPr>
        <w:t>primary_expression:</w:t>
      </w:r>
    </w:p>
    <w:p w14:paraId="76442C6D" w14:textId="01A56CC6"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7CD2850F"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06766FF0" w14:textId="77777777" w:rsidR="0086568D" w:rsidRPr="00903DBA" w:rsidRDefault="0086568D" w:rsidP="0086568D">
      <w:pPr>
        <w:pStyle w:val="CodeHeader"/>
      </w:pPr>
      <w:r w:rsidRPr="00903DBA">
        <w:t>MiddleCodeGenerator.cs</w:t>
      </w:r>
    </w:p>
    <w:p w14:paraId="11D312B2" w14:textId="77777777" w:rsidR="0086568D" w:rsidRPr="00903DBA" w:rsidRDefault="0086568D" w:rsidP="0086568D">
      <w:pPr>
        <w:pStyle w:val="Code"/>
        <w:rPr>
          <w:highlight w:val="white"/>
        </w:rPr>
      </w:pPr>
      <w:r w:rsidRPr="00903DBA">
        <w:rPr>
          <w:highlight w:val="white"/>
        </w:rPr>
        <w:t xml:space="preserve">    public static Expression CarryFlagExpression() {</w:t>
      </w:r>
    </w:p>
    <w:p w14:paraId="6980F1EE" w14:textId="77777777" w:rsidR="0086568D" w:rsidRPr="00903DBA" w:rsidRDefault="0086568D" w:rsidP="0086568D">
      <w:pPr>
        <w:pStyle w:val="Code"/>
        <w:rPr>
          <w:highlight w:val="white"/>
        </w:rPr>
      </w:pPr>
      <w:r w:rsidRPr="00903DBA">
        <w:rPr>
          <w:highlight w:val="white"/>
        </w:rPr>
        <w:t xml:space="preserve">      ISet&lt;MiddleCode&gt; trueSet = new HashSet&lt;MiddleCode&gt;(),</w:t>
      </w:r>
    </w:p>
    <w:p w14:paraId="12CE2B4E" w14:textId="77777777" w:rsidR="0086568D" w:rsidRPr="00903DBA" w:rsidRDefault="0086568D" w:rsidP="0086568D">
      <w:pPr>
        <w:pStyle w:val="Code"/>
        <w:rPr>
          <w:highlight w:val="white"/>
        </w:rPr>
      </w:pPr>
      <w:r w:rsidRPr="00903DBA">
        <w:rPr>
          <w:highlight w:val="white"/>
        </w:rPr>
        <w:t xml:space="preserve">                       falseSet = new HashSet&lt;MiddleCode&gt;();</w:t>
      </w:r>
    </w:p>
    <w:p w14:paraId="0A5FFBC6" w14:textId="77777777" w:rsidR="0086568D" w:rsidRPr="00903DBA" w:rsidRDefault="0086568D" w:rsidP="0086568D">
      <w:pPr>
        <w:pStyle w:val="Code"/>
        <w:rPr>
          <w:highlight w:val="white"/>
        </w:rPr>
      </w:pPr>
      <w:r w:rsidRPr="00903DBA">
        <w:rPr>
          <w:highlight w:val="white"/>
        </w:rPr>
        <w:t xml:space="preserve">      List&lt;MiddleCode&gt; longList = new List&lt;MiddleCode&gt;();</w:t>
      </w:r>
    </w:p>
    <w:p w14:paraId="1F4A8365" w14:textId="77777777" w:rsidR="0086568D" w:rsidRPr="00903DBA" w:rsidRDefault="0086568D" w:rsidP="0086568D">
      <w:pPr>
        <w:pStyle w:val="Code"/>
        <w:rPr>
          <w:highlight w:val="white"/>
        </w:rPr>
      </w:pPr>
      <w:r w:rsidRPr="00903DBA">
        <w:rPr>
          <w:highlight w:val="white"/>
        </w:rPr>
        <w:t xml:space="preserve">      trueSet.Add(AddMiddleCode(longList, MiddleOperator.Carry));</w:t>
      </w:r>
    </w:p>
    <w:p w14:paraId="089F7078" w14:textId="77777777" w:rsidR="0086568D" w:rsidRPr="00903DBA" w:rsidRDefault="0086568D" w:rsidP="0086568D">
      <w:pPr>
        <w:pStyle w:val="Code"/>
        <w:rPr>
          <w:highlight w:val="white"/>
        </w:rPr>
      </w:pPr>
      <w:r w:rsidRPr="00903DBA">
        <w:rPr>
          <w:highlight w:val="white"/>
        </w:rPr>
        <w:lastRenderedPageBreak/>
        <w:t xml:space="preserve">      falseSet.Add(AddMiddleCode(longList, MiddleOperator.Goto));</w:t>
      </w:r>
    </w:p>
    <w:p w14:paraId="67AA569A" w14:textId="77777777" w:rsidR="0086568D" w:rsidRPr="00903DBA" w:rsidRDefault="0086568D" w:rsidP="0086568D">
      <w:pPr>
        <w:pStyle w:val="Code"/>
        <w:rPr>
          <w:highlight w:val="white"/>
        </w:rPr>
      </w:pPr>
      <w:r w:rsidRPr="00903DBA">
        <w:rPr>
          <w:highlight w:val="white"/>
        </w:rPr>
        <w:t xml:space="preserve">      Symbol symbol = new Symbol(trueSet, falseSet);</w:t>
      </w:r>
    </w:p>
    <w:p w14:paraId="0CC935D4" w14:textId="77777777" w:rsidR="0086568D" w:rsidRPr="00903DBA" w:rsidRDefault="0086568D" w:rsidP="0086568D">
      <w:pPr>
        <w:pStyle w:val="Code"/>
        <w:rPr>
          <w:highlight w:val="white"/>
        </w:rPr>
      </w:pPr>
      <w:r w:rsidRPr="00903DBA">
        <w:rPr>
          <w:highlight w:val="white"/>
        </w:rPr>
        <w:t xml:space="preserve">      return (new Expression(symbol, new List&lt;MiddleCode&gt;(), longList));</w:t>
      </w:r>
    </w:p>
    <w:p w14:paraId="1E22BE5D" w14:textId="77777777" w:rsidR="0086568D" w:rsidRPr="00903DBA" w:rsidRDefault="0086568D" w:rsidP="0086568D">
      <w:pPr>
        <w:pStyle w:val="Code"/>
        <w:rPr>
          <w:highlight w:val="white"/>
        </w:rPr>
      </w:pPr>
      <w:r w:rsidRPr="00903DBA">
        <w:rPr>
          <w:highlight w:val="white"/>
        </w:rPr>
        <w:t xml:space="preserve">    }</w:t>
      </w:r>
    </w:p>
    <w:p w14:paraId="7B154EC6" w14:textId="28FFA90C" w:rsidR="0062119D" w:rsidRPr="00903DBA" w:rsidRDefault="0062119D" w:rsidP="0062119D">
      <w:pPr>
        <w:pStyle w:val="CodeHeader"/>
      </w:pPr>
      <w:r w:rsidRPr="00903DBA">
        <w:t>MainParser.gppg</w:t>
      </w:r>
    </w:p>
    <w:p w14:paraId="233818F4" w14:textId="77777777" w:rsidR="00F840D9" w:rsidRPr="00903DBA" w:rsidRDefault="00F840D9" w:rsidP="00E16CA0">
      <w:pPr>
        <w:pStyle w:val="Code"/>
        <w:rPr>
          <w:highlight w:val="white"/>
        </w:rPr>
      </w:pPr>
      <w:r w:rsidRPr="00903DBA">
        <w:rPr>
          <w:highlight w:val="white"/>
        </w:rPr>
        <w:t>primary_expression:</w:t>
      </w:r>
    </w:p>
    <w:p w14:paraId="3C1C019B" w14:textId="3890ABE4" w:rsidR="00E16CA0" w:rsidRPr="00903DBA" w:rsidRDefault="00E16CA0" w:rsidP="00E16CA0">
      <w:pPr>
        <w:pStyle w:val="Code"/>
        <w:rPr>
          <w:highlight w:val="white"/>
        </w:rPr>
      </w:pP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5C6705CE" w14:textId="77777777" w:rsidR="00E16CA0" w:rsidRPr="00903DBA" w:rsidRDefault="00E16CA0" w:rsidP="00E16CA0">
      <w:pPr>
        <w:pStyle w:val="CodeHeader"/>
      </w:pPr>
      <w:r w:rsidRPr="00903DBA">
        <w:t>MiddleCodeGenerator.cs</w:t>
      </w:r>
    </w:p>
    <w:p w14:paraId="5280DAC4" w14:textId="77777777" w:rsidR="00E16CA0" w:rsidRPr="00903DBA" w:rsidRDefault="00E16CA0" w:rsidP="00E16CA0">
      <w:pPr>
        <w:pStyle w:val="Code"/>
        <w:rPr>
          <w:highlight w:val="white"/>
        </w:rPr>
      </w:pPr>
      <w:r w:rsidRPr="00903DBA">
        <w:rPr>
          <w:highlight w:val="white"/>
        </w:rPr>
        <w:t xml:space="preserve">    public static Expression StackTopExpression() {</w:t>
      </w:r>
    </w:p>
    <w:p w14:paraId="34556FB0" w14:textId="77777777" w:rsidR="00E16CA0" w:rsidRPr="00903DBA" w:rsidRDefault="00E16CA0" w:rsidP="00E16CA0">
      <w:pPr>
        <w:pStyle w:val="Code"/>
        <w:rPr>
          <w:highlight w:val="white"/>
        </w:rPr>
      </w:pPr>
      <w:r w:rsidRPr="00903DBA">
        <w:rPr>
          <w:highlight w:val="white"/>
        </w:rPr>
        <w:t xml:space="preserve">      List&lt;MiddleCode&gt; longList = new List&lt;MiddleCode&gt;();</w:t>
      </w:r>
    </w:p>
    <w:p w14:paraId="4CAA8EA6" w14:textId="77777777" w:rsidR="00E16CA0" w:rsidRPr="00903DBA" w:rsidRDefault="00E16CA0" w:rsidP="00E16CA0">
      <w:pPr>
        <w:pStyle w:val="Code"/>
        <w:rPr>
          <w:highlight w:val="white"/>
        </w:rPr>
      </w:pPr>
      <w:r w:rsidRPr="00903DBA">
        <w:rPr>
          <w:highlight w:val="white"/>
        </w:rPr>
        <w:t xml:space="preserve">      Symbol symbol = new Symbol(new Type(Type.UnsignedCharType));</w:t>
      </w:r>
    </w:p>
    <w:p w14:paraId="462F5CBB" w14:textId="77777777" w:rsidR="00E16CA0" w:rsidRPr="00903DBA" w:rsidRDefault="00E16CA0" w:rsidP="00E16CA0">
      <w:pPr>
        <w:pStyle w:val="Code"/>
        <w:rPr>
          <w:highlight w:val="white"/>
        </w:rPr>
      </w:pPr>
      <w:r w:rsidRPr="00903DBA">
        <w:rPr>
          <w:highlight w:val="white"/>
        </w:rPr>
        <w:t xml:space="preserve">      AddMiddleCode(longList, MiddleOperator.StackTop, symbol);</w:t>
      </w:r>
    </w:p>
    <w:p w14:paraId="22055763" w14:textId="77777777" w:rsidR="00E16CA0" w:rsidRPr="00903DBA" w:rsidRDefault="00E16CA0" w:rsidP="00E16CA0">
      <w:pPr>
        <w:pStyle w:val="Code"/>
        <w:rPr>
          <w:highlight w:val="white"/>
        </w:rPr>
      </w:pPr>
      <w:r w:rsidRPr="00903DBA">
        <w:rPr>
          <w:highlight w:val="white"/>
        </w:rPr>
        <w:t xml:space="preserve">      return (new Expression(symbol, new List&lt;MiddleCode&gt;(), longList));</w:t>
      </w:r>
    </w:p>
    <w:p w14:paraId="245B09A4" w14:textId="6FB350EE" w:rsidR="00D9319D" w:rsidRPr="00903DBA" w:rsidRDefault="00E16CA0" w:rsidP="00083B8B">
      <w:pPr>
        <w:pStyle w:val="Code"/>
      </w:pPr>
      <w:r w:rsidRPr="00903DBA">
        <w:rPr>
          <w:highlight w:val="white"/>
        </w:rPr>
        <w:t xml:space="preserve">    }</w:t>
      </w:r>
    </w:p>
    <w:p w14:paraId="3D1C8AC0" w14:textId="5E3F3CB9" w:rsidR="002A4B3E" w:rsidRPr="00903DBA" w:rsidRDefault="00B73D32" w:rsidP="003F62B8">
      <w:pPr>
        <w:pStyle w:val="Rubrik1"/>
      </w:pPr>
      <w:bookmarkStart w:id="185" w:name="_Ref54202176"/>
      <w:bookmarkStart w:id="186" w:name="_Ref54202192"/>
      <w:bookmarkStart w:id="187" w:name="_Ref54264860"/>
      <w:bookmarkStart w:id="188" w:name="_Toc57656039"/>
      <w:r w:rsidRPr="00903DBA">
        <w:lastRenderedPageBreak/>
        <w:t xml:space="preserve">Declaration </w:t>
      </w:r>
      <w:r w:rsidR="002A4B3E" w:rsidRPr="00903DBA">
        <w:t>Specifier</w:t>
      </w:r>
      <w:r w:rsidRPr="00903DBA">
        <w:t>s</w:t>
      </w:r>
      <w:r w:rsidR="003F62B8" w:rsidRPr="00903DBA">
        <w:t xml:space="preserve"> and Declarators</w:t>
      </w:r>
      <w:bookmarkEnd w:id="185"/>
      <w:bookmarkEnd w:id="186"/>
      <w:bookmarkEnd w:id="187"/>
      <w:bookmarkEnd w:id="188"/>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189"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190" w:name="_Toc57656040"/>
      <w:r w:rsidRPr="00903DBA">
        <w:t>Declarators</w:t>
      </w:r>
      <w:bookmarkEnd w:id="190"/>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r w:rsidRPr="00903DBA">
        <w:t>Declarator.cs</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191" w:name="_Toc57656041"/>
      <w:r w:rsidRPr="00903DBA">
        <w:lastRenderedPageBreak/>
        <w:t>The Symbol Table</w:t>
      </w:r>
      <w:bookmarkEnd w:id="191"/>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205DE" w:rsidRPr="00D2146B" w:rsidRDefault="005205DE" w:rsidP="0050082D">
                              <w:pPr>
                                <w:spacing w:before="0" w:after="0"/>
                                <w:rPr>
                                  <w:sz w:val="18"/>
                                  <w:szCs w:val="18"/>
                                  <w:lang w:val="sv-SE"/>
                                </w:rPr>
                              </w:pPr>
                              <w:r>
                                <w:rPr>
                                  <w:sz w:val="18"/>
                                  <w:szCs w:val="18"/>
                                  <w:lang w:val="sv-SE"/>
                                </w:rPr>
                                <w:t>Static int globalInt</w:t>
                              </w:r>
                            </w:p>
                            <w:p w14:paraId="69A6032C" w14:textId="768161F7" w:rsidR="005205DE" w:rsidRDefault="005205DE" w:rsidP="0050082D">
                              <w:pPr>
                                <w:spacing w:before="0" w:after="0"/>
                                <w:rPr>
                                  <w:sz w:val="18"/>
                                  <w:szCs w:val="18"/>
                                  <w:lang w:val="sv-SE"/>
                                </w:rPr>
                              </w:pPr>
                              <w:r>
                                <w:rPr>
                                  <w:sz w:val="18"/>
                                  <w:szCs w:val="18"/>
                                  <w:lang w:val="sv-SE"/>
                                </w:rPr>
                                <w:t>Static int i</w:t>
                              </w:r>
                            </w:p>
                            <w:p w14:paraId="65DC2C71" w14:textId="7AEEED2D" w:rsidR="005205DE" w:rsidRDefault="005205DE" w:rsidP="0050082D">
                              <w:pPr>
                                <w:spacing w:before="0" w:after="0"/>
                                <w:rPr>
                                  <w:sz w:val="18"/>
                                  <w:szCs w:val="18"/>
                                  <w:lang w:val="sv-SE"/>
                                </w:rPr>
                              </w:pPr>
                            </w:p>
                            <w:p w14:paraId="3B0DD407" w14:textId="21D67AC3" w:rsidR="005205DE" w:rsidRPr="001B6705" w:rsidRDefault="005205D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05DE" w:rsidRPr="00D2146B" w:rsidRDefault="005205D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205DE" w:rsidRPr="00D2146B" w:rsidRDefault="005205D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205DE" w:rsidRDefault="005205D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205DE" w:rsidRPr="00D2146B" w:rsidRDefault="005205DE" w:rsidP="0050082D">
                              <w:pPr>
                                <w:spacing w:before="0" w:after="0" w:line="256" w:lineRule="auto"/>
                                <w:rPr>
                                  <w:sz w:val="18"/>
                                  <w:szCs w:val="18"/>
                                </w:rPr>
                              </w:pPr>
                              <w:r>
                                <w:rPr>
                                  <w:sz w:val="18"/>
                                  <w:szCs w:val="18"/>
                                </w:rPr>
                                <w:t>Auto mainChar : char</w:t>
                              </w:r>
                            </w:p>
                            <w:p w14:paraId="302437A3" w14:textId="77777777" w:rsidR="005205DE" w:rsidRDefault="005205DE" w:rsidP="0050082D">
                              <w:pPr>
                                <w:spacing w:before="0" w:after="0" w:line="256" w:lineRule="auto"/>
                                <w:rPr>
                                  <w:rFonts w:eastAsia="Calibri"/>
                                  <w:color w:val="000000"/>
                                  <w:sz w:val="18"/>
                                  <w:szCs w:val="18"/>
                                </w:rPr>
                              </w:pPr>
                            </w:p>
                            <w:p w14:paraId="71CC6A80" w14:textId="77C30F45" w:rsidR="005205DE" w:rsidRPr="00D2146B" w:rsidRDefault="005205DE" w:rsidP="008C458D">
                              <w:pPr>
                                <w:spacing w:before="0" w:after="0" w:line="256" w:lineRule="auto"/>
                                <w:rPr>
                                  <w:sz w:val="18"/>
                                  <w:szCs w:val="18"/>
                                </w:rPr>
                              </w:pPr>
                              <w:r>
                                <w:rPr>
                                  <w:rFonts w:eastAsia="Calibri"/>
                                  <w:color w:val="000000"/>
                                  <w:sz w:val="18"/>
                                  <w:szCs w:val="18"/>
                                </w:rPr>
                                <w:t>m_parentTable</w:t>
                              </w:r>
                            </w:p>
                            <w:p w14:paraId="4A1EB75F"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p w14:paraId="176D8F8E"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205DE" w:rsidRPr="00D2146B" w:rsidRDefault="005205D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205DE" w:rsidRPr="00D2146B" w:rsidRDefault="005205DE" w:rsidP="0050082D">
                              <w:pPr>
                                <w:spacing w:before="0" w:after="0" w:line="254" w:lineRule="auto"/>
                                <w:rPr>
                                  <w:sz w:val="18"/>
                                  <w:szCs w:val="18"/>
                                </w:rPr>
                              </w:pPr>
                              <w:r>
                                <w:rPr>
                                  <w:rFonts w:eastAsia="Calibri"/>
                                  <w:color w:val="000000"/>
                                  <w:sz w:val="18"/>
                                  <w:szCs w:val="18"/>
                                </w:rPr>
                                <w:t>auto int i</w:t>
                              </w:r>
                            </w:p>
                            <w:p w14:paraId="1EB866A9" w14:textId="57278A33" w:rsidR="005205DE" w:rsidRDefault="005205D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205DE" w:rsidRDefault="005205DE" w:rsidP="00073BF2">
                              <w:pPr>
                                <w:spacing w:before="0" w:after="0" w:line="254" w:lineRule="auto"/>
                                <w:rPr>
                                  <w:rFonts w:eastAsia="Calibri"/>
                                  <w:color w:val="000000"/>
                                  <w:sz w:val="18"/>
                                  <w:szCs w:val="18"/>
                                </w:rPr>
                              </w:pPr>
                            </w:p>
                            <w:p w14:paraId="55FF5C13" w14:textId="77777777" w:rsidR="005205DE" w:rsidRPr="00D2146B" w:rsidRDefault="005205DE" w:rsidP="00073BF2">
                              <w:pPr>
                                <w:spacing w:before="0" w:after="0" w:line="256" w:lineRule="auto"/>
                                <w:rPr>
                                  <w:sz w:val="18"/>
                                  <w:szCs w:val="18"/>
                                </w:rPr>
                              </w:pPr>
                              <w:r>
                                <w:rPr>
                                  <w:rFonts w:eastAsia="Calibri"/>
                                  <w:color w:val="000000"/>
                                  <w:sz w:val="18"/>
                                  <w:szCs w:val="18"/>
                                </w:rPr>
                                <w:t>m_parentTable</w:t>
                              </w:r>
                            </w:p>
                            <w:p w14:paraId="20CF0F08" w14:textId="77777777" w:rsidR="005205DE" w:rsidRPr="00D2146B" w:rsidRDefault="005205DE" w:rsidP="00073BF2">
                              <w:pPr>
                                <w:spacing w:before="0" w:after="0" w:line="254" w:lineRule="auto"/>
                                <w:rPr>
                                  <w:sz w:val="18"/>
                                  <w:szCs w:val="18"/>
                                </w:rPr>
                              </w:pPr>
                            </w:p>
                            <w:p w14:paraId="2347329E"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p w14:paraId="7D6DAD56"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205DE" w:rsidRPr="00D2146B" w:rsidRDefault="005205D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205DE" w:rsidRPr="00100F82" w:rsidRDefault="005205DE" w:rsidP="00100F82">
                              <w:pPr>
                                <w:spacing w:before="0" w:after="0"/>
                                <w:rPr>
                                  <w:sz w:val="18"/>
                                  <w:szCs w:val="18"/>
                                </w:rPr>
                              </w:pPr>
                              <w:r w:rsidRPr="00100F82">
                                <w:rPr>
                                  <w:sz w:val="18"/>
                                  <w:szCs w:val="18"/>
                                </w:rPr>
                                <w:t>auto int i</w:t>
                              </w:r>
                            </w:p>
                            <w:p w14:paraId="5D0A676C" w14:textId="673BC4F3" w:rsidR="005205DE" w:rsidRPr="00100F82" w:rsidRDefault="005205DE" w:rsidP="00100F82">
                              <w:pPr>
                                <w:spacing w:before="0" w:after="0"/>
                                <w:rPr>
                                  <w:sz w:val="18"/>
                                  <w:szCs w:val="18"/>
                                </w:rPr>
                              </w:pPr>
                              <w:r w:rsidRPr="00100F82">
                                <w:rPr>
                                  <w:sz w:val="18"/>
                                  <w:szCs w:val="18"/>
                                </w:rPr>
                                <w:t>auto double blockDouble</w:t>
                              </w:r>
                            </w:p>
                            <w:p w14:paraId="5B01AFF6" w14:textId="77777777" w:rsidR="005205DE" w:rsidRDefault="005205DE" w:rsidP="00100F82">
                              <w:pPr>
                                <w:spacing w:before="0" w:after="0" w:line="256" w:lineRule="auto"/>
                                <w:rPr>
                                  <w:rFonts w:eastAsia="Calibri"/>
                                  <w:color w:val="000000"/>
                                  <w:sz w:val="18"/>
                                  <w:szCs w:val="18"/>
                                </w:rPr>
                              </w:pPr>
                            </w:p>
                            <w:p w14:paraId="35EF25BA" w14:textId="6D9A7EDC" w:rsidR="005205DE" w:rsidRPr="00D2146B" w:rsidRDefault="005205DE" w:rsidP="00100F82">
                              <w:pPr>
                                <w:spacing w:before="0" w:after="0" w:line="256" w:lineRule="auto"/>
                                <w:rPr>
                                  <w:sz w:val="18"/>
                                  <w:szCs w:val="18"/>
                                </w:rPr>
                              </w:pPr>
                              <w:r>
                                <w:rPr>
                                  <w:rFonts w:eastAsia="Calibri"/>
                                  <w:color w:val="000000"/>
                                  <w:sz w:val="18"/>
                                  <w:szCs w:val="18"/>
                                </w:rPr>
                                <w:t>m_parentTable</w:t>
                              </w:r>
                            </w:p>
                            <w:p w14:paraId="274031CF" w14:textId="32871C06" w:rsidR="005205DE" w:rsidRDefault="005205D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205DE" w:rsidRDefault="005205D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205DE" w:rsidRDefault="005205DE" w:rsidP="00D44BB8">
                              <w:pPr>
                                <w:spacing w:line="252" w:lineRule="auto"/>
                              </w:pPr>
                              <w:r>
                                <w:rPr>
                                  <w:rFonts w:eastAsia="Calibri"/>
                                  <w:color w:val="000000"/>
                                  <w:sz w:val="18"/>
                                  <w:szCs w:val="18"/>
                                </w:rPr>
                                <w:t>SymbolTable.CurrentTable</w:t>
                              </w:r>
                            </w:p>
                            <w:p w14:paraId="332537CB" w14:textId="66AB52F1" w:rsidR="005205DE" w:rsidRDefault="005205DE" w:rsidP="00D44BB8">
                              <w:pPr>
                                <w:spacing w:line="252" w:lineRule="auto"/>
                              </w:pPr>
                            </w:p>
                            <w:p w14:paraId="35DA4169" w14:textId="77777777" w:rsidR="005205DE" w:rsidRDefault="005205D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205DE" w:rsidRPr="00610E6C" w:rsidRDefault="005205D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205DE" w:rsidRPr="00D2146B" w:rsidRDefault="005205DE" w:rsidP="0050082D">
                        <w:pPr>
                          <w:spacing w:before="0" w:after="0"/>
                          <w:rPr>
                            <w:sz w:val="18"/>
                            <w:szCs w:val="18"/>
                            <w:lang w:val="sv-SE"/>
                          </w:rPr>
                        </w:pPr>
                        <w:r>
                          <w:rPr>
                            <w:sz w:val="18"/>
                            <w:szCs w:val="18"/>
                            <w:lang w:val="sv-SE"/>
                          </w:rPr>
                          <w:t>Static int globalInt</w:t>
                        </w:r>
                      </w:p>
                      <w:p w14:paraId="69A6032C" w14:textId="768161F7" w:rsidR="005205DE" w:rsidRDefault="005205DE" w:rsidP="0050082D">
                        <w:pPr>
                          <w:spacing w:before="0" w:after="0"/>
                          <w:rPr>
                            <w:sz w:val="18"/>
                            <w:szCs w:val="18"/>
                            <w:lang w:val="sv-SE"/>
                          </w:rPr>
                        </w:pPr>
                        <w:r>
                          <w:rPr>
                            <w:sz w:val="18"/>
                            <w:szCs w:val="18"/>
                            <w:lang w:val="sv-SE"/>
                          </w:rPr>
                          <w:t>Static int i</w:t>
                        </w:r>
                      </w:p>
                      <w:p w14:paraId="65DC2C71" w14:textId="7AEEED2D" w:rsidR="005205DE" w:rsidRDefault="005205DE" w:rsidP="0050082D">
                        <w:pPr>
                          <w:spacing w:before="0" w:after="0"/>
                          <w:rPr>
                            <w:sz w:val="18"/>
                            <w:szCs w:val="18"/>
                            <w:lang w:val="sv-SE"/>
                          </w:rPr>
                        </w:pPr>
                      </w:p>
                      <w:p w14:paraId="3B0DD407" w14:textId="21D67AC3" w:rsidR="005205DE" w:rsidRPr="001B6705" w:rsidRDefault="005205D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05DE" w:rsidRPr="00D2146B" w:rsidRDefault="005205D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205DE" w:rsidRPr="00D2146B" w:rsidRDefault="005205D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205DE" w:rsidRDefault="005205DE"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205DE" w:rsidRPr="00D2146B" w:rsidRDefault="005205DE" w:rsidP="0050082D">
                        <w:pPr>
                          <w:spacing w:before="0" w:after="0" w:line="256" w:lineRule="auto"/>
                          <w:rPr>
                            <w:sz w:val="18"/>
                            <w:szCs w:val="18"/>
                          </w:rPr>
                        </w:pPr>
                        <w:r>
                          <w:rPr>
                            <w:sz w:val="18"/>
                            <w:szCs w:val="18"/>
                          </w:rPr>
                          <w:t>Auto mainChar : char</w:t>
                        </w:r>
                      </w:p>
                      <w:p w14:paraId="302437A3" w14:textId="77777777" w:rsidR="005205DE" w:rsidRDefault="005205DE" w:rsidP="0050082D">
                        <w:pPr>
                          <w:spacing w:before="0" w:after="0" w:line="256" w:lineRule="auto"/>
                          <w:rPr>
                            <w:rFonts w:eastAsia="Calibri"/>
                            <w:color w:val="000000"/>
                            <w:sz w:val="18"/>
                            <w:szCs w:val="18"/>
                          </w:rPr>
                        </w:pPr>
                      </w:p>
                      <w:p w14:paraId="71CC6A80" w14:textId="77C30F45" w:rsidR="005205DE" w:rsidRPr="00D2146B" w:rsidRDefault="005205DE" w:rsidP="008C458D">
                        <w:pPr>
                          <w:spacing w:before="0" w:after="0" w:line="256" w:lineRule="auto"/>
                          <w:rPr>
                            <w:sz w:val="18"/>
                            <w:szCs w:val="18"/>
                          </w:rPr>
                        </w:pPr>
                        <w:r>
                          <w:rPr>
                            <w:rFonts w:eastAsia="Calibri"/>
                            <w:color w:val="000000"/>
                            <w:sz w:val="18"/>
                            <w:szCs w:val="18"/>
                          </w:rPr>
                          <w:t>m_parentTable</w:t>
                        </w:r>
                      </w:p>
                      <w:p w14:paraId="4A1EB75F"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p w14:paraId="176D8F8E"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205DE" w:rsidRPr="00D2146B" w:rsidRDefault="005205D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205DE" w:rsidRPr="00D2146B" w:rsidRDefault="005205DE" w:rsidP="0050082D">
                        <w:pPr>
                          <w:spacing w:before="0" w:after="0" w:line="254" w:lineRule="auto"/>
                          <w:rPr>
                            <w:sz w:val="18"/>
                            <w:szCs w:val="18"/>
                          </w:rPr>
                        </w:pPr>
                        <w:r>
                          <w:rPr>
                            <w:rFonts w:eastAsia="Calibri"/>
                            <w:color w:val="000000"/>
                            <w:sz w:val="18"/>
                            <w:szCs w:val="18"/>
                          </w:rPr>
                          <w:t>auto int i</w:t>
                        </w:r>
                      </w:p>
                      <w:p w14:paraId="1EB866A9" w14:textId="57278A33" w:rsidR="005205DE" w:rsidRDefault="005205D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205DE" w:rsidRDefault="005205DE" w:rsidP="00073BF2">
                        <w:pPr>
                          <w:spacing w:before="0" w:after="0" w:line="254" w:lineRule="auto"/>
                          <w:rPr>
                            <w:rFonts w:eastAsia="Calibri"/>
                            <w:color w:val="000000"/>
                            <w:sz w:val="18"/>
                            <w:szCs w:val="18"/>
                          </w:rPr>
                        </w:pPr>
                      </w:p>
                      <w:p w14:paraId="55FF5C13" w14:textId="77777777" w:rsidR="005205DE" w:rsidRPr="00D2146B" w:rsidRDefault="005205DE" w:rsidP="00073BF2">
                        <w:pPr>
                          <w:spacing w:before="0" w:after="0" w:line="256" w:lineRule="auto"/>
                          <w:rPr>
                            <w:sz w:val="18"/>
                            <w:szCs w:val="18"/>
                          </w:rPr>
                        </w:pPr>
                        <w:r>
                          <w:rPr>
                            <w:rFonts w:eastAsia="Calibri"/>
                            <w:color w:val="000000"/>
                            <w:sz w:val="18"/>
                            <w:szCs w:val="18"/>
                          </w:rPr>
                          <w:t>m_parentTable</w:t>
                        </w:r>
                      </w:p>
                      <w:p w14:paraId="20CF0F08" w14:textId="77777777" w:rsidR="005205DE" w:rsidRPr="00D2146B" w:rsidRDefault="005205DE" w:rsidP="00073BF2">
                        <w:pPr>
                          <w:spacing w:before="0" w:after="0" w:line="254" w:lineRule="auto"/>
                          <w:rPr>
                            <w:sz w:val="18"/>
                            <w:szCs w:val="18"/>
                          </w:rPr>
                        </w:pPr>
                      </w:p>
                      <w:p w14:paraId="2347329E"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p w14:paraId="7D6DAD56"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205DE" w:rsidRPr="00D2146B" w:rsidRDefault="005205D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205DE" w:rsidRPr="00100F82" w:rsidRDefault="005205DE" w:rsidP="00100F82">
                        <w:pPr>
                          <w:spacing w:before="0" w:after="0"/>
                          <w:rPr>
                            <w:sz w:val="18"/>
                            <w:szCs w:val="18"/>
                          </w:rPr>
                        </w:pPr>
                        <w:r w:rsidRPr="00100F82">
                          <w:rPr>
                            <w:sz w:val="18"/>
                            <w:szCs w:val="18"/>
                          </w:rPr>
                          <w:t>auto int i</w:t>
                        </w:r>
                      </w:p>
                      <w:p w14:paraId="5D0A676C" w14:textId="673BC4F3" w:rsidR="005205DE" w:rsidRPr="00100F82" w:rsidRDefault="005205DE" w:rsidP="00100F82">
                        <w:pPr>
                          <w:spacing w:before="0" w:after="0"/>
                          <w:rPr>
                            <w:sz w:val="18"/>
                            <w:szCs w:val="18"/>
                          </w:rPr>
                        </w:pPr>
                        <w:r w:rsidRPr="00100F82">
                          <w:rPr>
                            <w:sz w:val="18"/>
                            <w:szCs w:val="18"/>
                          </w:rPr>
                          <w:t>auto double blockDouble</w:t>
                        </w:r>
                      </w:p>
                      <w:p w14:paraId="5B01AFF6" w14:textId="77777777" w:rsidR="005205DE" w:rsidRDefault="005205DE" w:rsidP="00100F82">
                        <w:pPr>
                          <w:spacing w:before="0" w:after="0" w:line="256" w:lineRule="auto"/>
                          <w:rPr>
                            <w:rFonts w:eastAsia="Calibri"/>
                            <w:color w:val="000000"/>
                            <w:sz w:val="18"/>
                            <w:szCs w:val="18"/>
                          </w:rPr>
                        </w:pPr>
                      </w:p>
                      <w:p w14:paraId="35EF25BA" w14:textId="6D9A7EDC" w:rsidR="005205DE" w:rsidRPr="00D2146B" w:rsidRDefault="005205DE" w:rsidP="00100F82">
                        <w:pPr>
                          <w:spacing w:before="0" w:after="0" w:line="256" w:lineRule="auto"/>
                          <w:rPr>
                            <w:sz w:val="18"/>
                            <w:szCs w:val="18"/>
                          </w:rPr>
                        </w:pPr>
                        <w:r>
                          <w:rPr>
                            <w:rFonts w:eastAsia="Calibri"/>
                            <w:color w:val="000000"/>
                            <w:sz w:val="18"/>
                            <w:szCs w:val="18"/>
                          </w:rPr>
                          <w:t>m_parentTable</w:t>
                        </w:r>
                      </w:p>
                      <w:p w14:paraId="274031CF" w14:textId="32871C06" w:rsidR="005205DE" w:rsidRDefault="005205D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205DE" w:rsidRDefault="005205D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205DE" w:rsidRDefault="005205DE" w:rsidP="00D44BB8">
                        <w:pPr>
                          <w:spacing w:line="252" w:lineRule="auto"/>
                        </w:pPr>
                        <w:r>
                          <w:rPr>
                            <w:rFonts w:eastAsia="Calibri"/>
                            <w:color w:val="000000"/>
                            <w:sz w:val="18"/>
                            <w:szCs w:val="18"/>
                          </w:rPr>
                          <w:t>SymbolTable.CurrentTable</w:t>
                        </w:r>
                      </w:p>
                      <w:p w14:paraId="332537CB" w14:textId="66AB52F1" w:rsidR="005205DE" w:rsidRDefault="005205DE" w:rsidP="00D44BB8">
                        <w:pPr>
                          <w:spacing w:line="252" w:lineRule="auto"/>
                        </w:pPr>
                      </w:p>
                      <w:p w14:paraId="35DA4169" w14:textId="77777777" w:rsidR="005205DE" w:rsidRDefault="005205D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205DE" w:rsidRPr="00610E6C" w:rsidRDefault="005205D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A63536">
      <w:pPr>
        <w:pStyle w:val="Liststycke"/>
        <w:numPr>
          <w:ilvl w:val="0"/>
          <w:numId w:val="144"/>
        </w:numPr>
        <w:spacing w:line="256" w:lineRule="auto"/>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192" w:name="_Toc57656042"/>
      <w:r w:rsidRPr="00903DBA">
        <w:t>The Symbol</w:t>
      </w:r>
      <w:bookmarkEnd w:id="192"/>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193" w:author="Stefan Bjornander" w:date="2015-04-25T18:28:00Z">
        <w:r w:rsidR="008154C7" w:rsidRPr="00903DBA">
          <w:t>T</w:t>
        </w:r>
      </w:ins>
      <w:ins w:id="194" w:author="Stefan Bjornander" w:date="2015-04-25T16:11:00Z">
        <w:r w:rsidR="008154C7" w:rsidRPr="00903DBA">
          <w:t xml:space="preserve">he </w:t>
        </w:r>
      </w:ins>
      <w:r w:rsidR="00FB1C41" w:rsidRPr="00903DBA">
        <w:t>r</w:t>
      </w:r>
      <w:ins w:id="195" w:author="Stefan Bjornander" w:date="2015-04-25T16:11:00Z">
        <w:r w:rsidR="008154C7" w:rsidRPr="00903DBA">
          <w:t>egister storage has been included for the sake of completeness</w:t>
        </w:r>
      </w:ins>
      <w:r w:rsidR="00FB1C41" w:rsidRPr="00903DBA">
        <w:t>. T</w:t>
      </w:r>
      <w:ins w:id="196"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r w:rsidRPr="00903DBA">
        <w:rPr>
          <w:highlight w:val="white"/>
        </w:rPr>
        <w:t>Storage.cs</w:t>
      </w:r>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386E50">
      <w:pPr>
        <w:pStyle w:val="Liststycke"/>
        <w:numPr>
          <w:ilvl w:val="0"/>
          <w:numId w:val="130"/>
        </w:numPr>
        <w:spacing w:line="256" w:lineRule="auto"/>
        <w:rPr>
          <w:rStyle w:val="CodeInText"/>
          <w:i/>
        </w:rPr>
      </w:pPr>
      <w:r w:rsidRPr="00903DBA">
        <w:rPr>
          <w:rStyle w:val="CodeInText"/>
        </w:rPr>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386E50">
      <w:pPr>
        <w:pStyle w:val="Liststycke"/>
        <w:numPr>
          <w:ilvl w:val="0"/>
          <w:numId w:val="130"/>
        </w:numPr>
        <w:spacing w:line="256" w:lineRule="auto"/>
      </w:pPr>
      <w:r w:rsidRPr="00903DBA">
        <w:rPr>
          <w:rStyle w:val="CodeInText"/>
        </w:rPr>
        <w:t>Storage</w:t>
      </w:r>
      <w:r w:rsidRPr="00903DBA">
        <w:t xml:space="preserve">. A symbol may be auto, register, static, extern or typedef. </w:t>
      </w:r>
      <w:ins w:id="197" w:author="Stefan Bjornander" w:date="2015-04-25T18:27:00Z">
        <w:r w:rsidRPr="00903DBA">
          <w:t xml:space="preserve">If the storage specifier is omitted a global variable is regarded as static and a local variable is </w:t>
        </w:r>
      </w:ins>
      <w:ins w:id="198" w:author="Stefan Bjornander" w:date="2015-04-25T18:28:00Z">
        <w:r w:rsidRPr="00903DBA">
          <w:t>regarded as auto.</w:t>
        </w:r>
      </w:ins>
      <w:r w:rsidRPr="00903DBA">
        <w:t xml:space="preserve"> In this book, t</w:t>
      </w:r>
      <w:ins w:id="199"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386E50">
      <w:pPr>
        <w:pStyle w:val="Liststycke"/>
        <w:numPr>
          <w:ilvl w:val="0"/>
          <w:numId w:val="130"/>
        </w:numPr>
        <w:spacing w:line="256" w:lineRule="auto"/>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386E50">
      <w:pPr>
        <w:pStyle w:val="Liststycke"/>
        <w:numPr>
          <w:ilvl w:val="0"/>
          <w:numId w:val="130"/>
        </w:numPr>
        <w:spacing w:line="256" w:lineRule="auto"/>
      </w:pPr>
      <w:r w:rsidRPr="00903DBA">
        <w:rPr>
          <w:rStyle w:val="CodeInText"/>
        </w:rPr>
        <w:t>Value</w:t>
      </w:r>
      <w:r w:rsidRPr="00903DBA">
        <w:t xml:space="preserve">. A symbol may have a value of integral, </w:t>
      </w:r>
    </w:p>
    <w:p w14:paraId="1F86A3C4" w14:textId="77777777" w:rsidR="00386E50" w:rsidRPr="00903DBA" w:rsidRDefault="00386E50" w:rsidP="00386E50">
      <w:pPr>
        <w:pStyle w:val="Liststycke"/>
        <w:numPr>
          <w:ilvl w:val="0"/>
          <w:numId w:val="130"/>
        </w:numPr>
        <w:spacing w:line="256" w:lineRule="auto"/>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386E50">
      <w:pPr>
        <w:pStyle w:val="Liststycke"/>
        <w:numPr>
          <w:ilvl w:val="0"/>
          <w:numId w:val="130"/>
        </w:numPr>
        <w:spacing w:line="256" w:lineRule="auto"/>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386E50">
      <w:pPr>
        <w:pStyle w:val="Liststycke"/>
        <w:numPr>
          <w:ilvl w:val="0"/>
          <w:numId w:val="130"/>
        </w:numPr>
        <w:spacing w:line="256" w:lineRule="auto"/>
      </w:pPr>
      <w:r w:rsidRPr="00903DBA">
        <w:rPr>
          <w:rStyle w:val="CodeInText"/>
        </w:rPr>
        <w:t>Address Offset</w:t>
      </w:r>
      <w:r w:rsidRPr="00903DBA">
        <w:t>.</w:t>
      </w:r>
    </w:p>
    <w:p w14:paraId="6C9B06D8" w14:textId="77777777" w:rsidR="00386E50" w:rsidRPr="00903DBA" w:rsidRDefault="00386E50" w:rsidP="00386E50">
      <w:pPr>
        <w:pStyle w:val="Liststycke"/>
        <w:numPr>
          <w:ilvl w:val="0"/>
          <w:numId w:val="130"/>
        </w:numPr>
        <w:spacing w:line="256" w:lineRule="auto"/>
      </w:pPr>
      <w:r w:rsidRPr="00903DBA">
        <w:rPr>
          <w:rStyle w:val="CodeInText0"/>
        </w:rPr>
        <w:lastRenderedPageBreak/>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386E50">
      <w:pPr>
        <w:pStyle w:val="Liststycke"/>
        <w:numPr>
          <w:ilvl w:val="0"/>
          <w:numId w:val="130"/>
        </w:numPr>
        <w:spacing w:line="256" w:lineRule="auto"/>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00" w:author="Stefan Bjornander" w:date="2015-04-25T10:11:00Z">
            <w:rPr>
              <w:rStyle w:val="CodeInText"/>
            </w:rPr>
          </w:rPrChange>
        </w:rPr>
        <w:t>typedef</w:t>
      </w:r>
      <w:r w:rsidRPr="00903DBA">
        <w:t>, in the table.</w:t>
      </w:r>
      <w:ins w:id="201" w:author="Stefan Bjornander" w:date="2015-04-25T10:11:00Z">
        <w:r w:rsidRPr="00903DBA">
          <w:t xml:space="preserve"> In some compiler technique </w:t>
        </w:r>
      </w:ins>
      <w:r w:rsidR="00440B10" w:rsidRPr="00903DBA">
        <w:t>textbooks,</w:t>
      </w:r>
      <w:ins w:id="202" w:author="Stefan Bjornander" w:date="2015-04-25T10:11:00Z">
        <w:r w:rsidRPr="00903DBA">
          <w:t xml:space="preserve"> the table is called</w:t>
        </w:r>
      </w:ins>
      <w:ins w:id="203" w:author="Stefan Bjornander" w:date="2015-04-25T10:14:00Z">
        <w:r w:rsidRPr="00903DBA">
          <w:t xml:space="preserve"> the </w:t>
        </w:r>
        <w:r w:rsidRPr="00903DBA">
          <w:rPr>
            <w:rStyle w:val="CodeInText"/>
            <w:i/>
            <w:rPrChange w:id="204"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4555A2B3" w:rsidR="0009447A" w:rsidRPr="00903DBA" w:rsidRDefault="0009447A" w:rsidP="0009447A">
      <w:pPr>
        <w:rPr>
          <w:highlight w:val="white"/>
        </w:rPr>
      </w:pPr>
      <w:r w:rsidRPr="00903DBA">
        <w:rPr>
          <w:highlight w:val="white"/>
        </w:rPr>
        <w:lastRenderedPageBreak/>
        <w:t>A symbol may hold logical type, in which case the true set and false set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lastRenderedPageBreak/>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lastRenderedPageBreak/>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lastRenderedPageBreak/>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05" w:name="_Toc57656043"/>
      <w:r w:rsidRPr="00903DBA">
        <w:t>Static Symbols</w:t>
      </w:r>
      <w:bookmarkEnd w:id="205"/>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06" w:name="_Ref54541618"/>
      <w:bookmarkStart w:id="207" w:name="_Toc57656044"/>
      <w:r w:rsidRPr="00903DBA">
        <w:lastRenderedPageBreak/>
        <w:t>The Type System</w:t>
      </w:r>
      <w:bookmarkEnd w:id="206"/>
      <w:bookmarkEnd w:id="207"/>
    </w:p>
    <w:p w14:paraId="32A67CAE" w14:textId="302790B8" w:rsidR="0090331B" w:rsidRPr="00903DBA" w:rsidRDefault="00D84FDE" w:rsidP="00EF3C56">
      <w:pP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r w:rsidRPr="00903DBA">
        <w:rPr>
          <w:rStyle w:val="CodeInText"/>
        </w:rPr>
        <w:t>enum</w:t>
      </w:r>
      <w:r w:rsidRPr="00903DBA">
        <w:t xml:space="preserve">) are stored as signed integer. Moreover, a type can also be </w:t>
      </w:r>
      <w:r w:rsidRPr="00903DBA">
        <w:rPr>
          <w:rStyle w:val="CodeInText0"/>
        </w:rPr>
        <w:t>constant</w:t>
      </w:r>
      <w:r w:rsidRPr="00903DBA">
        <w:t xml:space="preserve"> or </w:t>
      </w:r>
      <w:r w:rsidRPr="00903DBA">
        <w:rPr>
          <w:rStyle w:val="CodeInText0"/>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08" w:author="Stefan Bjornander" w:date="2015-04-25T10:33:00Z"/>
          <w:color w:val="auto"/>
        </w:rPr>
        <w:pPrChange w:id="209"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rPr>
          <w:color w:val="auto"/>
        </w:rPr>
        <w:pPrChange w:id="210" w:author="Stefan Bjornander" w:date="2015-04-25T10:40:00Z">
          <w:pPr>
            <w:pStyle w:val="Rubrik3"/>
          </w:pPr>
        </w:pPrChange>
      </w:pPr>
      <w:ins w:id="211" w:author="Stefan Bjornander" w:date="2015-04-25T10:41:00Z">
        <w:r w:rsidRPr="00903DBA">
          <w:t>Contrary</w:t>
        </w:r>
      </w:ins>
      <w:ins w:id="212" w:author="Stefan Bjornander" w:date="2015-04-25T10:40:00Z">
        <w:r w:rsidRPr="00903DBA">
          <w:t xml:space="preserve"> to some other languages, there is no logical type in C. </w:t>
        </w:r>
      </w:ins>
      <w:ins w:id="213"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14"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903DBA">
        <w:rPr>
          <w:rStyle w:val="CodeInText0"/>
        </w:rPr>
        <w:t>or</w:t>
      </w:r>
      <w:r w:rsidR="00B67BFE" w:rsidRPr="00903DBA">
        <w:rPr>
          <w:rStyle w:val="CodeInText0"/>
        </w:rPr>
        <w:t xml:space="preserve"> </w:t>
      </w:r>
      <w:r w:rsidRPr="00903DBA">
        <w:t xml:space="preserve">operator is true the right operand shall not be evaluated. In the same way, if the left operand of the logical </w:t>
      </w:r>
      <w:r w:rsidRPr="00903DBA">
        <w:rPr>
          <w:rStyle w:val="CodeInText0"/>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15" w:author="Stefan Bjornander" w:date="2015-04-25T10:42:00Z">
        <w:r w:rsidRPr="00903DBA">
          <w:t>The</w:t>
        </w:r>
      </w:ins>
      <w:r w:rsidRPr="00903DBA">
        <w:t xml:space="preserve"> logical</w:t>
      </w:r>
      <w:ins w:id="216" w:author="Stefan Bjornander" w:date="2015-04-25T10:42:00Z">
        <w:r w:rsidRPr="00903DBA">
          <w:t xml:space="preserve"> type holds the </w:t>
        </w:r>
      </w:ins>
      <w:ins w:id="217" w:author="Stefan Bjornander" w:date="2015-04-25T10:43:00Z">
        <w:r w:rsidRPr="00903DBA">
          <w:t xml:space="preserve">two </w:t>
        </w:r>
      </w:ins>
      <w:ins w:id="218" w:author="Stefan Bjornander" w:date="2015-04-25T10:42:00Z">
        <w:r w:rsidRPr="00903DBA">
          <w:t xml:space="preserve">sets </w:t>
        </w:r>
        <w:r w:rsidRPr="00903DBA">
          <w:rPr>
            <w:rStyle w:val="KeyWord0"/>
            <w:rPrChange w:id="219" w:author="Stefan Bjornander" w:date="2015-04-25T10:42:00Z">
              <w:rPr>
                <w:rStyle w:val="CodeInText"/>
              </w:rPr>
            </w:rPrChange>
          </w:rPr>
          <w:t>m_trueSet</w:t>
        </w:r>
        <w:r w:rsidRPr="00903DBA">
          <w:t xml:space="preserve"> and </w:t>
        </w:r>
        <w:r w:rsidRPr="00903DBA">
          <w:rPr>
            <w:rStyle w:val="KeyWord0"/>
            <w:rPrChange w:id="220" w:author="Stefan Bjornander" w:date="2015-04-25T10:42:00Z">
              <w:rPr>
                <w:rStyle w:val="CodeInText"/>
              </w:rPr>
            </w:rPrChange>
          </w:rPr>
          <w:t>m_falseSet</w:t>
        </w:r>
        <w:r w:rsidRPr="00903DBA">
          <w:t xml:space="preserve">, which hold </w:t>
        </w:r>
      </w:ins>
      <w:ins w:id="221" w:author="Stefan Bjornander" w:date="2015-04-25T10:43:00Z">
        <w:r w:rsidRPr="00903DBA">
          <w:t>middle code address</w:t>
        </w:r>
      </w:ins>
      <w:ins w:id="222" w:author="Stefan Bjornander" w:date="2015-04-25T10:44:00Z">
        <w:r w:rsidRPr="00903DBA">
          <w:t>es</w:t>
        </w:r>
      </w:ins>
      <w:ins w:id="223" w:author="Stefan Bjornander" w:date="2015-04-25T10:43:00Z">
        <w:r w:rsidRPr="00903DBA">
          <w:t xml:space="preserve"> to jumps </w:t>
        </w:r>
      </w:ins>
      <w:r w:rsidRPr="00903DBA">
        <w:t>instructions that</w:t>
      </w:r>
      <w:ins w:id="224" w:author="Stefan Bjornander" w:date="2015-04-25T10:44:00Z">
        <w:r w:rsidRPr="00903DBA">
          <w:t xml:space="preserve"> will later be filled with the address</w:t>
        </w:r>
      </w:ins>
      <w:r w:rsidRPr="00903DBA">
        <w:t>es</w:t>
      </w:r>
      <w:ins w:id="225" w:author="Stefan Bjornander" w:date="2015-04-25T10:44:00Z">
        <w:r w:rsidRPr="00903DBA">
          <w:t xml:space="preserve"> to jump </w:t>
        </w:r>
      </w:ins>
      <w:r w:rsidRPr="00903DBA">
        <w:t xml:space="preserve">to </w:t>
      </w:r>
      <w:ins w:id="226" w:author="Stefan Bjornander" w:date="2015-04-25T10:44:00Z">
        <w:r w:rsidRPr="00903DBA">
          <w:t>if the expression is true or false.</w:t>
        </w:r>
      </w:ins>
    </w:p>
    <w:p w14:paraId="7BB2347F" w14:textId="6E49B6A7" w:rsidR="00B402D5" w:rsidRPr="00903DBA" w:rsidRDefault="009F6C5C">
      <w:pPr>
        <w:rPr>
          <w:color w:val="auto"/>
        </w:rPr>
        <w:pPrChange w:id="227" w:author="Stefan Bjornander" w:date="2015-04-25T10:39:00Z">
          <w:pPr>
            <w:pStyle w:val="Rubrik3"/>
            <w:tabs>
              <w:tab w:val="num" w:pos="360"/>
            </w:tabs>
          </w:pPr>
        </w:pPrChange>
      </w:pPr>
      <w:r w:rsidRPr="00903DBA">
        <w:rPr>
          <w:highlight w:val="white"/>
        </w:rPr>
        <w:lastRenderedPageBreak/>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28" w:author="Stefan Bjornander" w:date="2015-04-25T10:39:00Z">
        <w:r w:rsidR="00B402D5" w:rsidRPr="00903DBA">
          <w:t>The bi</w:t>
        </w:r>
      </w:ins>
      <w:r w:rsidR="00B402D5" w:rsidRPr="00903DBA">
        <w:t>t</w:t>
      </w:r>
      <w:ins w:id="229" w:author="Stefan Bjornander" w:date="2015-04-25T10:39:00Z">
        <w:r w:rsidR="00B402D5" w:rsidRPr="00903DBA">
          <w:t>field type is an integral type, with the addition of the bitfield mask</w:t>
        </w:r>
      </w:ins>
      <w:r w:rsidR="00481C24" w:rsidRPr="00903DBA">
        <w:t xml:space="preserve">. It </w:t>
      </w:r>
      <w:ins w:id="230" w:author="Stefan Bjornander" w:date="2015-04-25T10:39:00Z">
        <w:r w:rsidR="00B402D5" w:rsidRPr="00903DBA">
          <w:t xml:space="preserve">is used </w:t>
        </w:r>
      </w:ins>
      <w:ins w:id="231" w:author="Stefan Bjornander" w:date="2015-04-25T10:40:00Z">
        <w:r w:rsidR="00481C24" w:rsidRPr="00903DBA">
          <w:t>to set the unused bits to zero</w:t>
        </w:r>
      </w:ins>
      <w:r w:rsidR="00481C24" w:rsidRPr="00903DBA">
        <w:t xml:space="preserve"> </w:t>
      </w:r>
      <w:ins w:id="23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33" w:author="Stefan Bjornander" w:date="2015-04-25T11:02:00Z">
        <w:r w:rsidRPr="00903DBA">
          <w:t xml:space="preserve">The type pointed at is null when the type is created, it will later be set by the </w:t>
        </w:r>
      </w:ins>
      <w:r w:rsidRPr="00903DBA">
        <w:t>declarator</w:t>
      </w:r>
      <w:ins w:id="234" w:author="Stefan Bjornander" w:date="2015-04-25T11:02:00Z">
        <w:r w:rsidRPr="00903DBA">
          <w:t xml:space="preserve"> type.</w:t>
        </w:r>
      </w:ins>
      <w:ins w:id="235"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36"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37" w:author="Stefan Bjornander" w:date="2015-04-25T11:00:00Z">
        <w:r w:rsidR="00270234" w:rsidRPr="00903DBA">
          <w:t>hen the type is created</w:t>
        </w:r>
      </w:ins>
      <w:r w:rsidR="00270234" w:rsidRPr="00903DBA">
        <w:t>, t</w:t>
      </w:r>
      <w:ins w:id="238" w:author="Stefan Bjornander" w:date="2015-04-25T11:00:00Z">
        <w:r w:rsidR="007071E3" w:rsidRPr="00903DBA">
          <w:t>he array size can be zero. In that case it will later be set by the length of its ini</w:t>
        </w:r>
      </w:ins>
      <w:ins w:id="239" w:author="Stefan Bjornander" w:date="2015-04-25T11:01:00Z">
        <w:r w:rsidR="007071E3" w:rsidRPr="00903DBA">
          <w:t xml:space="preserve">tialization </w:t>
        </w:r>
      </w:ins>
      <w:ins w:id="240"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lastRenderedPageBreak/>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41"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lastRenderedPageBreak/>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42" w:author="Stefan Bjornander" w:date="2015-04-25T10:38:00Z">
          <w:pPr>
            <w:pStyle w:val="Rubrik3"/>
          </w:pPr>
        </w:pPrChange>
      </w:pPr>
      <w:ins w:id="243" w:author="Stefan Bjornander" w:date="2015-04-25T10:38:00Z">
        <w:r w:rsidRPr="00903DBA">
          <w:t>The enumeration type (</w:t>
        </w:r>
        <w:r w:rsidRPr="00903DBA">
          <w:rPr>
            <w:rStyle w:val="KeyWord0"/>
            <w:rPrChange w:id="244"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45" w:author="Stefan Bjornander" w:date="2015-04-25T10:38:00Z">
        <w:r w:rsidRPr="00903DBA">
          <w:t xml:space="preserve">. However, the </w:t>
        </w:r>
        <w:r w:rsidRPr="00903DBA">
          <w:rPr>
            <w:rStyle w:val="CodeInText"/>
          </w:rPr>
          <w:t>Specifi</w:t>
        </w:r>
      </w:ins>
      <w:r w:rsidRPr="00903DBA">
        <w:rPr>
          <w:rStyle w:val="CodeInText"/>
        </w:rPr>
        <w:t>er</w:t>
      </w:r>
      <w:ins w:id="246"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47" w:author="Stefan Bjornander" w:date="2015-04-25T10:38:00Z">
        <w:r w:rsidRPr="00903DBA">
          <w:t xml:space="preserve">needs to know if the type is </w:t>
        </w:r>
        <w:r w:rsidRPr="00903DBA">
          <w:rPr>
            <w:rStyle w:val="KeyWord0"/>
          </w:rPr>
          <w:t>enum</w:t>
        </w:r>
        <w:r w:rsidRPr="00903DBA">
          <w:t xml:space="preserve"> </w:t>
        </w:r>
      </w:ins>
      <w:r w:rsidRPr="00903DBA">
        <w:t>to</w:t>
      </w:r>
      <w:ins w:id="248" w:author="Stefan Bjornander" w:date="2015-04-25T10:38:00Z">
        <w:r w:rsidRPr="00903DBA">
          <w:t xml:space="preserve"> initialize its value. </w:t>
        </w:r>
      </w:ins>
      <w:r w:rsidRPr="00903DBA">
        <w:t>Therefore,</w:t>
      </w:r>
      <w:ins w:id="249" w:author="Stefan Bjornander" w:date="2015-04-25T10:38:00Z">
        <w:r w:rsidRPr="00903DBA">
          <w:t xml:space="preserve"> we add the </w:t>
        </w:r>
        <w:r w:rsidRPr="00903DBA">
          <w:rPr>
            <w:rStyle w:val="KeyWord0"/>
            <w:rPrChange w:id="250" w:author="Stefan Bjornander" w:date="2015-04-25T10:39:00Z">
              <w:rPr>
                <w:rStyle w:val="CodeInText"/>
              </w:rPr>
            </w:rPrChange>
          </w:rPr>
          <w:t>m_enum</w:t>
        </w:r>
        <w:r w:rsidRPr="00903DBA">
          <w:t xml:space="preserve"> field and the </w:t>
        </w:r>
      </w:ins>
      <w:r w:rsidRPr="00903DBA">
        <w:rPr>
          <w:rStyle w:val="CodeInText"/>
        </w:rPr>
        <w:t>Enumeration</w:t>
      </w:r>
      <w:ins w:id="251"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52" w:author="Stefan Bjornander" w:date="2015-04-25T11:15:00Z"/>
        </w:rPr>
        <w:pPrChange w:id="253" w:author="Stefan Bjornander" w:date="2015-04-25T14:54:00Z">
          <w:pPr>
            <w:pStyle w:val="Rubrik3"/>
          </w:pPr>
        </w:pPrChange>
      </w:pPr>
      <w:ins w:id="254" w:author="Stefan Bjornander" w:date="2015-04-25T14:54:00Z">
        <w:r w:rsidRPr="00903DBA">
          <w:t xml:space="preserve">Each type has a size, even though void </w:t>
        </w:r>
      </w:ins>
      <w:ins w:id="255" w:author="Stefan Bjornander" w:date="2015-04-25T16:04:00Z">
        <w:r w:rsidRPr="00903DBA">
          <w:t>and</w:t>
        </w:r>
      </w:ins>
      <w:ins w:id="256" w:author="Stefan Bjornander" w:date="2015-04-25T14:54:00Z">
        <w:r w:rsidRPr="00903DBA">
          <w:t xml:space="preserve"> function ha</w:t>
        </w:r>
      </w:ins>
      <w:ins w:id="257" w:author="Stefan Bjornander" w:date="2015-04-25T16:04:00Z">
        <w:r w:rsidRPr="00903DBA">
          <w:t>ve</w:t>
        </w:r>
      </w:ins>
      <w:ins w:id="258" w:author="Stefan Bjornander" w:date="2015-04-25T14:54:00Z">
        <w:r w:rsidRPr="00903DBA">
          <w:t xml:space="preserve"> size zero. The size of an array is its size times the size of its type</w:t>
        </w:r>
      </w:ins>
      <w:ins w:id="259" w:author="Stefan Bjornander" w:date="2015-04-25T14:55:00Z">
        <w:r w:rsidRPr="00903DBA">
          <w:t xml:space="preserve">, the size of a struct is the sum of the sizes of its members, and the size of a union is the size of its </w:t>
        </w:r>
      </w:ins>
      <w:ins w:id="260" w:author="Stefan Bjornander" w:date="2015-04-25T16:04:00Z">
        <w:r w:rsidRPr="00903DBA">
          <w:t>largest</w:t>
        </w:r>
      </w:ins>
      <w:ins w:id="261" w:author="Stefan Bjornander" w:date="2015-04-25T14:55:00Z">
        <w:r w:rsidRPr="00903DBA">
          <w:t xml:space="preserve"> member. Not</w:t>
        </w:r>
      </w:ins>
      <w:ins w:id="262" w:author="Stefan Bjornander" w:date="2015-04-25T16:04:00Z">
        <w:r w:rsidRPr="00903DBA">
          <w:t>e</w:t>
        </w:r>
      </w:ins>
      <w:ins w:id="263"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lastRenderedPageBreak/>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64" w:author="Stefan Bjornander" w:date="2015-04-25T11:37:00Z">
        <w:r w:rsidRPr="00903DBA">
          <w:t xml:space="preserve">It is possible to define an array without </w:t>
        </w:r>
      </w:ins>
      <w:ins w:id="265" w:author="Stefan Bjornander" w:date="2015-04-25T11:38:00Z">
        <w:r w:rsidRPr="00903DBA">
          <w:rPr>
            <w:noProof/>
          </w:rPr>
          <w:t xml:space="preserve">stating its size, </w:t>
        </w:r>
      </w:ins>
      <w:ins w:id="266" w:author="Stefan Bjornander" w:date="2015-04-25T14:31:00Z">
        <w:r w:rsidRPr="00903DBA">
          <w:rPr>
            <w:noProof/>
          </w:rPr>
          <w:t>in which case the array is given the size zero. I</w:t>
        </w:r>
      </w:ins>
      <w:ins w:id="267" w:author="Stefan Bjornander" w:date="2015-04-25T11:38:00Z">
        <w:r w:rsidRPr="00903DBA">
          <w:rPr>
            <w:noProof/>
          </w:rPr>
          <w:t>n that case</w:t>
        </w:r>
      </w:ins>
      <w:ins w:id="268" w:author="Stefan Bjornander" w:date="2015-04-25T14:31:00Z">
        <w:r w:rsidRPr="00903DBA">
          <w:rPr>
            <w:noProof/>
          </w:rPr>
          <w:t>,</w:t>
        </w:r>
      </w:ins>
      <w:ins w:id="269" w:author="Stefan Bjornander" w:date="2015-04-25T11:38:00Z">
        <w:r w:rsidRPr="00903DBA">
          <w:rPr>
            <w:noProof/>
          </w:rPr>
          <w:t xml:space="preserve"> </w:t>
        </w:r>
      </w:ins>
      <w:ins w:id="270" w:author="Stefan Bjornander" w:date="2015-04-25T14:31:00Z">
        <w:r w:rsidRPr="00903DBA">
          <w:rPr>
            <w:noProof/>
          </w:rPr>
          <w:t>the</w:t>
        </w:r>
      </w:ins>
      <w:ins w:id="271" w:author="Stefan Bjornander" w:date="2015-04-25T11:38:00Z">
        <w:r w:rsidRPr="00903DBA">
          <w:rPr>
            <w:noProof/>
          </w:rPr>
          <w:t xml:space="preserve"> </w:t>
        </w:r>
      </w:ins>
      <w:ins w:id="272" w:author="Stefan Bjornander" w:date="2015-04-25T14:31:00Z">
        <w:r w:rsidRPr="00903DBA">
          <w:rPr>
            <w:noProof/>
          </w:rPr>
          <w:t xml:space="preserve">array </w:t>
        </w:r>
      </w:ins>
      <w:ins w:id="273" w:author="Stefan Bjornander" w:date="2015-04-25T11:38:00Z">
        <w:r w:rsidRPr="00903DBA">
          <w:rPr>
            <w:noProof/>
          </w:rPr>
          <w:t xml:space="preserve">size must be determined by the size of its initialization list. </w:t>
        </w:r>
      </w:ins>
      <w:ins w:id="274" w:author="Stefan Bjornander" w:date="2015-04-25T11:39:00Z">
        <w:r w:rsidRPr="00903DBA">
          <w:rPr>
            <w:noProof/>
          </w:rPr>
          <w:t xml:space="preserve">However, if the </w:t>
        </w:r>
      </w:ins>
      <w:ins w:id="275" w:author="Stefan Bjornander" w:date="2015-04-25T11:40:00Z">
        <w:r w:rsidRPr="00903DBA">
          <w:rPr>
            <w:noProof/>
          </w:rPr>
          <w:t xml:space="preserve">array </w:t>
        </w:r>
      </w:ins>
      <w:ins w:id="276" w:author="Stefan Bjornander" w:date="2015-04-25T11:39:00Z">
        <w:r w:rsidRPr="00903DBA">
          <w:rPr>
            <w:noProof/>
          </w:rPr>
          <w:t xml:space="preserve">definition </w:t>
        </w:r>
      </w:ins>
      <w:ins w:id="277" w:author="Stefan Bjornander" w:date="2015-04-25T11:40:00Z">
        <w:r w:rsidRPr="00903DBA">
          <w:rPr>
            <w:noProof/>
          </w:rPr>
          <w:t>lacks</w:t>
        </w:r>
      </w:ins>
      <w:ins w:id="278" w:author="Stefan Bjornander" w:date="2015-04-25T11:39:00Z">
        <w:r w:rsidRPr="00903DBA">
          <w:rPr>
            <w:noProof/>
          </w:rPr>
          <w:t xml:space="preserve"> an initialization list</w:t>
        </w:r>
      </w:ins>
      <w:ins w:id="279" w:author="Stefan Bjornander" w:date="2015-04-25T11:40:00Z">
        <w:r w:rsidRPr="00903DBA">
          <w:rPr>
            <w:noProof/>
          </w:rPr>
          <w:t xml:space="preserve">, the array </w:t>
        </w:r>
      </w:ins>
      <w:ins w:id="280" w:author="Stefan Bjornander" w:date="2015-04-25T14:31:00Z">
        <w:r w:rsidRPr="00903DBA">
          <w:rPr>
            <w:noProof/>
          </w:rPr>
          <w:t xml:space="preserve">keeps the size zero and is considered </w:t>
        </w:r>
      </w:ins>
      <w:ins w:id="281" w:author="Stefan Bjornander" w:date="2015-04-25T11:40:00Z">
        <w:r w:rsidRPr="00903DBA">
          <w:rPr>
            <w:noProof/>
          </w:rPr>
          <w:t>incomplete</w:t>
        </w:r>
      </w:ins>
      <w:ins w:id="282" w:author="Stefan Bjornander" w:date="2015-04-25T11:39:00Z">
        <w:r w:rsidRPr="00903DBA">
          <w:rPr>
            <w:noProof/>
          </w:rPr>
          <w:t>.</w:t>
        </w:r>
      </w:ins>
      <w:ins w:id="283" w:author="Stefan Bjornander" w:date="2015-04-25T14:30:00Z">
        <w:r w:rsidRPr="00903DBA">
          <w:rPr>
            <w:noProof/>
          </w:rPr>
          <w:t xml:space="preserve"> In the same</w:t>
        </w:r>
      </w:ins>
      <w:ins w:id="284" w:author="Stefan Bjornander" w:date="2015-04-25T14:33:00Z">
        <w:r w:rsidRPr="00903DBA">
          <w:rPr>
            <w:noProof/>
          </w:rPr>
          <w:t xml:space="preserve"> way</w:t>
        </w:r>
      </w:ins>
      <w:ins w:id="285" w:author="Stefan Bjornander" w:date="2015-04-25T14:30:00Z">
        <w:r w:rsidRPr="00903DBA">
          <w:rPr>
            <w:noProof/>
          </w:rPr>
          <w:t xml:space="preserve">, it is possible to define only the </w:t>
        </w:r>
      </w:ins>
      <w:ins w:id="286" w:author="Stefan Bjornander" w:date="2015-04-25T14:32:00Z">
        <w:r w:rsidRPr="00903DBA">
          <w:rPr>
            <w:noProof/>
          </w:rPr>
          <w:t>n</w:t>
        </w:r>
      </w:ins>
      <w:ins w:id="287" w:author="Stefan Bjornander" w:date="2015-04-25T14:33:00Z">
        <w:r w:rsidRPr="00903DBA">
          <w:rPr>
            <w:noProof/>
          </w:rPr>
          <w:t>ame tag</w:t>
        </w:r>
      </w:ins>
      <w:ins w:id="288" w:author="Stefan Bjornander" w:date="2015-04-25T14:30:00Z">
        <w:r w:rsidRPr="00903DBA">
          <w:rPr>
            <w:noProof/>
          </w:rPr>
          <w:t xml:space="preserve"> of a struct</w:t>
        </w:r>
      </w:ins>
      <w:ins w:id="289" w:author="Stefan Bjornander" w:date="2015-04-25T14:33:00Z">
        <w:r w:rsidRPr="00903DBA">
          <w:rPr>
            <w:noProof/>
          </w:rPr>
          <w:t xml:space="preserve"> or union</w:t>
        </w:r>
      </w:ins>
      <w:ins w:id="290" w:author="Stefan Bjornander" w:date="2015-04-25T14:30:00Z">
        <w:r w:rsidRPr="00903DBA">
          <w:rPr>
            <w:noProof/>
          </w:rPr>
          <w:t xml:space="preserve">, with its </w:t>
        </w:r>
      </w:ins>
      <w:ins w:id="291" w:author="Stefan Bjornander" w:date="2015-04-25T14:33:00Z">
        <w:r w:rsidRPr="00903DBA">
          <w:rPr>
            <w:noProof/>
          </w:rPr>
          <w:t xml:space="preserve">member </w:t>
        </w:r>
      </w:ins>
      <w:r w:rsidRPr="00903DBA">
        <w:rPr>
          <w:noProof/>
        </w:rPr>
        <w:t>map</w:t>
      </w:r>
      <w:ins w:id="292" w:author="Stefan Bjornander" w:date="2015-04-25T14:33:00Z">
        <w:r w:rsidRPr="00903DBA">
          <w:rPr>
            <w:noProof/>
          </w:rPr>
          <w:t xml:space="preserve"> </w:t>
        </w:r>
      </w:ins>
      <w:ins w:id="293" w:author="Stefan Bjornander" w:date="2015-04-25T14:30:00Z">
        <w:r w:rsidRPr="00903DBA">
          <w:rPr>
            <w:noProof/>
          </w:rPr>
          <w:t xml:space="preserve">to be defined later. </w:t>
        </w:r>
      </w:ins>
      <w:ins w:id="294" w:author="Stefan Bjornander" w:date="2015-04-25T14:32:00Z">
        <w:r w:rsidRPr="00903DBA">
          <w:rPr>
            <w:noProof/>
          </w:rPr>
          <w:t xml:space="preserve">In that case, the member </w:t>
        </w:r>
      </w:ins>
      <w:r w:rsidRPr="00903DBA">
        <w:rPr>
          <w:noProof/>
        </w:rPr>
        <w:t>map</w:t>
      </w:r>
      <w:ins w:id="295" w:author="Stefan Bjornander" w:date="2015-04-25T14:32:00Z">
        <w:r w:rsidRPr="00903DBA">
          <w:rPr>
            <w:noProof/>
          </w:rPr>
          <w:t xml:space="preserve"> is given the value null, which is keep if the </w:t>
        </w:r>
      </w:ins>
      <w:ins w:id="296" w:author="Stefan Bjornander" w:date="2015-04-25T14:33:00Z">
        <w:r w:rsidRPr="00903DBA">
          <w:rPr>
            <w:noProof/>
          </w:rPr>
          <w:t xml:space="preserve">member </w:t>
        </w:r>
      </w:ins>
      <w:r w:rsidRPr="00903DBA">
        <w:rPr>
          <w:noProof/>
        </w:rPr>
        <w:t>map</w:t>
      </w:r>
      <w:ins w:id="297" w:author="Stefan Bjornander" w:date="2015-04-25T14:33:00Z">
        <w:r w:rsidRPr="00903DBA">
          <w:rPr>
            <w:noProof/>
          </w:rPr>
          <w:t xml:space="preserve"> is n</w:t>
        </w:r>
      </w:ins>
      <w:r w:rsidRPr="00903DBA">
        <w:rPr>
          <w:noProof/>
        </w:rPr>
        <w:t>ot</w:t>
      </w:r>
      <w:ins w:id="298" w:author="Stefan Bjornander" w:date="2015-04-25T14:33:00Z">
        <w:r w:rsidRPr="00903DBA">
          <w:rPr>
            <w:noProof/>
          </w:rPr>
          <w:t xml:space="preserve"> defined, and the </w:t>
        </w:r>
        <w:r w:rsidRPr="00903DBA">
          <w:rPr>
            <w:noProof/>
          </w:rPr>
          <w:lastRenderedPageBreak/>
          <w:t>struct or union is consider incomplete.</w:t>
        </w:r>
      </w:ins>
      <w:ins w:id="299"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00"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01" w:author="Stefan Bjornander" w:date="2015-04-25T10:27:00Z">
          <w:pPr>
            <w:pStyle w:val="Rubrik3"/>
          </w:pPr>
        </w:pPrChange>
      </w:pPr>
      <w:ins w:id="302" w:author="Stefan Bjornander" w:date="2015-04-25T10:30:00Z">
        <w:r w:rsidRPr="00903DBA">
          <w:t xml:space="preserve">The idea of the volatile </w:t>
        </w:r>
      </w:ins>
      <w:ins w:id="303" w:author="Stefan Bjornander" w:date="2015-04-25T10:31:00Z">
        <w:r w:rsidRPr="00903DBA">
          <w:t xml:space="preserve">qualifier is to </w:t>
        </w:r>
      </w:ins>
      <w:ins w:id="304" w:author="Stefan Bjornander" w:date="2015-04-25T10:30:00Z">
        <w:r w:rsidRPr="00903DBA">
          <w:t xml:space="preserve">prevent optimization, and since this book </w:t>
        </w:r>
      </w:ins>
      <w:ins w:id="305" w:author="Stefan Bjornander" w:date="2015-04-25T10:31:00Z">
        <w:r w:rsidRPr="00903DBA">
          <w:t>is focused on optimization techniques</w:t>
        </w:r>
      </w:ins>
      <w:r w:rsidR="001832E0" w:rsidRPr="00903DBA">
        <w:t>,</w:t>
      </w:r>
      <w:ins w:id="306" w:author="Stefan Bjornander" w:date="2015-04-25T10:31:00Z">
        <w:r w:rsidRPr="00903DBA">
          <w:t xml:space="preserve"> we have no real use for the volatile </w:t>
        </w:r>
      </w:ins>
      <w:r w:rsidRPr="00903DBA">
        <w:t>qualifier</w:t>
      </w:r>
      <w:ins w:id="307" w:author="Stefan Bjornander" w:date="2015-04-25T10:31:00Z">
        <w:r w:rsidRPr="00903DBA">
          <w:t xml:space="preserve">. However, for the sake of </w:t>
        </w:r>
      </w:ins>
      <w:r w:rsidRPr="00903DBA">
        <w:t>completeness</w:t>
      </w:r>
      <w:ins w:id="308" w:author="Stefan Bjornander" w:date="2015-04-25T10:31:00Z">
        <w:r w:rsidRPr="00903DBA">
          <w:t xml:space="preserve"> we include the </w:t>
        </w:r>
        <w:r w:rsidRPr="00903DBA">
          <w:rPr>
            <w:rStyle w:val="KeyWord0"/>
            <w:rPrChange w:id="309" w:author="Stefan Bjornander" w:date="2015-04-25T10:32:00Z">
              <w:rPr>
                <w:rStyle w:val="CodeInText"/>
              </w:rPr>
            </w:rPrChange>
          </w:rPr>
          <w:t>m_volatile</w:t>
        </w:r>
        <w:r w:rsidRPr="00903DBA">
          <w:t xml:space="preserve"> field in the </w:t>
        </w:r>
        <w:r w:rsidRPr="00903DBA">
          <w:rPr>
            <w:rStyle w:val="KeyWord0"/>
            <w:rPrChange w:id="310"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11" w:author="Stefan Bjornander" w:date="2015-04-25T10:28:00Z">
        <w:r w:rsidRPr="00903DBA">
          <w:t xml:space="preserve"> type is constant if its field </w:t>
        </w:r>
        <w:r w:rsidRPr="00903DBA">
          <w:rPr>
            <w:rStyle w:val="KeyWord0"/>
            <w:rPrChange w:id="312" w:author="Stefan Bjornander" w:date="2015-04-25T10:28:00Z">
              <w:rPr>
                <w:rStyle w:val="CodeInText"/>
              </w:rPr>
            </w:rPrChange>
          </w:rPr>
          <w:t>m_constant</w:t>
        </w:r>
        <w:r w:rsidRPr="00903DBA">
          <w:t xml:space="preserve"> is true. However, </w:t>
        </w:r>
      </w:ins>
      <w:r w:rsidRPr="00903DBA">
        <w:t>a</w:t>
      </w:r>
      <w:ins w:id="313" w:author="Stefan Bjornander" w:date="2015-04-25T10:28:00Z">
        <w:r w:rsidRPr="00903DBA">
          <w:t xml:space="preserve"> struct or union is </w:t>
        </w:r>
      </w:ins>
      <w:r w:rsidR="00D96162" w:rsidRPr="00903DBA">
        <w:t>c</w:t>
      </w:r>
      <w:ins w:id="314" w:author="Stefan Bjornander" w:date="2015-04-25T10:29:00Z">
        <w:r w:rsidRPr="00903DBA">
          <w:t>onstant</w:t>
        </w:r>
      </w:ins>
      <w:ins w:id="315" w:author="Stefan Bjornander" w:date="2015-04-25T10:28:00Z">
        <w:r w:rsidRPr="00903DBA">
          <w:t xml:space="preserve"> if </w:t>
        </w:r>
      </w:ins>
      <w:ins w:id="316"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17" w:author="Stefan Bjornander" w:date="2015-04-25T10:29:00Z">
        <w:r w:rsidRPr="00903DBA">
          <w:t xml:space="preserve"> </w:t>
        </w:r>
      </w:ins>
      <w:r w:rsidR="00C04FC7" w:rsidRPr="00903DBA">
        <w:t xml:space="preserve">if </w:t>
      </w:r>
      <w:ins w:id="318" w:author="Stefan Bjornander" w:date="2015-04-25T10:29:00Z">
        <w:r w:rsidRPr="00903DBA">
          <w:t>is any of its members if (</w:t>
        </w:r>
      </w:ins>
      <w:ins w:id="319" w:author="Stefan Bjornander" w:date="2015-04-25T10:30:00Z">
        <w:r w:rsidRPr="00903DBA">
          <w:t>recursively</w:t>
        </w:r>
      </w:ins>
      <w:ins w:id="320" w:author="Stefan Bjornander" w:date="2015-04-25T10:29:00Z">
        <w:r w:rsidRPr="00903DBA">
          <w:t>)</w:t>
        </w:r>
      </w:ins>
      <w:ins w:id="321"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lastRenderedPageBreak/>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22" w:author="Stefan Bjornander" w:date="2015-04-25T14:35:00Z">
        <w:r w:rsidRPr="00903DBA">
          <w:t>Two pointer</w:t>
        </w:r>
      </w:ins>
      <w:r w:rsidRPr="00903DBA">
        <w:rPr>
          <w:noProof/>
        </w:rPr>
        <w:t>s</w:t>
      </w:r>
      <w:ins w:id="323" w:author="Stefan Bjornander" w:date="2015-04-25T14:35:00Z">
        <w:r w:rsidRPr="00903DBA">
          <w:rPr>
            <w:noProof/>
          </w:rPr>
          <w:t xml:space="preserve"> are </w:t>
        </w:r>
      </w:ins>
      <w:r w:rsidRPr="00903DBA">
        <w:rPr>
          <w:noProof/>
        </w:rPr>
        <w:t xml:space="preserve">considered to be </w:t>
      </w:r>
      <w:ins w:id="324" w:author="Stefan Bjornander" w:date="2015-04-25T14:35:00Z">
        <w:r w:rsidRPr="00903DBA">
          <w:rPr>
            <w:noProof/>
          </w:rPr>
          <w:t>equal if the type</w:t>
        </w:r>
      </w:ins>
      <w:r w:rsidRPr="00903DBA">
        <w:rPr>
          <w:noProof/>
        </w:rPr>
        <w:t>s</w:t>
      </w:r>
      <w:ins w:id="325"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26" w:author="Stefan Bjornander" w:date="2015-04-25T14:56:00Z">
        <w:r w:rsidRPr="00903DBA">
          <w:rPr>
            <w:noProof/>
          </w:rPr>
          <w:t xml:space="preserve">wo arrays are </w:t>
        </w:r>
      </w:ins>
      <w:r w:rsidRPr="00903DBA">
        <w:rPr>
          <w:noProof/>
        </w:rPr>
        <w:t xml:space="preserve">equal </w:t>
      </w:r>
      <w:ins w:id="327" w:author="Stefan Bjornander" w:date="2015-04-25T17:26:00Z">
        <w:r w:rsidRPr="00903DBA">
          <w:rPr>
            <w:noProof/>
          </w:rPr>
          <w:t>if</w:t>
        </w:r>
      </w:ins>
      <w:r w:rsidRPr="00903DBA">
        <w:rPr>
          <w:noProof/>
        </w:rPr>
        <w:t xml:space="preserve"> </w:t>
      </w:r>
      <w:ins w:id="328"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29" w:author="Stefan Bjornander" w:date="2015-04-25T14:58:00Z">
        <w:r w:rsidRPr="00903DBA">
          <w:rPr>
            <w:noProof/>
          </w:rPr>
          <w:t>Two struct</w:t>
        </w:r>
      </w:ins>
      <w:ins w:id="330" w:author="Stefan Bjornander" w:date="2015-04-25T16:07:00Z">
        <w:r w:rsidRPr="00903DBA">
          <w:rPr>
            <w:noProof/>
          </w:rPr>
          <w:t>s</w:t>
        </w:r>
      </w:ins>
      <w:ins w:id="331" w:author="Stefan Bjornander" w:date="2015-04-25T14:58:00Z">
        <w:r w:rsidRPr="00903DBA">
          <w:rPr>
            <w:noProof/>
          </w:rPr>
          <w:t xml:space="preserve"> or unions are equals if </w:t>
        </w:r>
      </w:ins>
      <w:ins w:id="332" w:author="Stefan Bjornander" w:date="2015-04-25T16:06:00Z">
        <w:r w:rsidRPr="00903DBA">
          <w:rPr>
            <w:noProof/>
          </w:rPr>
          <w:t xml:space="preserve">they both are incomplete </w:t>
        </w:r>
      </w:ins>
      <w:r w:rsidRPr="00903DBA">
        <w:rPr>
          <w:noProof/>
        </w:rPr>
        <w:t xml:space="preserve">(their member maps are null) </w:t>
      </w:r>
      <w:ins w:id="333" w:author="Stefan Bjornander" w:date="2015-04-25T16:06:00Z">
        <w:r w:rsidRPr="00903DBA">
          <w:rPr>
            <w:noProof/>
          </w:rPr>
          <w:t xml:space="preserve">or if </w:t>
        </w:r>
      </w:ins>
      <w:ins w:id="334" w:author="Stefan Bjornander" w:date="2015-04-25T14:58:00Z">
        <w:r w:rsidRPr="00903DBA">
          <w:rPr>
            <w:noProof/>
          </w:rPr>
          <w:t xml:space="preserve">their member </w:t>
        </w:r>
      </w:ins>
      <w:r w:rsidRPr="00903DBA">
        <w:rPr>
          <w:noProof/>
        </w:rPr>
        <w:t>maps</w:t>
      </w:r>
      <w:ins w:id="335" w:author="Stefan Bjornander" w:date="2015-04-25T14:58:00Z">
        <w:r w:rsidRPr="00903DBA">
          <w:rPr>
            <w:noProof/>
          </w:rPr>
          <w:t xml:space="preserve"> are equal</w:t>
        </w:r>
      </w:ins>
      <w:ins w:id="336" w:author="Stefan Bjornander" w:date="2015-04-25T16:07:00Z">
        <w:r w:rsidRPr="00903DBA">
          <w:rPr>
            <w:noProof/>
          </w:rPr>
          <w:t>. N</w:t>
        </w:r>
      </w:ins>
      <w:ins w:id="337" w:author="Stefan Bjornander" w:date="2015-04-25T16:05:00Z">
        <w:r w:rsidRPr="00903DBA">
          <w:rPr>
            <w:noProof/>
          </w:rPr>
          <w:t xml:space="preserve">ote that they </w:t>
        </w:r>
      </w:ins>
      <w:r w:rsidRPr="00903DBA">
        <w:rPr>
          <w:noProof/>
        </w:rPr>
        <w:t xml:space="preserve">must not only </w:t>
      </w:r>
      <w:ins w:id="338" w:author="Stefan Bjornander" w:date="2015-04-25T16:06:00Z">
        <w:r w:rsidRPr="00903DBA">
          <w:rPr>
            <w:noProof/>
          </w:rPr>
          <w:t>have the same members, the</w:t>
        </w:r>
      </w:ins>
      <w:r w:rsidRPr="00903DBA">
        <w:rPr>
          <w:noProof/>
        </w:rPr>
        <w:t xml:space="preserve"> members</w:t>
      </w:r>
      <w:ins w:id="339" w:author="Stefan Bjornander" w:date="2015-04-25T16:06:00Z">
        <w:r w:rsidRPr="00903DBA">
          <w:rPr>
            <w:noProof/>
          </w:rPr>
          <w:t xml:space="preserve"> </w:t>
        </w:r>
      </w:ins>
      <w:r w:rsidRPr="00903DBA">
        <w:rPr>
          <w:noProof/>
        </w:rPr>
        <w:t xml:space="preserve">must also appear in the </w:t>
      </w:r>
      <w:ins w:id="340"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41"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lastRenderedPageBreak/>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lastRenderedPageBreak/>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lastRenderedPageBreak/>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42" w:name="_Toc57656045"/>
      <w:r w:rsidRPr="00903DBA">
        <w:t>Type Size</w:t>
      </w:r>
      <w:bookmarkEnd w:id="3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lastRenderedPageBreak/>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lastRenderedPageBreak/>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lastRenderedPageBreak/>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43" w:name="_Toc57656046"/>
      <w:r w:rsidRPr="00903DBA">
        <w:t>Type Cast</w:t>
      </w:r>
      <w:bookmarkEnd w:id="3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lastRenderedPageBreak/>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6705349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3C2111" w:rsidRPr="00903DBA">
        <w:rPr>
          <w:highlight w:val="white"/>
        </w:rPr>
        <w:t>true set and false set of the expression’s symbol.</w:t>
      </w:r>
      <w:r w:rsidR="009035F4" w:rsidRPr="00903DBA">
        <w:rPr>
          <w:highlight w:val="white"/>
        </w:rPr>
        <w:t xml:space="preserve"> </w:t>
      </w:r>
    </w:p>
    <w:p w14:paraId="5227461D" w14:textId="2512C3D1" w:rsidR="008B3771" w:rsidRPr="00903DBA" w:rsidRDefault="003C2111" w:rsidP="008B3771">
      <w:pPr>
        <w:rPr>
          <w:highlight w:val="white"/>
        </w:rPr>
      </w:pPr>
      <w:r w:rsidRPr="00903DBA">
        <w:rPr>
          <w:highlight w:val="white"/>
        </w:rPr>
        <w:t xml:space="preserve">The true set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6FF16153" w:rsidR="00494193" w:rsidRPr="00903DBA" w:rsidRDefault="00B17737" w:rsidP="004D0556">
      <w:pPr>
        <w:rPr>
          <w:highlight w:val="white"/>
        </w:rPr>
      </w:pPr>
      <w:r w:rsidRPr="00903DBA">
        <w:rPr>
          <w:highlight w:val="white"/>
        </w:rPr>
        <w:lastRenderedPageBreak/>
        <w:t>We backpatch t</w:t>
      </w:r>
      <w:r w:rsidR="004D0556" w:rsidRPr="00903DBA">
        <w:rPr>
          <w:highlight w:val="white"/>
        </w:rPr>
        <w:t xml:space="preserve">he true set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3A26AC06" w:rsidR="00494193" w:rsidRPr="00903DBA" w:rsidRDefault="003951F5" w:rsidP="003951F5">
      <w:pPr>
        <w:rPr>
          <w:highlight w:val="white"/>
        </w:rPr>
      </w:pPr>
      <w:r w:rsidRPr="00903DBA">
        <w:rPr>
          <w:highlight w:val="white"/>
        </w:rPr>
        <w:t>In the middle of backpatching of the true set and false set,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242FA39C" w:rsidR="00494193" w:rsidRPr="00903DBA" w:rsidRDefault="00494193" w:rsidP="00FF10D8">
      <w:pPr>
        <w:pStyle w:val="Code"/>
        <w:rPr>
          <w:highlight w:val="white"/>
        </w:rPr>
      </w:pPr>
      <w:r w:rsidRPr="00903DBA">
        <w:rPr>
          <w:highlight w:val="white"/>
        </w:rPr>
        <w:t xml:space="preserve">        longList.Add(new MiddleCode(MiddleOperator.Goto, </w:t>
      </w:r>
      <w:r w:rsidR="00176EBA" w:rsidRPr="00903DBA">
        <w:rPr>
          <w:highlight w:val="white"/>
        </w:rPr>
        <w:t>target</w:t>
      </w:r>
      <w:r w:rsidRPr="00903DBA">
        <w:rPr>
          <w:highlight w:val="white"/>
        </w:rPr>
        <w:t>Code));</w:t>
      </w:r>
    </w:p>
    <w:p w14:paraId="2541DC5B" w14:textId="48152883" w:rsidR="004D0556" w:rsidRPr="00903DBA" w:rsidRDefault="00B17737" w:rsidP="004D0556">
      <w:pPr>
        <w:rPr>
          <w:highlight w:val="white"/>
        </w:rPr>
      </w:pPr>
      <w:r w:rsidRPr="00903DBA">
        <w:rPr>
          <w:highlight w:val="white"/>
        </w:rPr>
        <w:t xml:space="preserve">We backpatch the </w:t>
      </w:r>
      <w:r w:rsidR="00BE5B29" w:rsidRPr="00903DBA">
        <w:rPr>
          <w:highlight w:val="white"/>
        </w:rPr>
        <w:t>false</w:t>
      </w:r>
      <w:r w:rsidRPr="00903DBA">
        <w:rPr>
          <w:highlight w:val="white"/>
        </w:rPr>
        <w:t xml:space="preserve"> set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735AA76E" w:rsidR="00494193" w:rsidRPr="00903DBA" w:rsidRDefault="00BA2B97" w:rsidP="00BA2B97">
      <w:pPr>
        <w:rPr>
          <w:highlight w:val="white"/>
        </w:rPr>
      </w:pPr>
      <w:r w:rsidRPr="00903DBA">
        <w:rPr>
          <w:highlight w:val="white"/>
        </w:rPr>
        <w:t>We backpatch the true set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3E8F8944"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in the middle of backpatching of the true set and false set,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31F72A99" w:rsidR="00494193" w:rsidRPr="00903DBA" w:rsidRDefault="00494193" w:rsidP="00FF10D8">
      <w:pPr>
        <w:pStyle w:val="Code"/>
        <w:rPr>
          <w:highlight w:val="white"/>
        </w:rPr>
      </w:pPr>
      <w:r w:rsidRPr="00903DBA">
        <w:rPr>
          <w:highlight w:val="white"/>
        </w:rPr>
        <w:t xml:space="preserve">        longList.Add(new MiddleCode(MiddleOperator.Goto, </w:t>
      </w:r>
      <w:r w:rsidR="00BE5B29" w:rsidRPr="00903DBA">
        <w:rPr>
          <w:highlight w:val="white"/>
        </w:rPr>
        <w:t>target</w:t>
      </w:r>
      <w:r w:rsidRPr="00903DBA">
        <w:rPr>
          <w:highlight w:val="white"/>
        </w:rPr>
        <w:t>Code));</w:t>
      </w:r>
    </w:p>
    <w:p w14:paraId="10794529" w14:textId="77777777" w:rsidR="00B17737" w:rsidRPr="00903DBA" w:rsidRDefault="00B17737" w:rsidP="00B17737">
      <w:pPr>
        <w:rPr>
          <w:highlight w:val="white"/>
        </w:rPr>
      </w:pPr>
      <w:r w:rsidRPr="00903DBA">
        <w:rPr>
          <w:highlight w:val="white"/>
        </w:rPr>
        <w:t>We backpatch the true set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54DDFC62"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of the source expression is non-zero, and generate a true set and a false set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lastRenderedPageBreak/>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573D8DDA"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ion to the true 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1D86EC89"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false set.</w:t>
      </w:r>
    </w:p>
    <w:p w14:paraId="1012DC2A" w14:textId="77777777" w:rsidR="00494193" w:rsidRPr="00903DBA" w:rsidRDefault="00494193" w:rsidP="00FF10D8">
      <w:pPr>
        <w:pStyle w:val="Code"/>
        <w:rPr>
          <w:highlight w:val="white"/>
        </w:rPr>
      </w:pPr>
      <w:r w:rsidRPr="00903DBA">
        <w:rPr>
          <w:highlight w:val="white"/>
        </w:rPr>
        <w:t xml:space="preserve">        MiddleCode gotoCode = new MiddleCode(MiddleOperator.Goto);</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678E91E8" w:rsidR="00494193" w:rsidRPr="00903DBA" w:rsidRDefault="003302FD" w:rsidP="003302FD">
      <w:pPr>
        <w:rPr>
          <w:highlight w:val="white"/>
        </w:rPr>
      </w:pPr>
      <w:r w:rsidRPr="00903DBA">
        <w:rPr>
          <w:highlight w:val="white"/>
        </w:rPr>
        <w:t xml:space="preserve">Finally, the target symbol holds the </w:t>
      </w:r>
      <w:r w:rsidR="00587E43" w:rsidRPr="00903DBA">
        <w:rPr>
          <w:highlight w:val="white"/>
        </w:rPr>
        <w:t>true</w:t>
      </w:r>
      <w:r w:rsidRPr="00903DBA">
        <w:rPr>
          <w:highlight w:val="white"/>
        </w:rPr>
        <w:t xml:space="preserve"> set and false set.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lastRenderedPageBreak/>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lastRenderedPageBreak/>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44" w:name="_Toc57656047"/>
      <w:r w:rsidRPr="00903DBA">
        <w:t>Type Promotion</w:t>
      </w:r>
      <w:bookmarkEnd w:id="344"/>
    </w:p>
    <w:p w14:paraId="711F3ADD" w14:textId="77777777" w:rsidR="00BB78E9" w:rsidRPr="00903DBA" w:rsidRDefault="00BB78E9" w:rsidP="00BB78E9">
      <w:r w:rsidRPr="00903DBA">
        <w:t xml:space="preserve">Type promotion is the process of converting the “smaller” type to the “larger” type in a binary expression. For instance, in the expression below, the integer </w:t>
      </w:r>
      <w:r w:rsidRPr="00903DBA">
        <w:rPr>
          <w:rStyle w:val="CodeInText0"/>
        </w:rPr>
        <w:t>i</w:t>
      </w:r>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BB78E9">
      <w:r w:rsidRPr="00903DBA">
        <w:t xml:space="preserve">Below is a table holding the relations of the types. Note that </w:t>
      </w:r>
      <w:r w:rsidRPr="00903DBA">
        <w:rPr>
          <w:rStyle w:val="CodeInText0"/>
        </w:rPr>
        <w:t>float</w:t>
      </w:r>
      <w:r w:rsidRPr="00903DBA">
        <w:t xml:space="preserve"> is considered to be larger than </w:t>
      </w:r>
      <w:r w:rsidRPr="00903DBA">
        <w:rPr>
          <w:rStyle w:val="CodeInText0"/>
        </w:rPr>
        <w:t>long</w:t>
      </w:r>
      <w:r w:rsidRPr="00903DBA">
        <w:t>, even</w:t>
      </w:r>
      <w:r w:rsidR="00BA59CE" w:rsidRPr="00903DBA">
        <w:t xml:space="preserve"> if </w:t>
      </w:r>
      <w:r w:rsidRPr="00903DBA">
        <w:t xml:space="preserve">they have the same size. </w:t>
      </w:r>
      <w:r w:rsidR="00BA59CE" w:rsidRPr="00903DBA">
        <w:t xml:space="preserve">In the same way, </w:t>
      </w:r>
      <w:r w:rsidRPr="00903DBA">
        <w:rPr>
          <w:rStyle w:val="CodeInText0"/>
        </w:rPr>
        <w:t>short</w:t>
      </w:r>
      <w:r w:rsidRPr="00903DBA">
        <w:t xml:space="preserve"> </w:t>
      </w:r>
      <w:r w:rsidR="00BA59CE" w:rsidRPr="00903DBA">
        <w:t xml:space="preserve">is considered to the larger than </w:t>
      </w:r>
      <w:r w:rsidRPr="00903DBA">
        <w:rPr>
          <w:rStyle w:val="CodeInText0"/>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BB78E9">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903DBA">
        <w:rPr>
          <w:rStyle w:val="CodeInText0"/>
        </w:rPr>
        <w:t>void</w:t>
      </w:r>
      <w:r w:rsidR="00C17E06" w:rsidRPr="00903DBA">
        <w:t xml:space="preserve"> type. Instead, </w:t>
      </w:r>
      <w:r w:rsidR="00C17E06" w:rsidRPr="00903DBA">
        <w:rPr>
          <w:rStyle w:val="CodeInText0"/>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lastRenderedPageBreak/>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45" w:name="_Ref54016854"/>
      <w:bookmarkStart w:id="346" w:name="_Toc57656048"/>
      <w:r w:rsidRPr="00903DBA">
        <w:lastRenderedPageBreak/>
        <w:t>Constant Expression</w:t>
      </w:r>
      <w:bookmarkEnd w:id="345"/>
      <w:bookmarkEnd w:id="346"/>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44A59011"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true set or the false set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48205E46"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true set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47" w:name="_Toc57656049"/>
      <w:r w:rsidRPr="00903DBA">
        <w:rPr>
          <w:highlight w:val="white"/>
        </w:rPr>
        <w:t>Relation Expressions</w:t>
      </w:r>
      <w:bookmarkEnd w:id="347"/>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77777777" w:rsidR="00CD295E" w:rsidRPr="00903DBA" w:rsidRDefault="00CD295E" w:rsidP="005926A0">
      <w:pPr>
        <w:pStyle w:val="Code"/>
        <w:rPr>
          <w:highlight w:val="white"/>
        </w:rPr>
      </w:pPr>
      <w:r w:rsidRPr="00903DBA">
        <w:rPr>
          <w:highlight w:val="white"/>
        </w:rPr>
        <w:t xml:space="preserve">      MiddleCode jumpCode = new MiddleCode(MiddleOperator.Goto);</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07C034F"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true set of the </w:t>
      </w:r>
      <w:r w:rsidR="006A2A11" w:rsidRPr="00903DBA">
        <w:rPr>
          <w:highlight w:val="white"/>
        </w:rPr>
        <w:t>symbol</w:t>
      </w:r>
      <w:r w:rsidR="00E63C3A" w:rsidRPr="00903DBA">
        <w:rPr>
          <w:highlight w:val="white"/>
        </w:rPr>
        <w:t xml:space="preserve">, and if the value is false the jump set becomes the false set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FB9411D"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true set of false set,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5327E89D"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true set or false set,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9E72E88" w:rsidR="00987634" w:rsidRPr="00903DBA" w:rsidRDefault="002E4A5A" w:rsidP="00987634">
      <w:pPr>
        <w:rPr>
          <w:highlight w:val="white"/>
        </w:rPr>
      </w:pPr>
      <w:r w:rsidRPr="00903DBA">
        <w:rPr>
          <w:highlight w:val="white"/>
        </w:rPr>
        <w:lastRenderedPageBreak/>
        <w:t>We decide the value of the expression by looking at their tr</w:t>
      </w:r>
      <w:r w:rsidR="00165AF0" w:rsidRPr="00903DBA">
        <w:rPr>
          <w:highlight w:val="white"/>
        </w:rPr>
        <w:t>ue</w:t>
      </w:r>
      <w:r w:rsidRPr="00903DBA">
        <w:rPr>
          <w:highlight w:val="white"/>
        </w:rPr>
        <w:t xml:space="preserve"> sets. If the value is true, the unconditional </w:t>
      </w:r>
      <w:r w:rsidR="00987634" w:rsidRPr="00903DBA">
        <w:rPr>
          <w:highlight w:val="white"/>
        </w:rPr>
        <w:t>jump instruction is stored in its true set. Otherwise, the value is stored in the false set.</w:t>
      </w:r>
      <w:r w:rsidR="00164305" w:rsidRPr="00903DBA">
        <w:rPr>
          <w:highlight w:val="white"/>
        </w:rPr>
        <w:t xml:space="preserve"> In this way, we can conclude that the value is true if the true set is not empty, and false if the true set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6D0C9F27"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true set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7777777" w:rsidR="00B35B8D" w:rsidRPr="00903DBA" w:rsidRDefault="00B35B8D" w:rsidP="00B35B8D">
      <w:pPr>
        <w:rPr>
          <w:highlight w:val="white"/>
        </w:rPr>
      </w:pPr>
      <w:r w:rsidRPr="00903DBA">
        <w:rPr>
          <w:highlight w:val="white"/>
        </w:rPr>
        <w:t>The resulting symbol has a logical value. The jump set becomes its true set or false set,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48" w:name="_Toc57656050"/>
      <w:r w:rsidRPr="00903DBA">
        <w:rPr>
          <w:highlight w:val="white"/>
        </w:rPr>
        <w:t>Arithmetic Expressions</w:t>
      </w:r>
      <w:bookmarkEnd w:id="348"/>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809F6DB"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true set and false set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49" w:name="_Toc57656051"/>
      <w:r w:rsidRPr="00903DBA">
        <w:rPr>
          <w:highlight w:val="white"/>
        </w:rPr>
        <w:t xml:space="preserve">Constant </w:t>
      </w:r>
      <w:r w:rsidR="0080006D" w:rsidRPr="00903DBA">
        <w:rPr>
          <w:highlight w:val="white"/>
        </w:rPr>
        <w:t>Type Cast</w:t>
      </w:r>
      <w:bookmarkEnd w:id="349"/>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7CFB8C8C"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array, or pointer. We look into the true and false sets of the expression.</w:t>
      </w:r>
    </w:p>
    <w:p w14:paraId="4AE89BA8" w14:textId="37E99DD5" w:rsidR="00C02A94" w:rsidRPr="00903DBA" w:rsidRDefault="00C02A94" w:rsidP="00C93FDB">
      <w:pPr>
        <w:rPr>
          <w:highlight w:val="white"/>
        </w:rPr>
      </w:pPr>
      <w:r w:rsidRPr="00903DBA">
        <w:rPr>
          <w:highlight w:val="white"/>
        </w:rPr>
        <w:t xml:space="preserve">If the </w:t>
      </w:r>
      <w:r w:rsidR="0099109F" w:rsidRPr="00903DBA">
        <w:rPr>
          <w:highlight w:val="white"/>
        </w:rPr>
        <w:t xml:space="preserve">true set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false set, since we know that the </w:t>
      </w:r>
      <w:r w:rsidR="00787318" w:rsidRPr="00903DBA">
        <w:rPr>
          <w:highlight w:val="white"/>
        </w:rPr>
        <w:t>expression is constant, in which case one of the sets is always empty.</w:t>
      </w:r>
    </w:p>
    <w:p w14:paraId="6E4AC218" w14:textId="0CAE5A79" w:rsidR="00107FC7" w:rsidRPr="00903DBA" w:rsidRDefault="00107FC7" w:rsidP="00107FC7">
      <w:pPr>
        <w:rPr>
          <w:highlight w:val="white"/>
        </w:rPr>
      </w:pPr>
      <w:r w:rsidRPr="00903DBA">
        <w:rPr>
          <w:highlight w:val="white"/>
        </w:rPr>
        <w:t>If the true set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since the false set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6CE6727F"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jump set as its false set. If it not zero, we create the target symbol with the jump set as its true set.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77777777" w:rsidR="00EA70D8" w:rsidRPr="00903DBA" w:rsidRDefault="00EA70D8" w:rsidP="00EA70D8">
      <w:pPr>
        <w:pStyle w:val="Code"/>
        <w:rPr>
          <w:highlight w:val="white"/>
        </w:rPr>
      </w:pPr>
      <w:r w:rsidRPr="00903DBA">
        <w:rPr>
          <w:highlight w:val="white"/>
        </w:rPr>
        <w:t xml:space="preserve">        MiddleCode gotoCode = new MiddleCode(MiddleOperator.Goto);</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50" w:name="_Toc57656052"/>
      <w:r w:rsidRPr="00903DBA">
        <w:lastRenderedPageBreak/>
        <w:t xml:space="preserve">Static </w:t>
      </w:r>
      <w:r w:rsidR="00917F74" w:rsidRPr="00903DBA">
        <w:t xml:space="preserve">Address </w:t>
      </w:r>
      <w:r w:rsidRPr="00903DBA">
        <w:t>Expression</w:t>
      </w:r>
      <w:bookmarkEnd w:id="350"/>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r w:rsidRPr="00903DBA">
        <w:t>StaticValue.cs</w:t>
      </w:r>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r w:rsidRPr="00903DBA">
        <w:t>StaticAddress.cs</w:t>
      </w:r>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51" w:name="_Toc57656053"/>
      <w:r w:rsidRPr="00903DBA">
        <w:lastRenderedPageBreak/>
        <w:t>Initialization</w:t>
      </w:r>
      <w:bookmarkEnd w:id="351"/>
    </w:p>
    <w:p w14:paraId="3E8BC185" w14:textId="127E175B" w:rsidR="00CE2068" w:rsidRPr="00903DBA" w:rsidRDefault="00A5295F" w:rsidP="00A5295F">
      <w:r w:rsidRPr="00903DBA">
        <w:t xml:space="preserve">In C, it is possible to initialize simple and compound variables. Therefore, we need </w:t>
      </w:r>
      <w:ins w:id="352" w:author="Stefan Bjornander" w:date="2015-04-25T17:28:00Z">
        <w:r w:rsidRPr="00903DBA">
          <w:t xml:space="preserve">to check that </w:t>
        </w:r>
      </w:ins>
      <w:del w:id="353" w:author="Stefan Bjornander" w:date="2015-04-25T17:28:00Z">
        <w:r w:rsidRPr="00903DBA" w:rsidDel="00A35C17">
          <w:delText>a way to make sure</w:delText>
        </w:r>
      </w:del>
      <w:ins w:id="354" w:author="Stefan Bjornander" w:date="2015-04-25T17:27:00Z">
        <w:r w:rsidRPr="00903DBA">
          <w:t xml:space="preserve">the </w:t>
        </w:r>
      </w:ins>
      <w:r w:rsidRPr="00903DBA">
        <w:t xml:space="preserve">initialized </w:t>
      </w:r>
      <w:ins w:id="355"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If the variable type is a pointer to a (signed or unsigned) character and the initializator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56" w:author="Stefan Bjornander" w:date="2015-04-25T17:33:00Z"/>
        </w:rPr>
        <w:pPrChange w:id="357" w:author="Stefan Bjornander" w:date="2015-04-25T17:33:00Z">
          <w:pPr>
            <w:pStyle w:val="Code"/>
          </w:pPr>
        </w:pPrChange>
      </w:pPr>
      <w:bookmarkStart w:id="358" w:name="_Toc57656054"/>
      <w:r w:rsidRPr="00903DBA">
        <w:t>Auto</w:t>
      </w:r>
      <w:ins w:id="359" w:author="Stefan Bjornander" w:date="2015-04-25T17:33:00Z">
        <w:r w:rsidR="00A5295F" w:rsidRPr="00903DBA">
          <w:t xml:space="preserve"> </w:t>
        </w:r>
      </w:ins>
      <w:r w:rsidR="00A5295F" w:rsidRPr="00903DBA">
        <w:t>Initialization</w:t>
      </w:r>
      <w:bookmarkEnd w:id="358"/>
    </w:p>
    <w:p w14:paraId="53C92E22" w14:textId="3608C146" w:rsidR="00A5295F" w:rsidRPr="00903DBA" w:rsidRDefault="0083315B" w:rsidP="00A5295F">
      <w:r w:rsidRPr="00903DBA">
        <w:t>Auto</w:t>
      </w:r>
      <w:ins w:id="360" w:author="Stefan Bjornander" w:date="2015-04-25T17:33:00Z">
        <w:r w:rsidR="00A5295F" w:rsidRPr="00903DBA">
          <w:t xml:space="preserve"> </w:t>
        </w:r>
      </w:ins>
      <w:r w:rsidR="00A5295F" w:rsidRPr="00903DBA">
        <w:t>initialization</w:t>
      </w:r>
      <w:del w:id="361" w:author="Stefan Bjornander" w:date="2015-04-25T17:33:00Z">
        <w:r w:rsidR="00A5295F" w:rsidRPr="00903DBA" w:rsidDel="004F1667">
          <w:delText xml:space="preserve">  </w:delText>
        </w:r>
      </w:del>
      <w:ins w:id="362" w:author="Stefan Bjornander" w:date="2015-04-25T17:33:00Z">
        <w:r w:rsidR="00A5295F" w:rsidRPr="00903DBA">
          <w:t xml:space="preserve"> occurs when an auto or register </w:t>
        </w:r>
      </w:ins>
      <w:ins w:id="363" w:author="Stefan Bjornander" w:date="2015-04-25T17:34:00Z">
        <w:r w:rsidR="00A5295F" w:rsidRPr="00903DBA">
          <w:t xml:space="preserve">variable becomes </w:t>
        </w:r>
      </w:ins>
      <w:r w:rsidR="00A5295F" w:rsidRPr="00903DBA">
        <w:t>initialized</w:t>
      </w:r>
      <w:ins w:id="364" w:author="Stefan Bjornander" w:date="2015-04-25T17:34:00Z">
        <w:r w:rsidR="00A5295F" w:rsidRPr="00903DBA">
          <w:t xml:space="preserve">. Since the </w:t>
        </w:r>
      </w:ins>
      <w:r w:rsidR="00A5295F" w:rsidRPr="00903DBA">
        <w:t>initialization</w:t>
      </w:r>
      <w:ins w:id="365" w:author="Stefan Bjornander" w:date="2015-04-25T17:34:00Z">
        <w:r w:rsidR="00A5295F" w:rsidRPr="00903DBA">
          <w:t xml:space="preserve"> value can be non-</w:t>
        </w:r>
      </w:ins>
      <w:ins w:id="366" w:author="Stefan Bjornander" w:date="2015-04-25T17:46:00Z">
        <w:r w:rsidR="00A5295F" w:rsidRPr="00903DBA">
          <w:t>constant</w:t>
        </w:r>
      </w:ins>
      <w:ins w:id="367" w:author="Stefan Bjornander" w:date="2015-04-25T17:34:00Z">
        <w:r w:rsidR="00A5295F" w:rsidRPr="00903DBA">
          <w:t xml:space="preserve">, no memory block is created. Instead, </w:t>
        </w:r>
      </w:ins>
      <w:ins w:id="368" w:author="Stefan Bjornander" w:date="2015-04-25T17:46:00Z">
        <w:r w:rsidR="00A5295F" w:rsidRPr="00903DBA">
          <w:t>a se</w:t>
        </w:r>
      </w:ins>
      <w:r w:rsidR="00A5295F" w:rsidRPr="00903DBA">
        <w:t>quence</w:t>
      </w:r>
      <w:ins w:id="369" w:author="Stefan Bjornander" w:date="2015-04-25T17:46:00Z">
        <w:r w:rsidR="00A5295F" w:rsidRPr="00903DBA">
          <w:t xml:space="preserve"> of assign</w:t>
        </w:r>
      </w:ins>
      <w:r w:rsidR="00A5295F" w:rsidRPr="00903DBA">
        <w:t>ment</w:t>
      </w:r>
      <w:ins w:id="370" w:author="Stefan Bjornander" w:date="2015-04-25T17:46:00Z">
        <w:r w:rsidR="00A5295F" w:rsidRPr="00903DBA">
          <w:t xml:space="preserve"> instruction</w:t>
        </w:r>
      </w:ins>
      <w:ins w:id="371" w:author="Stefan Bjornander" w:date="2015-04-25T18:25:00Z">
        <w:r w:rsidR="00A5295F" w:rsidRPr="00903DBA">
          <w:t>s</w:t>
        </w:r>
      </w:ins>
      <w:ins w:id="372" w:author="Stefan Bjornander" w:date="2015-04-25T17:46:00Z">
        <w:r w:rsidR="00A5295F" w:rsidRPr="00903DBA">
          <w:t xml:space="preserve"> is added</w:t>
        </w:r>
      </w:ins>
      <w:r w:rsidR="00A5295F" w:rsidRPr="00903DBA">
        <w:t xml:space="preserve"> to the </w:t>
      </w:r>
      <w:ins w:id="373" w:author="Stefan Bjornander" w:date="2015-04-25T17:46:00Z">
        <w:r w:rsidR="00A5295F" w:rsidRPr="00903DBA">
          <w:t>mid</w:t>
        </w:r>
      </w:ins>
      <w:ins w:id="374" w:author="Stefan Bjornander" w:date="2015-04-25T18:25:00Z">
        <w:r w:rsidR="00A5295F" w:rsidRPr="00903DBA">
          <w:t>dle</w:t>
        </w:r>
      </w:ins>
      <w:ins w:id="375"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76" w:author="Stefan Bjornander" w:date="2015-04-25T17:29:00Z"/>
        </w:rPr>
        <w:pPrChange w:id="377" w:author="Stefan Bjornander" w:date="2015-04-25T17:29:00Z">
          <w:pPr>
            <w:pStyle w:val="Code"/>
          </w:pPr>
        </w:pPrChange>
      </w:pPr>
      <w:bookmarkStart w:id="378" w:name="_Toc57656055"/>
      <w:ins w:id="379" w:author="Stefan Bjornander" w:date="2015-04-25T17:28:00Z">
        <w:r w:rsidRPr="00903DBA">
          <w:t xml:space="preserve">Static </w:t>
        </w:r>
      </w:ins>
      <w:r w:rsidRPr="00903DBA">
        <w:t>Initialization</w:t>
      </w:r>
      <w:bookmarkEnd w:id="378"/>
    </w:p>
    <w:p w14:paraId="052D947E" w14:textId="77777777" w:rsidR="0083315B" w:rsidRPr="00903DBA" w:rsidRDefault="0083315B" w:rsidP="0083315B">
      <w:ins w:id="380" w:author="Stefan Bjornander" w:date="2015-04-25T17:29:00Z">
        <w:r w:rsidRPr="00903DBA">
          <w:t xml:space="preserve">Static </w:t>
        </w:r>
      </w:ins>
      <w:r w:rsidRPr="00903DBA">
        <w:t>initialization</w:t>
      </w:r>
      <w:ins w:id="381" w:author="Stefan Bjornander" w:date="2015-04-25T17:29:00Z">
        <w:r w:rsidRPr="00903DBA">
          <w:t xml:space="preserve"> occurs when a static variable </w:t>
        </w:r>
      </w:ins>
      <w:r w:rsidRPr="00903DBA">
        <w:t>becomes</w:t>
      </w:r>
      <w:ins w:id="382" w:author="Stefan Bjornander" w:date="2015-04-25T17:29:00Z">
        <w:r w:rsidRPr="00903DBA">
          <w:t xml:space="preserve"> </w:t>
        </w:r>
      </w:ins>
      <w:r w:rsidRPr="00903DBA">
        <w:t>initialized</w:t>
      </w:r>
      <w:ins w:id="383" w:author="Stefan Bjornander" w:date="2015-04-25T17:29:00Z">
        <w:r w:rsidRPr="00903DBA">
          <w:t>.</w:t>
        </w:r>
      </w:ins>
      <w:ins w:id="384" w:author="Stefan Bjornander" w:date="2015-04-25T17:32:00Z">
        <w:r w:rsidRPr="00903DBA">
          <w:t xml:space="preserve"> The </w:t>
        </w:r>
      </w:ins>
      <w:r w:rsidRPr="00903DBA">
        <w:t>initialization</w:t>
      </w:r>
      <w:ins w:id="385" w:author="Stefan Bjornander" w:date="2015-04-25T17:32:00Z">
        <w:r w:rsidRPr="00903DBA">
          <w:t xml:space="preserve"> value has to be constant and known at compile time. No code is generated, instead a m</w:t>
        </w:r>
      </w:ins>
      <w:r w:rsidRPr="00903DBA">
        <w:t>e</w:t>
      </w:r>
      <w:ins w:id="386"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thet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387" w:name="_Toc57656056"/>
      <w:r w:rsidRPr="00903DBA">
        <w:rPr>
          <w:rStyle w:val="KeyWord0"/>
          <w:b/>
          <w:bCs/>
          <w:highlight w:val="white"/>
        </w:rPr>
        <w:t>Modify Initializer</w:t>
      </w:r>
      <w:bookmarkEnd w:id="387"/>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388" w:name="_Ref54016586"/>
      <w:bookmarkStart w:id="389" w:name="_Ref54016644"/>
      <w:bookmarkStart w:id="390" w:name="_Toc57656057"/>
      <w:r w:rsidRPr="00903DBA">
        <w:lastRenderedPageBreak/>
        <w:t>Middle Code Optimization</w:t>
      </w:r>
      <w:bookmarkEnd w:id="189"/>
      <w:bookmarkEnd w:id="388"/>
      <w:bookmarkEnd w:id="389"/>
      <w:bookmarkEnd w:id="390"/>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EA63F3">
      <w:pPr>
        <w:pStyle w:val="Liststycke"/>
        <w:numPr>
          <w:ilvl w:val="0"/>
          <w:numId w:val="103"/>
        </w:numPr>
      </w:pPr>
      <w:r w:rsidRPr="00903DBA">
        <w:t>We clear goto-next-statement</w:t>
      </w:r>
      <w:r w:rsidR="005B57BC" w:rsidRPr="00903DBA">
        <w:t>s</w:t>
      </w:r>
      <w:r w:rsidR="000428CE" w:rsidRPr="00903DBA">
        <w:t>: jumps to the next line.</w:t>
      </w:r>
    </w:p>
    <w:p w14:paraId="26B7436A" w14:textId="77777777" w:rsidR="00AB644E" w:rsidRPr="00903DBA" w:rsidRDefault="00AB644E" w:rsidP="00AB644E">
      <w:pPr>
        <w:pStyle w:val="Liststycke"/>
        <w:numPr>
          <w:ilvl w:val="0"/>
          <w:numId w:val="103"/>
        </w:numPr>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EA63F3">
      <w:pPr>
        <w:pStyle w:val="Liststycke"/>
        <w:numPr>
          <w:ilvl w:val="0"/>
          <w:numId w:val="103"/>
        </w:numPr>
      </w:pPr>
      <w:r w:rsidRPr="00903DBA">
        <w:t xml:space="preserve">We trace goto-chains: jump instructions that </w:t>
      </w:r>
      <w:r w:rsidR="00A9649B" w:rsidRPr="00903DBA">
        <w:t>jump to other jump instructions.</w:t>
      </w:r>
    </w:p>
    <w:p w14:paraId="6745F515" w14:textId="77777777" w:rsidR="0029261D" w:rsidRPr="00903DBA" w:rsidRDefault="0029261D" w:rsidP="00EA63F3">
      <w:pPr>
        <w:pStyle w:val="Liststycke"/>
        <w:numPr>
          <w:ilvl w:val="0"/>
          <w:numId w:val="103"/>
        </w:numPr>
      </w:pPr>
      <w:r w:rsidRPr="00903DBA">
        <w:t>We clear unreachable code: code that is not reachable from the first function instruction.</w:t>
      </w:r>
    </w:p>
    <w:p w14:paraId="01D801E5" w14:textId="77777777" w:rsidR="00E444D6" w:rsidRPr="00903DBA" w:rsidRDefault="001B2E15" w:rsidP="00FA2F13">
      <w:pPr>
        <w:pStyle w:val="Liststycke"/>
        <w:numPr>
          <w:ilvl w:val="0"/>
          <w:numId w:val="103"/>
        </w:numPr>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lastRenderedPageBreak/>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391" w:name="_Toc57656058"/>
      <w:r w:rsidRPr="00903DBA">
        <w:t>Object to Integer Addresses</w:t>
      </w:r>
      <w:bookmarkEnd w:id="391"/>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1551B525" w:rsidR="001B6658" w:rsidRPr="00903DBA" w:rsidRDefault="001B6658" w:rsidP="00795872">
      <w:pPr>
        <w:pStyle w:val="Rubrik3"/>
      </w:pPr>
      <w:bookmarkStart w:id="392" w:name="_Toc57656059"/>
      <w:r w:rsidRPr="00903DBA">
        <w:t>Goto Next Instructions</w:t>
      </w:r>
      <w:bookmarkEnd w:id="392"/>
    </w:p>
    <w:p w14:paraId="7A9F02C3" w14:textId="4ACBDBB6" w:rsidR="001B6658" w:rsidRPr="00903DBA" w:rsidRDefault="001B6658" w:rsidP="001B6658">
      <w:r w:rsidRPr="00903DBA">
        <w:t xml:space="preserve">In some cases, there may be goto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lastRenderedPageBreak/>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932B9D7" w:rsidR="001D1BEE" w:rsidRPr="00903DBA" w:rsidRDefault="00223AD8" w:rsidP="00795872">
      <w:pPr>
        <w:pStyle w:val="Rubrik3"/>
      </w:pPr>
      <w:bookmarkStart w:id="393" w:name="_Toc57656060"/>
      <w:r w:rsidRPr="00903DBA">
        <w:t>Next-</w:t>
      </w:r>
      <w:r w:rsidR="00795872" w:rsidRPr="00903DBA">
        <w:t xml:space="preserve">Double </w:t>
      </w:r>
      <w:r w:rsidR="00036C5E" w:rsidRPr="00903DBA">
        <w:t xml:space="preserve">Goto </w:t>
      </w:r>
      <w:r w:rsidR="00795872" w:rsidRPr="00903DBA">
        <w:t>Statements</w:t>
      </w:r>
      <w:bookmarkEnd w:id="393"/>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lastRenderedPageBreak/>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4E8FAA84" w:rsidR="001D1BEE" w:rsidRPr="00903DBA" w:rsidRDefault="00036C5E" w:rsidP="00223AD8">
      <w:pPr>
        <w:pStyle w:val="Rubrik3"/>
      </w:pPr>
      <w:bookmarkStart w:id="394" w:name="_Toc57656061"/>
      <w:r w:rsidRPr="00903DBA">
        <w:t>Goto Chains</w:t>
      </w:r>
      <w:bookmarkEnd w:id="394"/>
    </w:p>
    <w:p w14:paraId="0879AD9F" w14:textId="242FC810" w:rsidR="00134AB7" w:rsidRPr="00903DBA" w:rsidRDefault="00134AB7" w:rsidP="00134AB7">
      <w:r w:rsidRPr="00903DBA">
        <w:t xml:space="preserve">A goto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lastRenderedPageBreak/>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395" w:name="_Toc57656062"/>
      <w:r w:rsidRPr="00903DBA">
        <w:t>Remove</w:t>
      </w:r>
      <w:r w:rsidR="00036C5E" w:rsidRPr="00903DBA">
        <w:t xml:space="preserve"> Unreachable Code</w:t>
      </w:r>
      <w:bookmarkEnd w:id="395"/>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lastRenderedPageBreak/>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396" w:name="_Toc57656063"/>
      <w:r w:rsidRPr="00903DBA">
        <w:t>Remove Push-Pop Chains</w:t>
      </w:r>
      <w:bookmarkEnd w:id="396"/>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397" w:name="_Toc57656064"/>
      <w:r w:rsidRPr="00903DBA">
        <w:t>Merge</w:t>
      </w:r>
      <w:r w:rsidR="00E33CCC" w:rsidRPr="00903DBA">
        <w:t xml:space="preserve"> Pop-Push Chains</w:t>
      </w:r>
      <w:bookmarkEnd w:id="397"/>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398" w:name="_Toc57656065"/>
      <w:r w:rsidRPr="00903DBA">
        <w:t>Change Top-Pop to Pop</w:t>
      </w:r>
      <w:bookmarkEnd w:id="398"/>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399" w:name="_Toc57656066"/>
      <w:r w:rsidRPr="00903DBA">
        <w:rPr>
          <w:highlight w:val="white"/>
        </w:rPr>
        <w:t>Merge Binary</w:t>
      </w:r>
      <w:bookmarkEnd w:id="399"/>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00" w:name="_Toc57656067"/>
      <w:r w:rsidRPr="00903DBA">
        <w:rPr>
          <w:highlight w:val="white"/>
        </w:rPr>
        <w:t>Sema</w:t>
      </w:r>
      <w:r w:rsidR="0007123C" w:rsidRPr="00903DBA">
        <w:rPr>
          <w:highlight w:val="white"/>
        </w:rPr>
        <w:t>n</w:t>
      </w:r>
      <w:r w:rsidRPr="00903DBA">
        <w:rPr>
          <w:highlight w:val="white"/>
        </w:rPr>
        <w:t>tic Optimization</w:t>
      </w:r>
      <w:bookmarkEnd w:id="400"/>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lastRenderedPageBreak/>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lastRenderedPageBreak/>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lastRenderedPageBreak/>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01" w:name="_Toc57656068"/>
      <w:r w:rsidRPr="00903DBA">
        <w:rPr>
          <w:highlight w:val="white"/>
        </w:rPr>
        <w:t>Optimize Relation Expression</w:t>
      </w:r>
      <w:bookmarkEnd w:id="401"/>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0A31235"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Next-Goto-Double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lastRenderedPageBreak/>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02"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02"/>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03" w:name="_Toc57656070"/>
      <w:r w:rsidRPr="00903DBA">
        <w:t>Remove Trivial Assignment</w:t>
      </w:r>
      <w:bookmarkEnd w:id="403"/>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04" w:name="_Toc57656071"/>
      <w:r w:rsidRPr="00903DBA">
        <w:t xml:space="preserve">Remove </w:t>
      </w:r>
      <w:r w:rsidR="00F03A18" w:rsidRPr="00903DBA">
        <w:t>Cleared</w:t>
      </w:r>
      <w:r w:rsidRPr="00903DBA">
        <w:t xml:space="preserve"> Code</w:t>
      </w:r>
      <w:bookmarkEnd w:id="404"/>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lastRenderedPageBreak/>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05" w:name="_Ref54016612"/>
      <w:bookmarkStart w:id="406" w:name="_Ref54016688"/>
      <w:bookmarkStart w:id="407" w:name="_Toc57656072"/>
      <w:r w:rsidRPr="00903DBA">
        <w:lastRenderedPageBreak/>
        <w:t>Assembly Code Generation</w:t>
      </w:r>
      <w:bookmarkEnd w:id="405"/>
      <w:bookmarkEnd w:id="406"/>
      <w:bookmarkEnd w:id="407"/>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08" w:name="_Toc57656073"/>
      <w:r w:rsidRPr="00903DBA">
        <w:t>Runtime Management</w:t>
      </w:r>
      <w:bookmarkEnd w:id="408"/>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205DE" w:rsidRPr="00D2146B" w:rsidRDefault="005205D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05DE" w:rsidRPr="00D2146B" w:rsidRDefault="005205D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205DE" w:rsidRPr="00D2146B" w:rsidRDefault="005205D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05DE" w:rsidRPr="00D2146B" w:rsidRDefault="005205D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05DE" w:rsidRPr="00D2146B" w:rsidRDefault="005205DE" w:rsidP="00D2146B">
                              <w:pPr>
                                <w:spacing w:before="0" w:after="0"/>
                                <w:rPr>
                                  <w:sz w:val="18"/>
                                  <w:szCs w:val="18"/>
                                  <w:lang w:val="sv-SE"/>
                                </w:rPr>
                              </w:pPr>
                              <w:r w:rsidRPr="00D2146B">
                                <w:rPr>
                                  <w:sz w:val="18"/>
                                  <w:szCs w:val="18"/>
                                  <w:lang w:val="sv-SE"/>
                                </w:rPr>
                                <w:t>Ellipse Frame Pointer</w:t>
                              </w:r>
                            </w:p>
                            <w:p w14:paraId="366E1AE1" w14:textId="757FAE9A" w:rsidR="005205DE" w:rsidRPr="00D2146B" w:rsidRDefault="005205DE" w:rsidP="00D2146B">
                              <w:pPr>
                                <w:spacing w:before="0" w:after="0"/>
                                <w:rPr>
                                  <w:sz w:val="18"/>
                                  <w:szCs w:val="18"/>
                                  <w:lang w:val="sv-SE"/>
                                </w:rPr>
                              </w:pPr>
                              <w:r w:rsidRPr="00D2146B">
                                <w:rPr>
                                  <w:sz w:val="18"/>
                                  <w:szCs w:val="18"/>
                                  <w:lang w:val="sv-SE"/>
                                </w:rPr>
                                <w:t>Regular Frame Pointer</w:t>
                              </w:r>
                            </w:p>
                            <w:p w14:paraId="3E5A4966" w14:textId="38836501" w:rsidR="005205DE" w:rsidRPr="00D2146B" w:rsidRDefault="005205D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05DE" w:rsidRPr="00D2146B" w:rsidRDefault="005205DE" w:rsidP="00D2146B">
                              <w:pPr>
                                <w:spacing w:before="0" w:after="0"/>
                                <w:rPr>
                                  <w:sz w:val="18"/>
                                  <w:szCs w:val="18"/>
                                  <w:lang w:val="sv-SE"/>
                                </w:rPr>
                              </w:pPr>
                            </w:p>
                            <w:p w14:paraId="48B5950A" w14:textId="77777777" w:rsidR="005205DE" w:rsidRPr="00D2146B" w:rsidRDefault="005205D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205DE" w:rsidRPr="00D2146B" w:rsidRDefault="005205D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05DE" w:rsidRPr="00D2146B" w:rsidRDefault="005205D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p w14:paraId="2924CD49"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205DE" w:rsidRPr="00D2146B" w:rsidRDefault="005205D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05DE" w:rsidRPr="00D2146B" w:rsidRDefault="005205D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p w14:paraId="1ECBE518"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205DE" w:rsidRPr="00D2146B" w:rsidRDefault="005205D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205DE" w:rsidRPr="00D2146B" w:rsidRDefault="005205D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05DE" w:rsidRPr="00D2146B" w:rsidRDefault="005205DE"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205DE" w:rsidRPr="00D2146B" w:rsidRDefault="005205D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05DE" w:rsidRPr="00D2146B" w:rsidRDefault="005205D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05DE" w:rsidRPr="00D2146B" w:rsidRDefault="005205DE" w:rsidP="00D2146B">
                        <w:pPr>
                          <w:spacing w:before="0" w:after="0"/>
                          <w:rPr>
                            <w:sz w:val="18"/>
                            <w:szCs w:val="18"/>
                            <w:lang w:val="sv-SE"/>
                          </w:rPr>
                        </w:pPr>
                        <w:r w:rsidRPr="00D2146B">
                          <w:rPr>
                            <w:sz w:val="18"/>
                            <w:szCs w:val="18"/>
                            <w:lang w:val="sv-SE"/>
                          </w:rPr>
                          <w:t>Ellipse Frame Pointer</w:t>
                        </w:r>
                      </w:p>
                      <w:p w14:paraId="366E1AE1" w14:textId="757FAE9A" w:rsidR="005205DE" w:rsidRPr="00D2146B" w:rsidRDefault="005205DE" w:rsidP="00D2146B">
                        <w:pPr>
                          <w:spacing w:before="0" w:after="0"/>
                          <w:rPr>
                            <w:sz w:val="18"/>
                            <w:szCs w:val="18"/>
                            <w:lang w:val="sv-SE"/>
                          </w:rPr>
                        </w:pPr>
                        <w:r w:rsidRPr="00D2146B">
                          <w:rPr>
                            <w:sz w:val="18"/>
                            <w:szCs w:val="18"/>
                            <w:lang w:val="sv-SE"/>
                          </w:rPr>
                          <w:t>Regular Frame Pointer</w:t>
                        </w:r>
                      </w:p>
                      <w:p w14:paraId="3E5A4966" w14:textId="38836501" w:rsidR="005205DE" w:rsidRPr="00D2146B" w:rsidRDefault="005205D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05DE" w:rsidRPr="00D2146B" w:rsidRDefault="005205DE" w:rsidP="00D2146B">
                        <w:pPr>
                          <w:spacing w:before="0" w:after="0"/>
                          <w:rPr>
                            <w:sz w:val="18"/>
                            <w:szCs w:val="18"/>
                            <w:lang w:val="sv-SE"/>
                          </w:rPr>
                        </w:pPr>
                      </w:p>
                      <w:p w14:paraId="48B5950A" w14:textId="77777777" w:rsidR="005205DE" w:rsidRPr="00D2146B" w:rsidRDefault="005205D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205DE" w:rsidRPr="00D2146B" w:rsidRDefault="005205D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05DE" w:rsidRPr="00D2146B" w:rsidRDefault="005205D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p w14:paraId="2924CD49"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205DE" w:rsidRPr="00D2146B" w:rsidRDefault="005205D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05DE" w:rsidRPr="00D2146B" w:rsidRDefault="005205D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p w14:paraId="1ECBE518"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205DE" w:rsidRPr="00D2146B" w:rsidRDefault="005205D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205DE" w:rsidRPr="00D2146B" w:rsidRDefault="005205D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05DE" w:rsidRDefault="005205D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205DE"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05DE" w:rsidRPr="00D2146B" w:rsidRDefault="005205D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05DE" w:rsidRPr="00D2146B"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05DE" w:rsidRPr="00D2146B" w:rsidRDefault="005205D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05DE" w:rsidRPr="00D2146B" w:rsidRDefault="005205D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05DE" w:rsidRPr="00D2146B" w:rsidRDefault="005205DE" w:rsidP="002903DF">
                              <w:pPr>
                                <w:spacing w:before="0" w:after="0"/>
                                <w:rPr>
                                  <w:sz w:val="18"/>
                                  <w:szCs w:val="18"/>
                                  <w:lang w:val="sv-SE"/>
                                </w:rPr>
                              </w:pPr>
                              <w:r w:rsidRPr="00D2146B">
                                <w:rPr>
                                  <w:sz w:val="18"/>
                                  <w:szCs w:val="18"/>
                                  <w:lang w:val="sv-SE"/>
                                </w:rPr>
                                <w:t>Ellipse Frame Pointer</w:t>
                              </w:r>
                            </w:p>
                            <w:p w14:paraId="5718813E" w14:textId="77777777" w:rsidR="005205DE" w:rsidRPr="00D2146B" w:rsidRDefault="005205DE" w:rsidP="002903DF">
                              <w:pPr>
                                <w:spacing w:before="0" w:after="0"/>
                                <w:rPr>
                                  <w:sz w:val="18"/>
                                  <w:szCs w:val="18"/>
                                  <w:lang w:val="sv-SE"/>
                                </w:rPr>
                              </w:pPr>
                              <w:r w:rsidRPr="00D2146B">
                                <w:rPr>
                                  <w:sz w:val="18"/>
                                  <w:szCs w:val="18"/>
                                  <w:lang w:val="sv-SE"/>
                                </w:rPr>
                                <w:t>Regular Frame Pointer</w:t>
                              </w:r>
                            </w:p>
                            <w:p w14:paraId="62230721" w14:textId="77777777" w:rsidR="005205DE" w:rsidRPr="00D2146B" w:rsidRDefault="005205D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05DE" w:rsidRPr="00D2146B" w:rsidRDefault="005205DE" w:rsidP="002903DF">
                              <w:pPr>
                                <w:spacing w:before="0" w:after="0"/>
                                <w:rPr>
                                  <w:sz w:val="18"/>
                                  <w:szCs w:val="18"/>
                                  <w:lang w:val="sv-SE"/>
                                </w:rPr>
                              </w:pPr>
                            </w:p>
                            <w:p w14:paraId="3BE3217A" w14:textId="77777777" w:rsidR="005205DE" w:rsidRPr="00D2146B" w:rsidRDefault="005205D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205DE" w:rsidRPr="00D2146B" w:rsidRDefault="005205D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05DE" w:rsidRDefault="005205D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05DE" w:rsidRPr="00D2146B" w:rsidRDefault="005205DE" w:rsidP="002903DF">
                              <w:pPr>
                                <w:spacing w:before="0" w:after="0" w:line="256" w:lineRule="auto"/>
                                <w:rPr>
                                  <w:sz w:val="18"/>
                                  <w:szCs w:val="18"/>
                                </w:rPr>
                              </w:pPr>
                              <w:r>
                                <w:rPr>
                                  <w:rFonts w:eastAsia="Calibri"/>
                                  <w:color w:val="000000"/>
                                  <w:sz w:val="18"/>
                                  <w:szCs w:val="18"/>
                                </w:rPr>
                                <w:t>Elliptic parameter: 21</w:t>
                              </w:r>
                            </w:p>
                            <w:p w14:paraId="0F8126A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p w14:paraId="28313E96"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205DE" w:rsidRPr="00D2146B" w:rsidRDefault="005205D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p w14:paraId="48FC4ABF"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205DE" w:rsidRPr="00D2146B" w:rsidRDefault="005205D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205DE" w:rsidRPr="00D2146B" w:rsidRDefault="005205D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05DE" w:rsidRDefault="005205DE"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205DE"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05DE" w:rsidRPr="00D2146B" w:rsidRDefault="005205D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05DE" w:rsidRPr="00D2146B"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05DE" w:rsidRPr="00D2146B" w:rsidRDefault="005205D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05DE" w:rsidRPr="00D2146B" w:rsidRDefault="005205D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05DE" w:rsidRPr="00D2146B" w:rsidRDefault="005205DE" w:rsidP="002903DF">
                        <w:pPr>
                          <w:spacing w:before="0" w:after="0"/>
                          <w:rPr>
                            <w:sz w:val="18"/>
                            <w:szCs w:val="18"/>
                            <w:lang w:val="sv-SE"/>
                          </w:rPr>
                        </w:pPr>
                        <w:r w:rsidRPr="00D2146B">
                          <w:rPr>
                            <w:sz w:val="18"/>
                            <w:szCs w:val="18"/>
                            <w:lang w:val="sv-SE"/>
                          </w:rPr>
                          <w:t>Ellipse Frame Pointer</w:t>
                        </w:r>
                      </w:p>
                      <w:p w14:paraId="5718813E" w14:textId="77777777" w:rsidR="005205DE" w:rsidRPr="00D2146B" w:rsidRDefault="005205DE" w:rsidP="002903DF">
                        <w:pPr>
                          <w:spacing w:before="0" w:after="0"/>
                          <w:rPr>
                            <w:sz w:val="18"/>
                            <w:szCs w:val="18"/>
                            <w:lang w:val="sv-SE"/>
                          </w:rPr>
                        </w:pPr>
                        <w:r w:rsidRPr="00D2146B">
                          <w:rPr>
                            <w:sz w:val="18"/>
                            <w:szCs w:val="18"/>
                            <w:lang w:val="sv-SE"/>
                          </w:rPr>
                          <w:t>Regular Frame Pointer</w:t>
                        </w:r>
                      </w:p>
                      <w:p w14:paraId="62230721" w14:textId="77777777" w:rsidR="005205DE" w:rsidRPr="00D2146B" w:rsidRDefault="005205D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05DE" w:rsidRPr="00D2146B" w:rsidRDefault="005205DE" w:rsidP="002903DF">
                        <w:pPr>
                          <w:spacing w:before="0" w:after="0"/>
                          <w:rPr>
                            <w:sz w:val="18"/>
                            <w:szCs w:val="18"/>
                            <w:lang w:val="sv-SE"/>
                          </w:rPr>
                        </w:pPr>
                      </w:p>
                      <w:p w14:paraId="3BE3217A" w14:textId="77777777" w:rsidR="005205DE" w:rsidRPr="00D2146B" w:rsidRDefault="005205D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205DE" w:rsidRPr="00D2146B" w:rsidRDefault="005205D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05DE" w:rsidRDefault="005205D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05DE" w:rsidRPr="00D2146B" w:rsidRDefault="005205DE" w:rsidP="002903DF">
                        <w:pPr>
                          <w:spacing w:before="0" w:after="0" w:line="256" w:lineRule="auto"/>
                          <w:rPr>
                            <w:sz w:val="18"/>
                            <w:szCs w:val="18"/>
                          </w:rPr>
                        </w:pPr>
                        <w:r>
                          <w:rPr>
                            <w:rFonts w:eastAsia="Calibri"/>
                            <w:color w:val="000000"/>
                            <w:sz w:val="18"/>
                            <w:szCs w:val="18"/>
                          </w:rPr>
                          <w:t>Elliptic parameter: 21</w:t>
                        </w:r>
                      </w:p>
                      <w:p w14:paraId="0F8126A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p w14:paraId="28313E96"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205DE" w:rsidRPr="00D2146B" w:rsidRDefault="005205D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p w14:paraId="48FC4ABF"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205DE" w:rsidRPr="00D2146B" w:rsidRDefault="005205D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of </w:t>
      </w:r>
      <w:r w:rsidR="00FA2BB3" w:rsidRPr="00903DBA">
        <w:rPr>
          <w:rStyle w:val="KeyWord0"/>
        </w:rPr>
        <w:t>f</w:t>
      </w:r>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09" w:name="_Toc57656074"/>
      <w:r w:rsidRPr="00903DBA">
        <w:t>Assembly Operator</w:t>
      </w:r>
      <w:bookmarkEnd w:id="409"/>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10" w:name="_Toc57656075"/>
      <w:r w:rsidRPr="00903DBA">
        <w:t>Assembly Code</w:t>
      </w:r>
      <w:bookmarkEnd w:id="410"/>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C6682C">
      <w:pPr>
        <w:pStyle w:val="Liststycke"/>
        <w:numPr>
          <w:ilvl w:val="0"/>
          <w:numId w:val="141"/>
        </w:numPr>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DF23BC">
      <w:pPr>
        <w:pStyle w:val="Liststycke"/>
        <w:numPr>
          <w:ilvl w:val="0"/>
          <w:numId w:val="141"/>
        </w:numPr>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DF23BC">
      <w:pPr>
        <w:pStyle w:val="Liststycke"/>
        <w:numPr>
          <w:ilvl w:val="0"/>
          <w:numId w:val="141"/>
        </w:numPr>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720FEB">
      <w:pPr>
        <w:pStyle w:val="Liststycke"/>
        <w:numPr>
          <w:ilvl w:val="0"/>
          <w:numId w:val="141"/>
        </w:numPr>
        <w:rPr>
          <w:highlight w:val="white"/>
        </w:rPr>
      </w:pPr>
      <w:r w:rsidRPr="00903DBA">
        <w:rPr>
          <w:rStyle w:val="KeyWord0"/>
          <w:highlight w:val="white"/>
        </w:rPr>
        <w:lastRenderedPageBreak/>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D52AED">
      <w:pPr>
        <w:pStyle w:val="Liststycke"/>
        <w:numPr>
          <w:ilvl w:val="0"/>
          <w:numId w:val="141"/>
        </w:numPr>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11" w:name="_Toc57656076"/>
      <w:r w:rsidRPr="00903DBA">
        <w:rPr>
          <w:highlight w:val="white"/>
        </w:rPr>
        <w:t>Assembly Code Optimization</w:t>
      </w:r>
      <w:bookmarkEnd w:id="411"/>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12" w:name="_Toc57656077"/>
      <w:r w:rsidRPr="00903DBA">
        <w:rPr>
          <w:highlight w:val="white"/>
        </w:rPr>
        <w:t xml:space="preserve">Operator </w:t>
      </w:r>
      <w:r w:rsidR="00CA5764" w:rsidRPr="00903DBA">
        <w:rPr>
          <w:highlight w:val="white"/>
        </w:rPr>
        <w:t>Test Methods</w:t>
      </w:r>
      <w:bookmarkEnd w:id="412"/>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13" w:name="_Toc57656078"/>
      <w:r w:rsidRPr="00903DBA">
        <w:rPr>
          <w:highlight w:val="white"/>
        </w:rPr>
        <w:t>Register Overlapping</w:t>
      </w:r>
      <w:bookmarkEnd w:id="413"/>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14" w:name="_Toc57656079"/>
      <w:r w:rsidRPr="00903DBA">
        <w:rPr>
          <w:highlight w:val="white"/>
        </w:rPr>
        <w:t>Register Size</w:t>
      </w:r>
      <w:bookmarkEnd w:id="414"/>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15" w:name="_Toc57656080"/>
      <w:r w:rsidRPr="00903DBA">
        <w:rPr>
          <w:highlight w:val="white"/>
        </w:rPr>
        <w:t>ToString</w:t>
      </w:r>
      <w:bookmarkEnd w:id="415"/>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locaed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throught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16" w:name="_Toc57656081"/>
      <w:r w:rsidRPr="00903DBA">
        <w:t>Tracks</w:t>
      </w:r>
      <w:bookmarkEnd w:id="416"/>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lastRenderedPageBreak/>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ised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lastRenderedPageBreak/>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that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lastRenderedPageBreak/>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17" w:name="_Toc57656082"/>
      <w:r w:rsidRPr="00903DBA">
        <w:t>Register Allocation</w:t>
      </w:r>
      <w:bookmarkEnd w:id="417"/>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lastRenderedPageBreak/>
        <w:t>Then we split the total graph into independent subgrphs,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lastRenderedPageBreak/>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lastRenderedPageBreak/>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lastRenderedPageBreak/>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18" w:name="_Toc57656083"/>
      <w:r w:rsidRPr="00903DBA">
        <w:t>Assembly Code Generation</w:t>
      </w:r>
      <w:bookmarkEnd w:id="418"/>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MainName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lastRenderedPageBreak/>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19"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19"/>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lastRenderedPageBreak/>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7777777" w:rsidR="00152B8E" w:rsidRPr="00903DBA" w:rsidRDefault="00152B8E" w:rsidP="00D851A7">
      <w:pPr>
        <w:pStyle w:val="Code"/>
        <w:rPr>
          <w:highlight w:val="white"/>
        </w:rPr>
      </w:pPr>
      <w:r w:rsidRPr="00903DBA">
        <w:rPr>
          <w:highlight w:val="white"/>
        </w:rPr>
        <w:t xml:space="preserve">          case MiddleOperator.Goto:</w:t>
      </w:r>
    </w:p>
    <w:p w14:paraId="0DD22432" w14:textId="77777777" w:rsidR="00152B8E" w:rsidRPr="00903DBA" w:rsidRDefault="00152B8E" w:rsidP="00D851A7">
      <w:pPr>
        <w:pStyle w:val="Code"/>
        <w:rPr>
          <w:highlight w:val="white"/>
        </w:rPr>
      </w:pPr>
      <w:r w:rsidRPr="00903DBA">
        <w:rPr>
          <w:highlight w:val="white"/>
        </w:rPr>
        <w:t xml:space="preserve">            Goto(middleCode);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lastRenderedPageBreak/>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lastRenderedPageBreak/>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lastRenderedPageBreak/>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lastRenderedPageBreak/>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lastRenderedPageBreak/>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20"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20"/>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21" w:name="_Toc57656086"/>
      <w:r w:rsidRPr="00903DBA">
        <w:rPr>
          <w:highlight w:val="white"/>
        </w:rPr>
        <w:lastRenderedPageBreak/>
        <w:t>Function Calls</w:t>
      </w:r>
      <w:bookmarkEnd w:id="421"/>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effency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w:t>
      </w:r>
      <w:r w:rsidR="00DA2E74" w:rsidRPr="00903DBA">
        <w:rPr>
          <w:highlight w:val="white"/>
        </w:rPr>
        <w:lastRenderedPageBreak/>
        <w:t xml:space="preserve">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22"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22"/>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lastRenderedPageBreak/>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23" w:name="_Toc57656087"/>
      <w:r w:rsidRPr="00903DBA">
        <w:rPr>
          <w:highlight w:val="white"/>
        </w:rPr>
        <w:t>Loading Values into Registers</w:t>
      </w:r>
      <w:bookmarkEnd w:id="423"/>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lastRenderedPageBreak/>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lastRenderedPageBreak/>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lastRenderedPageBreak/>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lastRenderedPageBreak/>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651213D8" w:rsidR="00AC7CC6" w:rsidRPr="00903DBA" w:rsidRDefault="00AC7CC6" w:rsidP="00AC7CC6">
      <w:pPr>
        <w:pStyle w:val="Rubrik3"/>
        <w:rPr>
          <w:highlight w:val="white"/>
        </w:rPr>
      </w:pPr>
      <w:bookmarkStart w:id="424"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and Goto</w:t>
      </w:r>
      <w:bookmarkEnd w:id="424"/>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lastRenderedPageBreak/>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0EE034E7" w:rsidR="00D935A0" w:rsidRPr="00903DBA" w:rsidRDefault="000E514A" w:rsidP="005046A3">
      <w:pPr>
        <w:rPr>
          <w:highlight w:val="white"/>
        </w:rPr>
      </w:pPr>
      <w:r w:rsidRPr="00903DBA">
        <w:rPr>
          <w:highlight w:val="white"/>
        </w:rPr>
        <w:t xml:space="preserve">The </w:t>
      </w:r>
      <w:r w:rsidRPr="00903DBA">
        <w:rPr>
          <w:rStyle w:val="KeyWord0"/>
          <w:highlight w:val="white"/>
        </w:rPr>
        <w:t>Goto</w:t>
      </w:r>
      <w:r w:rsidR="005046A3" w:rsidRPr="00903DBA">
        <w:rPr>
          <w:highlight w:val="white"/>
        </w:rPr>
        <w:t xml:space="preserve"> method simply add a jump instruction with the index a middle code instruction as target.</w:t>
      </w:r>
    </w:p>
    <w:p w14:paraId="28729063" w14:textId="77777777" w:rsidR="007E0C80" w:rsidRPr="00903DBA" w:rsidRDefault="007E0C80" w:rsidP="007E0C80">
      <w:pPr>
        <w:pStyle w:val="Code"/>
        <w:rPr>
          <w:highlight w:val="white"/>
        </w:rPr>
      </w:pPr>
      <w:r w:rsidRPr="00903DBA">
        <w:rPr>
          <w:highlight w:val="white"/>
        </w:rPr>
        <w:t xml:space="preserve">    public void Goto(MiddleCode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25" w:name="_Toc57656089"/>
      <w:r w:rsidRPr="00903DBA">
        <w:rPr>
          <w:highlight w:val="white"/>
        </w:rPr>
        <w:t>Load and Inspect Registers</w:t>
      </w:r>
      <w:bookmarkEnd w:id="425"/>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lastRenderedPageBreak/>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26" w:name="_Toc57656090"/>
      <w:r w:rsidRPr="00903DBA">
        <w:rPr>
          <w:highlight w:val="white"/>
        </w:rPr>
        <w:t>Initialization</w:t>
      </w:r>
      <w:bookmarkEnd w:id="426"/>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27" w:name="_Toc57656091"/>
      <w:r w:rsidRPr="00903DBA">
        <w:rPr>
          <w:highlight w:val="white"/>
        </w:rPr>
        <w:lastRenderedPageBreak/>
        <w:t>Integral Multipl</w:t>
      </w:r>
      <w:r w:rsidR="00285456" w:rsidRPr="00903DBA">
        <w:rPr>
          <w:highlight w:val="white"/>
        </w:rPr>
        <w:t>i</w:t>
      </w:r>
      <w:r w:rsidRPr="00903DBA">
        <w:rPr>
          <w:highlight w:val="white"/>
        </w:rPr>
        <w:t>cation, Division, and Modulo</w:t>
      </w:r>
      <w:bookmarkEnd w:id="427"/>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13EC">
      <w:pPr>
        <w:pStyle w:val="Liststycke"/>
        <w:numPr>
          <w:ilvl w:val="0"/>
          <w:numId w:val="138"/>
        </w:numPr>
        <w:rPr>
          <w:highlight w:val="white"/>
        </w:rPr>
      </w:pPr>
      <w:r w:rsidRPr="00903DBA">
        <w:rPr>
          <w:highlight w:val="white"/>
        </w:rPr>
        <w:t>The register where we store the value of the left symbol.</w:t>
      </w:r>
    </w:p>
    <w:p w14:paraId="0D518EBD" w14:textId="0857A773" w:rsidR="007D47EF" w:rsidRPr="00903DBA" w:rsidRDefault="007D47EF" w:rsidP="007C13EC">
      <w:pPr>
        <w:pStyle w:val="Liststycke"/>
        <w:numPr>
          <w:ilvl w:val="0"/>
          <w:numId w:val="138"/>
        </w:num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13EC">
      <w:pPr>
        <w:pStyle w:val="Liststycke"/>
        <w:numPr>
          <w:ilvl w:val="0"/>
          <w:numId w:val="138"/>
        </w:num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664603">
      <w:pPr>
        <w:pStyle w:val="Liststycke"/>
        <w:numPr>
          <w:ilvl w:val="0"/>
          <w:numId w:val="138"/>
        </w:num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lastRenderedPageBreak/>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28" w:name="_Toc57656092"/>
      <w:r w:rsidRPr="00903DBA">
        <w:rPr>
          <w:highlight w:val="white"/>
        </w:rPr>
        <w:lastRenderedPageBreak/>
        <w:t>Integral Assignment and Parameters</w:t>
      </w:r>
      <w:bookmarkEnd w:id="428"/>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lastRenderedPageBreak/>
        <w:t>If the assign symbol is an array, function, string, or static address, we move its address rather than ist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29" w:name="_Toc57656093"/>
      <w:r w:rsidRPr="00903DBA">
        <w:rPr>
          <w:highlight w:val="white"/>
        </w:rPr>
        <w:t>Unary Integral Operations</w:t>
      </w:r>
      <w:bookmarkEnd w:id="429"/>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lastRenderedPageBreak/>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lastRenderedPageBreak/>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30" w:name="_Toc57656094"/>
      <w:r w:rsidRPr="00903DBA">
        <w:rPr>
          <w:highlight w:val="white"/>
        </w:rPr>
        <w:t>Integral Binary</w:t>
      </w:r>
      <w:bookmarkEnd w:id="430"/>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xor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lastRenderedPageBreak/>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w:t>
      </w:r>
      <w:r w:rsidR="00782546" w:rsidRPr="00903DBA">
        <w:rPr>
          <w:highlight w:val="white"/>
        </w:rPr>
        <w:lastRenderedPageBreak/>
        <w:t xml:space="preserve">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lastRenderedPageBreak/>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lastRenderedPageBreak/>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31" w:name="_Toc57656095"/>
      <w:r w:rsidRPr="00903DBA">
        <w:rPr>
          <w:highlight w:val="white"/>
        </w:rPr>
        <w:t>Base and Offset</w:t>
      </w:r>
      <w:bookmarkEnd w:id="431"/>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w:t>
      </w:r>
      <w:r w:rsidRPr="00903DBA">
        <w:rPr>
          <w:highlight w:val="white"/>
        </w:rPr>
        <w:lastRenderedPageBreak/>
        <w:t>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32" w:name="_Toc57656096"/>
      <w:r w:rsidRPr="00903DBA">
        <w:rPr>
          <w:highlight w:val="white"/>
        </w:rPr>
        <w:t>Case</w:t>
      </w:r>
      <w:bookmarkEnd w:id="432"/>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33" w:name="_Toc57656097"/>
      <w:r w:rsidRPr="00903DBA">
        <w:rPr>
          <w:highlight w:val="white"/>
        </w:rPr>
        <w:t>Address</w:t>
      </w:r>
      <w:bookmarkEnd w:id="433"/>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34" w:name="_Toc57656098"/>
      <w:r w:rsidRPr="00903DBA">
        <w:rPr>
          <w:highlight w:val="white"/>
        </w:rPr>
        <w:lastRenderedPageBreak/>
        <w:t>Floating Binary</w:t>
      </w:r>
      <w:bookmarkEnd w:id="434"/>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35" w:name="_Toc57656099"/>
      <w:r w:rsidRPr="00903DBA">
        <w:rPr>
          <w:highlight w:val="white"/>
        </w:rPr>
        <w:t>Floating Relation</w:t>
      </w:r>
      <w:bookmarkEnd w:id="435"/>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36" w:name="_Toc57656100"/>
      <w:r w:rsidRPr="00903DBA">
        <w:rPr>
          <w:highlight w:val="white"/>
        </w:rPr>
        <w:t>Floating Push and Pop</w:t>
      </w:r>
      <w:bookmarkEnd w:id="436"/>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37" w:name="_Toc57656101"/>
      <w:r w:rsidRPr="00903DBA">
        <w:rPr>
          <w:highlight w:val="white"/>
        </w:rPr>
        <w:t>Type Conversion</w:t>
      </w:r>
      <w:bookmarkEnd w:id="437"/>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38" w:name="_Toc57656102"/>
      <w:r w:rsidRPr="00903DBA">
        <w:rPr>
          <w:highlight w:val="white"/>
        </w:rPr>
        <w:t>Struct and Union</w:t>
      </w:r>
      <w:bookmarkEnd w:id="438"/>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39" w:name="_Toc57656103"/>
      <w:r w:rsidRPr="00903DBA">
        <w:rPr>
          <w:highlight w:val="white"/>
        </w:rPr>
        <w:t>Initialization Code</w:t>
      </w:r>
      <w:bookmarkEnd w:id="439"/>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40" w:name="_Toc57656104"/>
      <w:r w:rsidRPr="00903DBA">
        <w:rPr>
          <w:highlight w:val="white"/>
        </w:rPr>
        <w:t>Command Line Arguments</w:t>
      </w:r>
      <w:bookmarkEnd w:id="440"/>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205DE" w:rsidRPr="00DF14A9" w:rsidRDefault="005205D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205DE" w:rsidRPr="00490BCB" w:rsidRDefault="005205D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205DE" w:rsidRPr="00090144" w:rsidRDefault="005205D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205DE" w:rsidRPr="00090144" w:rsidRDefault="005205DE" w:rsidP="00B70491">
                              <w:pPr>
                                <w:spacing w:before="0" w:after="0" w:line="240" w:lineRule="auto"/>
                                <w:rPr>
                                  <w:rFonts w:eastAsia="Calibri"/>
                                  <w:color w:val="000000"/>
                                </w:rPr>
                              </w:pPr>
                              <w:r w:rsidRPr="00090144">
                                <w:rPr>
                                  <w:rFonts w:eastAsia="Calibri"/>
                                  <w:color w:val="000000"/>
                                </w:rPr>
                                <w:t>Frame pointer of</w:t>
                              </w:r>
                            </w:p>
                            <w:p w14:paraId="77E191A3" w14:textId="77777777" w:rsidR="005205DE" w:rsidRPr="00090144" w:rsidRDefault="005205D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205DE" w:rsidRPr="00090144" w:rsidRDefault="005205D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05DE" w:rsidRPr="00090144" w:rsidRDefault="005205D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205DE" w:rsidRPr="00090144" w:rsidRDefault="005205D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205DE" w:rsidRPr="00090144" w:rsidRDefault="005205D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205DE" w:rsidRDefault="005205D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205DE" w:rsidRDefault="005205D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205DE" w:rsidRDefault="005205D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205DE" w:rsidRDefault="005205D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205DE" w:rsidRPr="00DF14A9" w:rsidRDefault="005205D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205DE" w:rsidRPr="00490BCB" w:rsidRDefault="005205D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205DE" w:rsidRPr="00090144" w:rsidRDefault="005205D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205DE" w:rsidRPr="00090144" w:rsidRDefault="005205DE" w:rsidP="00B70491">
                        <w:pPr>
                          <w:spacing w:before="0" w:after="0" w:line="240" w:lineRule="auto"/>
                          <w:rPr>
                            <w:rFonts w:eastAsia="Calibri"/>
                            <w:color w:val="000000"/>
                          </w:rPr>
                        </w:pPr>
                        <w:r w:rsidRPr="00090144">
                          <w:rPr>
                            <w:rFonts w:eastAsia="Calibri"/>
                            <w:color w:val="000000"/>
                          </w:rPr>
                          <w:t>Frame pointer of</w:t>
                        </w:r>
                      </w:p>
                      <w:p w14:paraId="77E191A3" w14:textId="77777777" w:rsidR="005205DE" w:rsidRPr="00090144" w:rsidRDefault="005205D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205DE" w:rsidRPr="00090144" w:rsidRDefault="005205D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05DE" w:rsidRPr="00090144" w:rsidRDefault="005205D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205DE" w:rsidRPr="00090144" w:rsidRDefault="005205D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205DE" w:rsidRPr="00090144" w:rsidRDefault="005205D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205DE" w:rsidRDefault="005205D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205DE" w:rsidRDefault="005205D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205DE" w:rsidRDefault="005205D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205DE" w:rsidRDefault="005205D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41" w:name="_Toc57656105"/>
      <w:r w:rsidRPr="00903DBA">
        <w:rPr>
          <w:highlight w:val="white"/>
        </w:rPr>
        <w:t>Text List</w:t>
      </w:r>
      <w:bookmarkEnd w:id="441"/>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42" w:name="_Ref54009755"/>
      <w:bookmarkStart w:id="443" w:name="_Toc57656106"/>
      <w:bookmarkStart w:id="444" w:name="_Ref420874022"/>
      <w:r w:rsidRPr="00903DBA">
        <w:lastRenderedPageBreak/>
        <w:t>Executable Code Generation</w:t>
      </w:r>
      <w:bookmarkEnd w:id="442"/>
      <w:bookmarkEnd w:id="443"/>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45" w:name="_Toc57656107"/>
      <w:r w:rsidRPr="00903DBA">
        <w:t xml:space="preserve">The </w:t>
      </w:r>
      <w:r w:rsidR="00E6483C" w:rsidRPr="00903DBA">
        <w:t>Windows Mode</w:t>
      </w:r>
      <w:bookmarkEnd w:id="445"/>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D5337C">
      <w:pPr>
        <w:pStyle w:val="Liststycke"/>
        <w:numPr>
          <w:ilvl w:val="0"/>
          <w:numId w:val="159"/>
        </w:numPr>
      </w:pPr>
      <w:r w:rsidRPr="00903DBA">
        <w:t xml:space="preserve">The types </w:t>
      </w:r>
      <w:r w:rsidR="00415A13" w:rsidRPr="00903DBA">
        <w:t>hold</w:t>
      </w:r>
      <w:r w:rsidRPr="00903DBA">
        <w:t xml:space="preserve"> different sizes.</w:t>
      </w:r>
    </w:p>
    <w:p w14:paraId="57F48727" w14:textId="30ADF9D2" w:rsidR="00D5337C" w:rsidRPr="00903DBA" w:rsidRDefault="00256A4B" w:rsidP="00D5337C">
      <w:pPr>
        <w:pStyle w:val="Liststycke"/>
        <w:numPr>
          <w:ilvl w:val="0"/>
          <w:numId w:val="159"/>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D5337C">
      <w:pPr>
        <w:pStyle w:val="Liststycke"/>
        <w:numPr>
          <w:ilvl w:val="0"/>
          <w:numId w:val="159"/>
        </w:numPr>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D5337C">
      <w:pPr>
        <w:pStyle w:val="Liststycke"/>
        <w:numPr>
          <w:ilvl w:val="0"/>
          <w:numId w:val="159"/>
        </w:numPr>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D5337C">
      <w:pPr>
        <w:pStyle w:val="Liststycke"/>
        <w:numPr>
          <w:ilvl w:val="0"/>
          <w:numId w:val="159"/>
        </w:numPr>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D5337C">
      <w:pPr>
        <w:pStyle w:val="Liststycke"/>
        <w:numPr>
          <w:ilvl w:val="0"/>
          <w:numId w:val="159"/>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D5337C">
      <w:pPr>
        <w:pStyle w:val="Liststycke"/>
        <w:numPr>
          <w:ilvl w:val="0"/>
          <w:numId w:val="159"/>
        </w:numPr>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46" w:name="_Toc57656108"/>
      <w:r w:rsidRPr="00903DBA">
        <w:rPr>
          <w:highlight w:val="white"/>
        </w:rPr>
        <w:t>Main</w:t>
      </w:r>
      <w:bookmarkEnd w:id="446"/>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47" w:name="_Toc57656109"/>
      <w:r w:rsidRPr="00903DBA">
        <w:rPr>
          <w:highlight w:val="white"/>
        </w:rPr>
        <w:t>Type Size</w:t>
      </w:r>
      <w:bookmarkEnd w:id="447"/>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48" w:name="_Toc57656110"/>
      <w:r w:rsidRPr="00903DBA">
        <w:rPr>
          <w:highlight w:val="white"/>
        </w:rPr>
        <w:t>Static Symbol</w:t>
      </w:r>
      <w:bookmarkEnd w:id="448"/>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lastRenderedPageBreak/>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49" w:name="_Toc57656111"/>
      <w:r w:rsidRPr="00903DBA">
        <w:rPr>
          <w:highlight w:val="white"/>
        </w:rPr>
        <w:t>Static Value</w:t>
      </w:r>
      <w:bookmarkEnd w:id="449"/>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lastRenderedPageBreak/>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50" w:name="_Toc57656112"/>
      <w:r w:rsidRPr="00903DBA">
        <w:rPr>
          <w:highlight w:val="white"/>
        </w:rPr>
        <w:t>Function End</w:t>
      </w:r>
      <w:bookmarkEnd w:id="450"/>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51" w:name="_Toc57656113"/>
      <w:r w:rsidRPr="00903DBA">
        <w:rPr>
          <w:highlight w:val="white"/>
        </w:rPr>
        <w:t>Target Code Generation</w:t>
      </w:r>
      <w:bookmarkEnd w:id="451"/>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lastRenderedPageBreak/>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52" w:name="_Toc57656114"/>
      <w:r w:rsidRPr="00903DBA">
        <w:rPr>
          <w:highlight w:val="white"/>
        </w:rPr>
        <w:t>Exit</w:t>
      </w:r>
      <w:bookmarkEnd w:id="452"/>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53" w:name="_Toc57656115"/>
      <w:r w:rsidRPr="00903DBA">
        <w:rPr>
          <w:highlight w:val="white"/>
        </w:rPr>
        <w:t>Initialization Code</w:t>
      </w:r>
      <w:bookmarkEnd w:id="453"/>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lastRenderedPageBreak/>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54" w:name="_Toc57656116"/>
      <w:r w:rsidRPr="00903DBA">
        <w:rPr>
          <w:highlight w:val="white"/>
        </w:rPr>
        <w:t>Command Line Arguments</w:t>
      </w:r>
      <w:bookmarkEnd w:id="454"/>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205DE" w:rsidRPr="00DF14A9" w:rsidRDefault="005205D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205DE" w:rsidRPr="00090144" w:rsidRDefault="005205D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205DE" w:rsidRPr="00090144" w:rsidRDefault="005205DE" w:rsidP="00605AE9">
                              <w:pPr>
                                <w:spacing w:before="0" w:after="0" w:line="240" w:lineRule="auto"/>
                                <w:rPr>
                                  <w:rFonts w:eastAsia="Calibri"/>
                                  <w:color w:val="000000"/>
                                </w:rPr>
                              </w:pPr>
                              <w:r w:rsidRPr="00090144">
                                <w:rPr>
                                  <w:rFonts w:eastAsia="Calibri"/>
                                  <w:color w:val="000000"/>
                                </w:rPr>
                                <w:t>Frame pointer of</w:t>
                              </w:r>
                            </w:p>
                            <w:p w14:paraId="68E90914" w14:textId="77777777" w:rsidR="005205DE" w:rsidRPr="00090144" w:rsidRDefault="005205D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205DE" w:rsidRPr="00090144" w:rsidRDefault="005205D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05DE" w:rsidRPr="00090144" w:rsidRDefault="005205D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205DE" w:rsidRPr="00090144" w:rsidRDefault="005205D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205DE" w:rsidRPr="00090144" w:rsidRDefault="005205D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205DE" w:rsidRDefault="005205D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205DE" w:rsidRDefault="005205D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205DE" w:rsidRDefault="005205D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205DE" w:rsidRDefault="005205D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205DE" w:rsidRDefault="005205D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205DE" w:rsidRDefault="005205D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05DE" w:rsidRPr="00582B75" w:rsidRDefault="005205D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205DE" w:rsidRPr="00490BCB" w:rsidRDefault="005205D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205DE" w:rsidRDefault="005205D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205DE" w:rsidRPr="00E55D4A" w:rsidRDefault="005205D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205DE" w:rsidRDefault="005205D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205DE" w:rsidRDefault="005205D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205DE" w:rsidRDefault="005205D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205DE" w:rsidRDefault="005205D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205DE" w:rsidRDefault="005205D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205DE" w:rsidRDefault="005205D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205DE" w:rsidRDefault="005205D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205DE" w:rsidRDefault="005205D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205DE" w:rsidRDefault="005205D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205DE" w:rsidRDefault="005205DE" w:rsidP="00496983">
                              <w:pPr>
                                <w:spacing w:before="0" w:line="257" w:lineRule="auto"/>
                                <w:jc w:val="center"/>
                                <w:rPr>
                                  <w:sz w:val="24"/>
                                  <w:szCs w:val="24"/>
                                </w:rPr>
                              </w:pPr>
                              <w:r>
                                <w:rPr>
                                  <w:rFonts w:eastAsia="Calibri"/>
                                  <w:color w:val="000000"/>
                                  <w:sz w:val="16"/>
                                  <w:szCs w:val="16"/>
                                </w:rPr>
                                <w:t>129</w:t>
                              </w:r>
                            </w:p>
                            <w:p w14:paraId="3E4A06D3" w14:textId="77777777" w:rsidR="005205DE" w:rsidRDefault="005205D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205DE" w:rsidRDefault="005205D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205DE" w:rsidRDefault="005205D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205DE" w:rsidRDefault="005205DE" w:rsidP="006A7496">
                              <w:pPr>
                                <w:spacing w:before="100" w:line="257" w:lineRule="auto"/>
                                <w:jc w:val="left"/>
                                <w:rPr>
                                  <w:sz w:val="24"/>
                                  <w:szCs w:val="24"/>
                                </w:rPr>
                              </w:pPr>
                              <w:r>
                                <w:rPr>
                                  <w:rFonts w:eastAsia="Calibri"/>
                                  <w:color w:val="000000"/>
                                  <w:sz w:val="16"/>
                                  <w:szCs w:val="16"/>
                                </w:rPr>
                                <w:t>Before</w:t>
                              </w:r>
                            </w:p>
                            <w:p w14:paraId="6B197F32" w14:textId="77777777" w:rsidR="005205DE" w:rsidRDefault="005205D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205DE" w:rsidRDefault="005205DE" w:rsidP="006A7496">
                              <w:pPr>
                                <w:spacing w:before="100" w:line="256" w:lineRule="auto"/>
                                <w:rPr>
                                  <w:sz w:val="24"/>
                                  <w:szCs w:val="24"/>
                                </w:rPr>
                              </w:pPr>
                              <w:r>
                                <w:rPr>
                                  <w:rFonts w:eastAsia="Calibri"/>
                                  <w:color w:val="000000"/>
                                  <w:sz w:val="16"/>
                                  <w:szCs w:val="16"/>
                                </w:rPr>
                                <w:t>After</w:t>
                              </w:r>
                            </w:p>
                            <w:p w14:paraId="7E3E04C8" w14:textId="77777777" w:rsidR="005205DE" w:rsidRDefault="005205D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205DE" w:rsidRPr="00DF14A9" w:rsidRDefault="005205D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205DE" w:rsidRPr="00090144" w:rsidRDefault="005205D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205DE" w:rsidRPr="00090144" w:rsidRDefault="005205DE" w:rsidP="00605AE9">
                        <w:pPr>
                          <w:spacing w:before="0" w:after="0" w:line="240" w:lineRule="auto"/>
                          <w:rPr>
                            <w:rFonts w:eastAsia="Calibri"/>
                            <w:color w:val="000000"/>
                          </w:rPr>
                        </w:pPr>
                        <w:r w:rsidRPr="00090144">
                          <w:rPr>
                            <w:rFonts w:eastAsia="Calibri"/>
                            <w:color w:val="000000"/>
                          </w:rPr>
                          <w:t>Frame pointer of</w:t>
                        </w:r>
                      </w:p>
                      <w:p w14:paraId="68E90914" w14:textId="77777777" w:rsidR="005205DE" w:rsidRPr="00090144" w:rsidRDefault="005205D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205DE" w:rsidRPr="00090144" w:rsidRDefault="005205D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05DE" w:rsidRPr="00090144" w:rsidRDefault="005205D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205DE" w:rsidRPr="00090144" w:rsidRDefault="005205D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205DE" w:rsidRPr="00090144" w:rsidRDefault="005205D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205DE" w:rsidRDefault="005205D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205DE" w:rsidRDefault="005205D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205DE" w:rsidRDefault="005205D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205DE" w:rsidRDefault="005205D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205DE" w:rsidRDefault="005205D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205DE" w:rsidRDefault="005205D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05DE" w:rsidRPr="00582B75" w:rsidRDefault="005205D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205DE" w:rsidRPr="00490BCB" w:rsidRDefault="005205D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205DE" w:rsidRDefault="005205D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205DE" w:rsidRPr="00E55D4A" w:rsidRDefault="005205D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205DE" w:rsidRDefault="005205D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205DE" w:rsidRDefault="005205D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205DE" w:rsidRDefault="005205D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205DE" w:rsidRDefault="005205D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205DE" w:rsidRDefault="005205D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205DE" w:rsidRDefault="005205D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205DE" w:rsidRDefault="005205D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205DE" w:rsidRDefault="005205D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205DE" w:rsidRDefault="005205D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205DE" w:rsidRDefault="005205DE" w:rsidP="00496983">
                        <w:pPr>
                          <w:spacing w:before="0" w:line="257" w:lineRule="auto"/>
                          <w:jc w:val="center"/>
                          <w:rPr>
                            <w:sz w:val="24"/>
                            <w:szCs w:val="24"/>
                          </w:rPr>
                        </w:pPr>
                        <w:r>
                          <w:rPr>
                            <w:rFonts w:eastAsia="Calibri"/>
                            <w:color w:val="000000"/>
                            <w:sz w:val="16"/>
                            <w:szCs w:val="16"/>
                          </w:rPr>
                          <w:t>129</w:t>
                        </w:r>
                      </w:p>
                      <w:p w14:paraId="3E4A06D3" w14:textId="77777777" w:rsidR="005205DE" w:rsidRDefault="005205D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205DE" w:rsidRDefault="005205D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205DE" w:rsidRDefault="005205D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205DE" w:rsidRDefault="005205DE" w:rsidP="006A7496">
                        <w:pPr>
                          <w:spacing w:before="100" w:line="257" w:lineRule="auto"/>
                          <w:jc w:val="left"/>
                          <w:rPr>
                            <w:sz w:val="24"/>
                            <w:szCs w:val="24"/>
                          </w:rPr>
                        </w:pPr>
                        <w:r>
                          <w:rPr>
                            <w:rFonts w:eastAsia="Calibri"/>
                            <w:color w:val="000000"/>
                            <w:sz w:val="16"/>
                            <w:szCs w:val="16"/>
                          </w:rPr>
                          <w:t>Before</w:t>
                        </w:r>
                      </w:p>
                      <w:p w14:paraId="6B197F32" w14:textId="77777777" w:rsidR="005205DE" w:rsidRDefault="005205D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205DE" w:rsidRDefault="005205DE" w:rsidP="006A7496">
                        <w:pPr>
                          <w:spacing w:before="100" w:line="256" w:lineRule="auto"/>
                          <w:rPr>
                            <w:sz w:val="24"/>
                            <w:szCs w:val="24"/>
                          </w:rPr>
                        </w:pPr>
                        <w:r>
                          <w:rPr>
                            <w:rFonts w:eastAsia="Calibri"/>
                            <w:color w:val="000000"/>
                            <w:sz w:val="16"/>
                            <w:szCs w:val="16"/>
                          </w:rPr>
                          <w:t>After</w:t>
                        </w:r>
                      </w:p>
                      <w:p w14:paraId="7E3E04C8" w14:textId="77777777" w:rsidR="005205DE" w:rsidRDefault="005205D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55" w:name="_Toc57656117"/>
      <w:r w:rsidRPr="00903DBA">
        <w:rPr>
          <w:highlight w:val="white"/>
        </w:rPr>
        <w:t>Windows Jump Info</w:t>
      </w:r>
      <w:bookmarkEnd w:id="455"/>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56" w:name="_Toc57656118"/>
      <w:r w:rsidRPr="00903DBA">
        <w:rPr>
          <w:highlight w:val="white"/>
        </w:rPr>
        <w:t>Windows Byte List</w:t>
      </w:r>
      <w:bookmarkEnd w:id="456"/>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57" w:name="_Hlk51314142"/>
      <w:r w:rsidRPr="00903DBA">
        <w:rPr>
          <w:highlight w:val="white"/>
        </w:rPr>
        <w:t>WindowsByteList</w:t>
      </w:r>
      <w:bookmarkEnd w:id="457"/>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If the second or third operand is a string, we add its name the the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58" w:name="_Toc57656119"/>
      <w:r w:rsidRPr="00903DBA">
        <w:rPr>
          <w:highlight w:val="white"/>
        </w:rPr>
        <w:t>Byte</w:t>
      </w:r>
      <w:r w:rsidR="00D33B22" w:rsidRPr="00903DBA">
        <w:rPr>
          <w:highlight w:val="white"/>
        </w:rPr>
        <w:t xml:space="preserve"> </w:t>
      </w:r>
      <w:r w:rsidRPr="00903DBA">
        <w:rPr>
          <w:highlight w:val="white"/>
        </w:rPr>
        <w:t>List</w:t>
      </w:r>
      <w:bookmarkEnd w:id="458"/>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lond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59"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59"/>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60" w:name="_Ref419646553"/>
      <w:bookmarkStart w:id="461" w:name="_Toc57656120"/>
      <w:r w:rsidRPr="00903DBA">
        <w:t>Linking</w:t>
      </w:r>
      <w:bookmarkEnd w:id="460"/>
      <w:bookmarkEnd w:id="461"/>
    </w:p>
    <w:bookmarkEnd w:id="444"/>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092532">
      <w:pPr>
        <w:pStyle w:val="Liststycke"/>
        <w:numPr>
          <w:ilvl w:val="0"/>
          <w:numId w:val="140"/>
        </w:numPr>
      </w:pPr>
      <w:r w:rsidRPr="00903DBA">
        <w:t>To resolve access to static symbols</w:t>
      </w:r>
    </w:p>
    <w:p w14:paraId="68FF425C" w14:textId="69E3A1D9" w:rsidR="00092532" w:rsidRPr="00903DBA" w:rsidRDefault="00092532" w:rsidP="00092532">
      <w:pPr>
        <w:pStyle w:val="Liststycke"/>
        <w:numPr>
          <w:ilvl w:val="0"/>
          <w:numId w:val="140"/>
        </w:numPr>
      </w:pPr>
      <w:r w:rsidRPr="00903DBA">
        <w:t>To resolve function calls.</w:t>
      </w:r>
    </w:p>
    <w:p w14:paraId="5CC5045B" w14:textId="4484476A" w:rsidR="00092532" w:rsidRPr="00903DBA" w:rsidRDefault="00092532" w:rsidP="00092532">
      <w:pPr>
        <w:pStyle w:val="Liststycke"/>
        <w:numPr>
          <w:ilvl w:val="0"/>
          <w:numId w:val="140"/>
        </w:numPr>
      </w:pPr>
      <w:r w:rsidRPr="00903DBA">
        <w:t>To resolve return addresses.</w:t>
      </w:r>
    </w:p>
    <w:p w14:paraId="21B495BC" w14:textId="13578280" w:rsidR="00EE4EC9" w:rsidRPr="00903DBA" w:rsidRDefault="00EE4EC9" w:rsidP="00EE4EC9">
      <w:pPr>
        <w:pStyle w:val="Rubrik3"/>
      </w:pPr>
      <w:bookmarkStart w:id="462" w:name="_Toc57656121"/>
      <w:r w:rsidRPr="00903DBA">
        <w:lastRenderedPageBreak/>
        <w:t>The Linker Class</w:t>
      </w:r>
      <w:bookmarkEnd w:id="462"/>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E61F62">
      <w:pPr>
        <w:pStyle w:val="Liststycke"/>
        <w:numPr>
          <w:ilvl w:val="0"/>
          <w:numId w:val="99"/>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E61F62">
      <w:pPr>
        <w:pStyle w:val="Liststycke"/>
        <w:numPr>
          <w:ilvl w:val="0"/>
          <w:numId w:val="99"/>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76353F">
      <w:pPr>
        <w:pStyle w:val="Liststycke"/>
        <w:numPr>
          <w:ilvl w:val="0"/>
          <w:numId w:val="99"/>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76353F">
      <w:pPr>
        <w:pStyle w:val="Liststycke"/>
        <w:numPr>
          <w:ilvl w:val="0"/>
          <w:numId w:val="99"/>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76353F">
      <w:pPr>
        <w:pStyle w:val="Liststycke"/>
        <w:numPr>
          <w:ilvl w:val="0"/>
          <w:numId w:val="99"/>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76353F">
      <w:pPr>
        <w:pStyle w:val="Liststycke"/>
        <w:numPr>
          <w:ilvl w:val="0"/>
          <w:numId w:val="99"/>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F6417F">
      <w:pPr>
        <w:pStyle w:val="Liststycke"/>
        <w:numPr>
          <w:ilvl w:val="0"/>
          <w:numId w:val="102"/>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F6417F">
      <w:pPr>
        <w:pStyle w:val="Liststycke"/>
        <w:numPr>
          <w:ilvl w:val="0"/>
          <w:numId w:val="102"/>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F6417F">
      <w:pPr>
        <w:pStyle w:val="Liststycke"/>
        <w:numPr>
          <w:ilvl w:val="0"/>
          <w:numId w:val="102"/>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F6417F">
      <w:pPr>
        <w:pStyle w:val="Liststycke"/>
        <w:numPr>
          <w:ilvl w:val="0"/>
          <w:numId w:val="102"/>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1B717F">
      <w:pPr>
        <w:pStyle w:val="Liststycke"/>
        <w:numPr>
          <w:ilvl w:val="0"/>
          <w:numId w:val="100"/>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B96F81">
      <w:pPr>
        <w:pStyle w:val="Liststycke"/>
        <w:numPr>
          <w:ilvl w:val="0"/>
          <w:numId w:val="100"/>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1B717F">
      <w:pPr>
        <w:pStyle w:val="Liststycke"/>
        <w:numPr>
          <w:ilvl w:val="0"/>
          <w:numId w:val="100"/>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1B717F">
      <w:pPr>
        <w:pStyle w:val="Liststycke"/>
        <w:numPr>
          <w:ilvl w:val="0"/>
          <w:numId w:val="100"/>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63"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63"/>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64" w:name="_Toc57656122"/>
      <w:r w:rsidRPr="00903DBA">
        <w:lastRenderedPageBreak/>
        <w:t xml:space="preserve">The </w:t>
      </w:r>
      <w:r w:rsidR="002554E1" w:rsidRPr="00903DBA">
        <w:t>Standard Library</w:t>
      </w:r>
      <w:bookmarkEnd w:id="464"/>
    </w:p>
    <w:p w14:paraId="21B660CB" w14:textId="0EAC07D4" w:rsidR="00EE220E" w:rsidRPr="00903DBA" w:rsidRDefault="00503728" w:rsidP="00265BDF">
      <w:pPr>
        <w:pStyle w:val="Rubrik2"/>
      </w:pPr>
      <w:bookmarkStart w:id="465" w:name="_Toc57656123"/>
      <w:r w:rsidRPr="00903DBA">
        <w:t>Integral and Floating Limits</w:t>
      </w:r>
      <w:bookmarkEnd w:id="465"/>
    </w:p>
    <w:p w14:paraId="1F710058" w14:textId="2CD586A7" w:rsidR="007800D6" w:rsidRPr="00903DBA" w:rsidRDefault="007800D6" w:rsidP="007800D6">
      <w:pPr>
        <w:rPr>
          <w:highlight w:val="white"/>
        </w:rPr>
      </w:pPr>
      <w:r w:rsidRPr="00903DBA">
        <w:rPr>
          <w:highlight w:val="white"/>
        </w:rPr>
        <w:t>The file limits.h holds limits for integral values for the Linux and Windows environment.</w:t>
      </w:r>
    </w:p>
    <w:p w14:paraId="2F6FA423" w14:textId="6AFA7B16" w:rsidR="003D1398" w:rsidRPr="00903DBA" w:rsidRDefault="008D6750" w:rsidP="003D1398">
      <w:pPr>
        <w:pStyle w:val="CodeListing"/>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The file float.h holds limits for floating-point values. Note that there is no difference between the Linux and Windows environment.</w:t>
      </w:r>
    </w:p>
    <w:p w14:paraId="2576C6FA" w14:textId="54BF9F51" w:rsidR="003D1398" w:rsidRPr="00903DBA" w:rsidRDefault="008D6750" w:rsidP="003D1398">
      <w:pPr>
        <w:pStyle w:val="CodeListing"/>
      </w:pPr>
      <w:r w:rsidRPr="00903DBA">
        <w:lastRenderedPageBreak/>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66" w:name="_Toc57656124"/>
      <w:r w:rsidRPr="00903DBA">
        <w:t xml:space="preserve">The </w:t>
      </w:r>
      <w:r w:rsidR="000E7301" w:rsidRPr="00903DBA">
        <w:t>a</w:t>
      </w:r>
      <w:r w:rsidR="00EE220E" w:rsidRPr="00903DBA">
        <w:t>sser</w:t>
      </w:r>
      <w:r w:rsidR="008E5D1A" w:rsidRPr="00903DBA">
        <w:t>t</w:t>
      </w:r>
      <w:r w:rsidRPr="00903DBA">
        <w:t xml:space="preserve"> Macro</w:t>
      </w:r>
      <w:bookmarkEnd w:id="466"/>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F65771">
      <w:pPr>
        <w:pStyle w:val="CodeListing"/>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67" w:name="_Ref55664393"/>
      <w:bookmarkStart w:id="468" w:name="_Toc57656125"/>
      <w:r w:rsidRPr="00903DBA">
        <w:t>Locale Data</w:t>
      </w:r>
      <w:bookmarkEnd w:id="467"/>
      <w:bookmarkEnd w:id="468"/>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62113D">
      <w:pPr>
        <w:pStyle w:val="CodeListing"/>
      </w:pPr>
      <w:r w:rsidRPr="00903DBA">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62113D">
      <w:pPr>
        <w:pStyle w:val="CodeListing"/>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69" w:name="_Toc57656126"/>
      <w:r w:rsidRPr="00903DBA">
        <w:t>Character Types</w:t>
      </w:r>
      <w:bookmarkEnd w:id="469"/>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B15CBB">
      <w:pPr>
        <w:pStyle w:val="CodeListing"/>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FD2002">
      <w:pPr>
        <w:pStyle w:val="CodeListing"/>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70" w:name="_Hlk55664765"/>
      <w:r w:rsidRPr="00903DBA">
        <w:rPr>
          <w:highlight w:val="white"/>
        </w:rPr>
        <w:t>locale convention</w:t>
      </w:r>
      <w:bookmarkEnd w:id="470"/>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71" w:name="_Toc57656127"/>
      <w:r w:rsidRPr="00903DBA">
        <w:t>S</w:t>
      </w:r>
      <w:r w:rsidR="00EE220E" w:rsidRPr="00903DBA">
        <w:t>tring</w:t>
      </w:r>
      <w:r w:rsidRPr="00903DBA">
        <w:t>s</w:t>
      </w:r>
      <w:bookmarkEnd w:id="471"/>
    </w:p>
    <w:p w14:paraId="14ACCA1E" w14:textId="235BEECD" w:rsidR="0078214F" w:rsidRPr="00903DBA" w:rsidRDefault="008D6750" w:rsidP="0078214F">
      <w:pPr>
        <w:pStyle w:val="CodeListing"/>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78214F">
      <w:pPr>
        <w:pStyle w:val="CodeListing"/>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72" w:name="_Toc57656128"/>
      <w:r w:rsidRPr="00903DBA">
        <w:t>Long Jumps</w:t>
      </w:r>
      <w:bookmarkEnd w:id="472"/>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04451D">
      <w:pPr>
        <w:pStyle w:val="CodeListing"/>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04451D">
      <w:pPr>
        <w:pStyle w:val="CodeListing"/>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73" w:name="_Toc57656129"/>
      <w:r w:rsidRPr="00903DBA">
        <w:t>Mathematical Functions</w:t>
      </w:r>
      <w:bookmarkEnd w:id="47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555D55">
      <w:pPr>
        <w:pStyle w:val="CodeListing"/>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74"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7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555D55">
      <w:pPr>
        <w:pStyle w:val="CodeListing"/>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DF2A42"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DF2A42"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DF2A42"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DF2A42"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DF2A42"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75" w:name="_Toc57656131"/>
      <w:r w:rsidRPr="00903DBA">
        <w:rPr>
          <w:highlight w:val="white"/>
        </w:rPr>
        <w:t>Power</w:t>
      </w:r>
      <w:r w:rsidR="0083365C" w:rsidRPr="00903DBA">
        <w:rPr>
          <w:highlight w:val="white"/>
        </w:rPr>
        <w:t xml:space="preserve"> Functions</w:t>
      </w:r>
      <w:bookmarkEnd w:id="47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DF2A42"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DF2A42"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76" w:name="_Toc57656132"/>
      <w:r w:rsidRPr="00903DBA">
        <w:rPr>
          <w:highlight w:val="white"/>
        </w:rPr>
        <w:t>Square Root</w:t>
      </w:r>
      <w:bookmarkEnd w:id="47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DF2A42"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77" w:name="_Toc57656133"/>
      <w:r w:rsidRPr="00903DBA">
        <w:rPr>
          <w:highlight w:val="white"/>
        </w:rPr>
        <w:lastRenderedPageBreak/>
        <w:t>Modulo Functions</w:t>
      </w:r>
      <w:bookmarkEnd w:id="47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78" w:name="_Toc57656134"/>
      <w:r w:rsidRPr="00903DBA">
        <w:rPr>
          <w:highlight w:val="white"/>
        </w:rPr>
        <w:t>Trigonometric Functions</w:t>
      </w:r>
      <w:bookmarkEnd w:id="47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DF2A42"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DF2A42"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DF2A4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DF2A4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79"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7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DF2A42"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DF2A42"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DF2A4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DF2A4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DF2A4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DF2A42"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DF2A42"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80" w:name="_Toc57656136"/>
      <w:r w:rsidRPr="00903DBA">
        <w:rPr>
          <w:shd w:val="clear" w:color="auto" w:fill="FFFFFF"/>
        </w:rPr>
        <w:lastRenderedPageBreak/>
        <w:t>Hyperbolic Trigonometric Functions</w:t>
      </w:r>
      <w:bookmarkEnd w:id="48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DF2A42"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DF2A42"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DF2A42"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81" w:name="_Toc57656137"/>
      <w:r w:rsidRPr="00903DBA">
        <w:rPr>
          <w:highlight w:val="white"/>
        </w:rPr>
        <w:t>Floor, Ceiling, Absolute, and Rounding</w:t>
      </w:r>
      <w:r w:rsidR="0083365C" w:rsidRPr="00903DBA">
        <w:rPr>
          <w:highlight w:val="white"/>
        </w:rPr>
        <w:t xml:space="preserve"> Functions</w:t>
      </w:r>
      <w:bookmarkEnd w:id="48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DF2A42"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482" w:name="_Toc57656138"/>
      <w:bookmarkStart w:id="483" w:name="_Hlk55231095"/>
      <w:r w:rsidRPr="00903DBA">
        <w:lastRenderedPageBreak/>
        <w:t>Standard Input/Output</w:t>
      </w:r>
      <w:bookmarkEnd w:id="482"/>
    </w:p>
    <w:bookmarkEnd w:id="483"/>
    <w:p w14:paraId="3C220EF3" w14:textId="1124625B" w:rsidR="00F67D04" w:rsidRPr="00903DBA" w:rsidRDefault="008D6750" w:rsidP="00F67D04">
      <w:pPr>
        <w:pStyle w:val="CodeListing"/>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484" w:name="_Toc57656139"/>
      <w:r w:rsidRPr="00903DBA">
        <w:t>Printing</w:t>
      </w:r>
      <w:bookmarkEnd w:id="484"/>
    </w:p>
    <w:p w14:paraId="07321D9D" w14:textId="007993F5" w:rsidR="00F67D04" w:rsidRPr="00903DBA" w:rsidRDefault="008D6750" w:rsidP="00957919">
      <w:pPr>
        <w:pStyle w:val="CodeListing"/>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442030">
      <w:pPr>
        <w:pStyle w:val="CodeListing"/>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485" w:name="_Toc57656140"/>
      <w:r w:rsidRPr="00903DBA">
        <w:t>Scanning</w:t>
      </w:r>
      <w:bookmarkEnd w:id="485"/>
    </w:p>
    <w:p w14:paraId="29AFA940" w14:textId="74759390" w:rsidR="00594DB0" w:rsidRPr="00903DBA" w:rsidRDefault="008D6750" w:rsidP="00594DB0">
      <w:pPr>
        <w:pStyle w:val="CodeListing"/>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8361EE">
      <w:pPr>
        <w:pStyle w:val="CodeListing"/>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486" w:name="_Toc57656141"/>
      <w:r w:rsidRPr="00903DBA">
        <w:t>F</w:t>
      </w:r>
      <w:r w:rsidR="00AF06D6" w:rsidRPr="00903DBA">
        <w:t xml:space="preserve">ile </w:t>
      </w:r>
      <w:r w:rsidRPr="00903DBA">
        <w:t>H</w:t>
      </w:r>
      <w:r w:rsidR="00AF06D6" w:rsidRPr="00903DBA">
        <w:t>andling</w:t>
      </w:r>
      <w:bookmarkEnd w:id="486"/>
    </w:p>
    <w:p w14:paraId="174C04F8" w14:textId="1B67F95A" w:rsidR="00577582" w:rsidRPr="00903DBA" w:rsidRDefault="008D6750" w:rsidP="006217C5">
      <w:pPr>
        <w:pStyle w:val="CodeListing"/>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0644C3">
      <w:pPr>
        <w:pStyle w:val="CodeListing"/>
      </w:pPr>
      <w:r w:rsidRPr="00903DBA">
        <w:t>f</w:t>
      </w:r>
      <w:r w:rsidR="000644C3" w:rsidRPr="00903DBA">
        <w:t>ile.c</w:t>
      </w:r>
    </w:p>
    <w:p w14:paraId="44C5EAD9" w14:textId="77777777" w:rsidR="00C25FEE" w:rsidRPr="00903DBA" w:rsidRDefault="00C25FEE" w:rsidP="00C25FEE">
      <w:pPr>
        <w:pStyle w:val="Code"/>
        <w:rPr>
          <w:highlight w:val="white"/>
        </w:rPr>
      </w:pPr>
      <w:bookmarkStart w:id="487"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488" w:name="_Toc57656142"/>
      <w:r w:rsidRPr="00903DBA">
        <w:t>The Standard Library</w:t>
      </w:r>
      <w:bookmarkEnd w:id="488"/>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487"/>
    <w:p w14:paraId="6289FDFB" w14:textId="4B5A32CA" w:rsidR="003420EA" w:rsidRPr="00903DBA" w:rsidRDefault="004B0675" w:rsidP="003420EA">
      <w:pPr>
        <w:pStyle w:val="CodeListing"/>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B07509">
      <w:pPr>
        <w:pStyle w:val="CodeListing"/>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489" w:name="_Toc57656143"/>
      <w:r w:rsidRPr="00903DBA">
        <w:t>T</w:t>
      </w:r>
      <w:r w:rsidR="00D62A8B" w:rsidRPr="00903DBA">
        <w:t>ime</w:t>
      </w:r>
      <w:bookmarkEnd w:id="489"/>
    </w:p>
    <w:p w14:paraId="4B568326" w14:textId="26EBB4A4" w:rsidR="00487292" w:rsidRPr="00903DBA" w:rsidRDefault="004B0675" w:rsidP="00733EAC">
      <w:pPr>
        <w:pStyle w:val="CodeListing"/>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3211B0">
      <w:pPr>
        <w:pStyle w:val="CodeListing"/>
      </w:pPr>
      <w:r w:rsidRPr="00903DBA">
        <w:t>t</w:t>
      </w:r>
      <w:r w:rsidR="003211B0" w:rsidRPr="00903DBA">
        <w:t>ime.c</w:t>
      </w:r>
    </w:p>
    <w:p w14:paraId="548B50E4" w14:textId="77777777" w:rsidR="00E77B17" w:rsidRPr="00903DBA" w:rsidRDefault="00E77B17" w:rsidP="00E77B17">
      <w:pPr>
        <w:pStyle w:val="Code"/>
        <w:rPr>
          <w:highlight w:val="white"/>
        </w:rPr>
      </w:pPr>
      <w:bookmarkStart w:id="490" w:name="_Ref54018755"/>
      <w:bookmarkStart w:id="491"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492" w:name="_Toc57656144"/>
      <w:r w:rsidRPr="00903DBA">
        <w:rPr>
          <w:lang w:val="en-US"/>
        </w:rPr>
        <w:t>The Preprocessor</w:t>
      </w:r>
      <w:bookmarkEnd w:id="490"/>
      <w:bookmarkEnd w:id="492"/>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493" w:name="_Ref418256130"/>
      <w:bookmarkStart w:id="494" w:name="_Toc57656145"/>
      <w:r w:rsidRPr="00903DBA">
        <w:t xml:space="preserve">The Expression </w:t>
      </w:r>
      <w:r w:rsidR="007C4A54" w:rsidRPr="00903DBA">
        <w:t xml:space="preserve">Scanner and </w:t>
      </w:r>
      <w:r w:rsidRPr="00903DBA">
        <w:t>Parser</w:t>
      </w:r>
      <w:bookmarkEnd w:id="493"/>
      <w:bookmarkEnd w:id="494"/>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495" w:name="_Toc57656146"/>
      <w:r w:rsidRPr="00903DBA">
        <w:t>The Grammar</w:t>
      </w:r>
      <w:bookmarkEnd w:id="495"/>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496" w:name="_Toc57656147"/>
      <w:r w:rsidRPr="00903DBA">
        <w:t>The Parser</w:t>
      </w:r>
      <w:bookmarkEnd w:id="496"/>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497"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498" w:name="_Toc57656148"/>
      <w:r w:rsidRPr="00903DBA">
        <w:t>The Scanner</w:t>
      </w:r>
      <w:bookmarkEnd w:id="497"/>
      <w:bookmarkEnd w:id="498"/>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499" w:name="_Toc57656149"/>
      <w:r w:rsidRPr="00903DBA">
        <w:t>The Pre</w:t>
      </w:r>
      <w:r w:rsidR="00921465" w:rsidRPr="00903DBA">
        <w:t xml:space="preserve">processor </w:t>
      </w:r>
      <w:r w:rsidR="007C4A54" w:rsidRPr="00903DBA">
        <w:t xml:space="preserve">Scanner and </w:t>
      </w:r>
      <w:r w:rsidRPr="00903DBA">
        <w:t>Parser</w:t>
      </w:r>
      <w:bookmarkEnd w:id="499"/>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00" w:name="_Toc57656150"/>
      <w:r w:rsidRPr="00903DBA">
        <w:t>If</w:t>
      </w:r>
      <w:r w:rsidR="00BB03AD" w:rsidRPr="00903DBA">
        <w:t>-</w:t>
      </w:r>
      <w:r w:rsidRPr="00903DBA">
        <w:t>Else</w:t>
      </w:r>
      <w:r w:rsidR="00BB03AD" w:rsidRPr="00903DBA">
        <w:t>-</w:t>
      </w:r>
      <w:r w:rsidRPr="00903DBA">
        <w:t>Chain</w:t>
      </w:r>
      <w:bookmarkEnd w:id="500"/>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3D760C">
      <w:pPr>
        <w:pStyle w:val="Liststycke"/>
        <w:numPr>
          <w:ilvl w:val="0"/>
          <w:numId w:val="172"/>
        </w:numPr>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3D760C">
      <w:pPr>
        <w:pStyle w:val="Liststycke"/>
        <w:numPr>
          <w:ilvl w:val="0"/>
          <w:numId w:val="172"/>
        </w:numPr>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131DDB">
      <w:pPr>
        <w:pStyle w:val="Liststycke"/>
        <w:numPr>
          <w:ilvl w:val="0"/>
          <w:numId w:val="172"/>
        </w:numPr>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01" w:name="_Toc57656151"/>
      <w:r w:rsidRPr="00903DBA">
        <w:t>The Preprocessor</w:t>
      </w:r>
      <w:bookmarkEnd w:id="501"/>
    </w:p>
    <w:p w14:paraId="522F4117" w14:textId="77777777" w:rsidR="005B678D" w:rsidRPr="00903DBA" w:rsidRDefault="005B678D" w:rsidP="005B678D">
      <w:r w:rsidRPr="00903DBA">
        <w:t>The preprocessor has several tasks:</w:t>
      </w:r>
    </w:p>
    <w:p w14:paraId="79E0F3C2" w14:textId="36DAF6CF" w:rsidR="005B678D" w:rsidRPr="00903DBA" w:rsidRDefault="005B678D" w:rsidP="005B678D">
      <w:pPr>
        <w:pStyle w:val="Liststycke"/>
        <w:numPr>
          <w:ilvl w:val="0"/>
          <w:numId w:val="74"/>
        </w:numPr>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5B678D">
      <w:pPr>
        <w:pStyle w:val="Liststycke"/>
        <w:numPr>
          <w:ilvl w:val="0"/>
          <w:numId w:val="74"/>
        </w:numPr>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5B678D">
      <w:pPr>
        <w:pStyle w:val="Liststycke"/>
        <w:numPr>
          <w:ilvl w:val="0"/>
          <w:numId w:val="74"/>
        </w:numPr>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5B678D">
      <w:pPr>
        <w:pStyle w:val="Liststycke"/>
        <w:numPr>
          <w:ilvl w:val="0"/>
          <w:numId w:val="74"/>
        </w:numPr>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5B678D">
      <w:pPr>
        <w:pStyle w:val="Liststycke"/>
        <w:numPr>
          <w:ilvl w:val="0"/>
          <w:numId w:val="74"/>
        </w:numPr>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5B678D">
      <w:pPr>
        <w:pStyle w:val="Liststycke"/>
        <w:numPr>
          <w:ilvl w:val="0"/>
          <w:numId w:val="74"/>
        </w:numPr>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5B678D">
      <w:pPr>
        <w:pStyle w:val="Liststycke"/>
        <w:numPr>
          <w:ilvl w:val="0"/>
          <w:numId w:val="74"/>
        </w:numPr>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02" w:name="_Toc57656152"/>
      <w:r w:rsidRPr="00903DBA">
        <w:t>Tri Graphs</w:t>
      </w:r>
      <w:bookmarkEnd w:id="502"/>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03" w:name="_Toc57656153"/>
      <w:r w:rsidRPr="00903DBA">
        <w:t>Comments, Strings, and Characters</w:t>
      </w:r>
      <w:bookmarkEnd w:id="503"/>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04" w:name="_Ref418258402"/>
      <w:bookmarkStart w:id="505" w:name="_Toc57656154"/>
      <w:r w:rsidRPr="00903DBA">
        <w:t>Slash Codes</w:t>
      </w:r>
      <w:bookmarkEnd w:id="504"/>
      <w:bookmarkEnd w:id="505"/>
    </w:p>
    <w:p w14:paraId="3BC934C2" w14:textId="77777777" w:rsidR="005B1C6D" w:rsidRPr="00903DBA" w:rsidRDefault="005B1C6D" w:rsidP="005B1C6D">
      <w:r w:rsidRPr="00903DBA">
        <w:t xml:space="preserve">The </w:t>
      </w:r>
      <w:r w:rsidRPr="00903DBA">
        <w:rPr>
          <w:rStyle w:val="CodeInText0"/>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5B1C6D">
      <w:r w:rsidRPr="00903DBA">
        <w:t xml:space="preserve">When the character or string has been translated from slash codes to regular characters, </w:t>
      </w:r>
      <w:r w:rsidRPr="00903DBA">
        <w:rPr>
          <w:rStyle w:val="CodeInText0"/>
        </w:rPr>
        <w:t>charToOctal</w:t>
      </w:r>
      <w:r w:rsidRPr="00903DBA">
        <w:t xml:space="preserve"> is called to translate them to octal slash codes.</w:t>
      </w:r>
    </w:p>
    <w:p w14:paraId="5FE69E66" w14:textId="77777777" w:rsidR="005B1C6D" w:rsidRPr="00903DBA" w:rsidRDefault="005B1C6D" w:rsidP="005B1C6D">
      <w:r w:rsidRPr="00903DBA">
        <w:t xml:space="preserve">The </w:t>
      </w:r>
      <w:r w:rsidRPr="00903DBA">
        <w:rPr>
          <w:rStyle w:val="CodeInText0"/>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06" w:name="_Toc57656155"/>
      <w:r w:rsidRPr="00903DBA">
        <w:t>The Line List</w:t>
      </w:r>
      <w:bookmarkEnd w:id="506"/>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5B1C6D">
      <w:r w:rsidRPr="00903DBA">
        <w:t xml:space="preserve">The </w:t>
      </w:r>
      <w:r w:rsidRPr="00903DBA">
        <w:rPr>
          <w:rStyle w:val="CodeInText0"/>
        </w:rPr>
        <w:t>trimLeft</w:t>
      </w:r>
      <w:r w:rsidRPr="00903DBA">
        <w:t xml:space="preserve"> and </w:t>
      </w:r>
      <w:r w:rsidRPr="00903DBA">
        <w:rPr>
          <w:rStyle w:val="CodeInText0"/>
        </w:rPr>
        <w:t>trimRight</w:t>
      </w:r>
      <w:r w:rsidRPr="00903DBA">
        <w:t xml:space="preserve"> methods simple removes all white-spaces to the left or right of the string.</w:t>
      </w:r>
    </w:p>
    <w:p w14:paraId="00FDA97F" w14:textId="77777777" w:rsidR="005B1C6D" w:rsidRPr="00903DBA" w:rsidRDefault="005B1C6D" w:rsidP="005B1C6D">
      <w:r w:rsidRPr="00903DBA">
        <w:t xml:space="preserve">The </w:t>
      </w:r>
      <w:r w:rsidRPr="00903DBA">
        <w:rPr>
          <w:rStyle w:val="CodeInText0"/>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07" w:name="_Toc57656156"/>
      <w:r w:rsidRPr="00903DBA">
        <w:t>Lines</w:t>
      </w:r>
      <w:bookmarkEnd w:id="507"/>
    </w:p>
    <w:p w14:paraId="4DA42C7F" w14:textId="77777777" w:rsidR="005B1C6D" w:rsidRPr="00903DBA" w:rsidRDefault="005B1C6D" w:rsidP="005B1C6D">
      <w:r w:rsidRPr="00903DBA">
        <w:t xml:space="preserve">The </w:t>
      </w:r>
      <w:r w:rsidRPr="00903DBA">
        <w:rPr>
          <w:rStyle w:val="CodeInText0"/>
        </w:rPr>
        <w:t>doLine</w:t>
      </w:r>
      <w:r w:rsidRPr="00903DBA">
        <w:t xml:space="preserve"> method handles the </w:t>
      </w:r>
      <w:r w:rsidRPr="00903DBA">
        <w:rPr>
          <w:rStyle w:val="CodeInText0"/>
        </w:rPr>
        <w:t>#line</w:t>
      </w:r>
      <w:r w:rsidRPr="00903DBA">
        <w:t xml:space="preserve"> directive by setting the </w:t>
      </w:r>
      <w:r w:rsidRPr="00903DBA">
        <w:rPr>
          <w:rStyle w:val="CodeInText0"/>
        </w:rPr>
        <w:t>Main</w:t>
      </w:r>
      <w:r w:rsidRPr="00903DBA">
        <w:t>.</w:t>
      </w:r>
      <w:r w:rsidRPr="00903DBA">
        <w:rPr>
          <w:rStyle w:val="CodeInText0"/>
        </w:rPr>
        <w:t>Path</w:t>
      </w:r>
      <w:r w:rsidRPr="00903DBA">
        <w:t xml:space="preserve"> and </w:t>
      </w:r>
      <w:r w:rsidRPr="00903DBA">
        <w:rPr>
          <w:rStyle w:val="CodeInText0"/>
        </w:rPr>
        <w:t>Main</w:t>
      </w:r>
      <w:r w:rsidRPr="00903DBA">
        <w:t>.</w:t>
      </w:r>
      <w:r w:rsidRPr="00903DBA">
        <w:rPr>
          <w:rStyle w:val="CodeInText0"/>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08" w:name="_Toc57656157"/>
      <w:r w:rsidRPr="00903DBA">
        <w:t>Includes</w:t>
      </w:r>
      <w:bookmarkEnd w:id="508"/>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09" w:name="_Toc57656158"/>
      <w:r w:rsidRPr="00903DBA">
        <w:t>Macros</w:t>
      </w:r>
      <w:bookmarkEnd w:id="509"/>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10" w:name="_Toc57656159"/>
      <w:r w:rsidRPr="00903DBA">
        <w:t>Conditional Programming</w:t>
      </w:r>
      <w:bookmarkEnd w:id="510"/>
    </w:p>
    <w:p w14:paraId="526D3151" w14:textId="669B0B20"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11" w:name="_Toc57656160"/>
      <w:r w:rsidRPr="00903DBA">
        <w:t>Macro Expansion</w:t>
      </w:r>
      <w:bookmarkEnd w:id="511"/>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12" w:name="_Toc57656161"/>
      <w:r w:rsidRPr="00903DBA">
        <w:t>String Merging</w:t>
      </w:r>
      <w:bookmarkEnd w:id="512"/>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13" w:name="_Toc57656162"/>
      <w:bookmarkStart w:id="514" w:name="_Ref57656298"/>
      <w:r w:rsidRPr="00903DBA">
        <w:rPr>
          <w:lang w:val="en-US"/>
        </w:rPr>
        <w:t>The C Grammar</w:t>
      </w:r>
      <w:bookmarkEnd w:id="491"/>
      <w:bookmarkEnd w:id="513"/>
      <w:bookmarkEnd w:id="514"/>
    </w:p>
    <w:p w14:paraId="5EE70CDE" w14:textId="3D3CD693" w:rsidR="00CB1AB5" w:rsidRPr="00903DBA" w:rsidRDefault="00CB1AB5" w:rsidP="00CB1AB5">
      <w:bookmarkStart w:id="515"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16" w:name="_Toc49764472"/>
      <w:bookmarkStart w:id="517" w:name="_Toc57656163"/>
      <w:r w:rsidRPr="00903DBA">
        <w:t>The Preprocessor Grammar</w:t>
      </w:r>
      <w:bookmarkEnd w:id="516"/>
      <w:bookmarkEnd w:id="517"/>
    </w:p>
    <w:p w14:paraId="6050AB4B" w14:textId="0685D454"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18" w:name="_Toc49764473"/>
      <w:bookmarkStart w:id="519" w:name="_Toc57656164"/>
      <w:r w:rsidRPr="00903DBA">
        <w:t>The Language Grammar</w:t>
      </w:r>
      <w:bookmarkEnd w:id="518"/>
      <w:bookmarkEnd w:id="519"/>
    </w:p>
    <w:p w14:paraId="69CBCC96" w14:textId="4B6E4AD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50CC65CC" w:rsidR="007660EE" w:rsidRPr="00903DBA" w:rsidRDefault="007660EE" w:rsidP="00845EA9">
      <w:pPr>
        <w:pStyle w:val="Appendix"/>
        <w:rPr>
          <w:lang w:val="en-US"/>
        </w:rPr>
      </w:pPr>
      <w:bookmarkStart w:id="520" w:name="_Toc57656165"/>
      <w:bookmarkStart w:id="521" w:name="_Ref57657966"/>
      <w:r w:rsidRPr="00903DBA">
        <w:rPr>
          <w:lang w:val="en-US"/>
        </w:rPr>
        <w:t>GPPG and GPLEX</w:t>
      </w:r>
      <w:bookmarkEnd w:id="515"/>
      <w:bookmarkEnd w:id="520"/>
      <w:bookmarkEnd w:id="521"/>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22" w:name="_Toc57656166"/>
      <w:r w:rsidRPr="00903DBA">
        <w:t>The Language</w:t>
      </w:r>
      <w:bookmarkEnd w:id="52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7660EE">
      <w:pPr>
        <w:pStyle w:val="Liststycke"/>
        <w:numPr>
          <w:ilvl w:val="0"/>
          <w:numId w:val="87"/>
        </w:numPr>
      </w:pPr>
      <w:r w:rsidRPr="00903DBA">
        <w:t>Read. A non-empty sequence of variables is assigned values read from the input stream, with an optional prompt.</w:t>
      </w:r>
    </w:p>
    <w:p w14:paraId="7442C174" w14:textId="77777777" w:rsidR="007660EE" w:rsidRPr="00903DBA" w:rsidRDefault="007660EE" w:rsidP="007660EE">
      <w:pPr>
        <w:pStyle w:val="Liststycke"/>
        <w:numPr>
          <w:ilvl w:val="0"/>
          <w:numId w:val="87"/>
        </w:numPr>
      </w:pPr>
      <w:r w:rsidRPr="00903DBA">
        <w:t>Write. The non-empty sequence of values is written to the output stream, with an optional text.</w:t>
      </w:r>
    </w:p>
    <w:p w14:paraId="400475D4" w14:textId="77777777" w:rsidR="007660EE" w:rsidRPr="00903DBA" w:rsidRDefault="007660EE" w:rsidP="007660EE">
      <w:pPr>
        <w:pStyle w:val="Liststycke"/>
        <w:numPr>
          <w:ilvl w:val="0"/>
          <w:numId w:val="87"/>
        </w:numPr>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23" w:name="_Toc57656167"/>
      <w:r w:rsidRPr="00903DBA">
        <w:t>The Grammar</w:t>
      </w:r>
      <w:bookmarkEnd w:id="52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24" w:name="_Toc57656168"/>
      <w:r w:rsidRPr="00903DBA">
        <w:t>GPPG</w:t>
      </w:r>
      <w:bookmarkEnd w:id="524"/>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7660EE">
      <w:r w:rsidRPr="00903DBA">
        <w:t xml:space="preserve">The </w:t>
      </w:r>
      <w:r w:rsidRPr="00903DBA">
        <w:rPr>
          <w:rStyle w:val="CodeInText0"/>
        </w:rPr>
        <w:t>STRING</w:t>
      </w:r>
      <w:r w:rsidRPr="00903DBA">
        <w:t xml:space="preserve">, </w:t>
      </w:r>
      <w:r w:rsidRPr="00903DBA">
        <w:rPr>
          <w:rStyle w:val="CodeInText0"/>
        </w:rPr>
        <w:t>IDENTIFIER</w:t>
      </w:r>
      <w:r w:rsidRPr="00903DBA">
        <w:t xml:space="preserve">, and </w:t>
      </w:r>
      <w:r w:rsidRPr="00903DBA">
        <w:rPr>
          <w:rStyle w:val="CodeInText0"/>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7660EE">
      <w:r w:rsidRPr="00903DBA">
        <w:t xml:space="preserve">There are also the rules </w:t>
      </w:r>
      <w:r w:rsidRPr="00903DBA">
        <w:rPr>
          <w:rStyle w:val="CodeInText0"/>
        </w:rPr>
        <w:t>statement_list</w:t>
      </w:r>
      <w:r w:rsidRPr="00903DBA">
        <w:t xml:space="preserve">, </w:t>
      </w:r>
      <w:r w:rsidRPr="00903DBA">
        <w:rPr>
          <w:rStyle w:val="CodeInText0"/>
        </w:rPr>
        <w:t>statement</w:t>
      </w:r>
      <w:r w:rsidRPr="00903DBA">
        <w:t xml:space="preserve">, and </w:t>
      </w:r>
      <w:r w:rsidRPr="00903DBA">
        <w:rPr>
          <w:rStyle w:val="CodeInText0"/>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2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26" w:name="_Toc57656169"/>
      <w:r w:rsidRPr="00903DBA">
        <w:t>JPlex</w:t>
      </w:r>
      <w:bookmarkEnd w:id="525"/>
      <w:bookmarkEnd w:id="526"/>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527" w:name="_Toc57656170"/>
      <w:r w:rsidRPr="00903DBA">
        <w:t>Main</w:t>
      </w:r>
      <w:bookmarkEnd w:id="527"/>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7660EE">
      <w:r w:rsidRPr="00903DBA">
        <w:t xml:space="preserve">The </w:t>
      </w:r>
      <w:r w:rsidRPr="00903DBA">
        <w:rPr>
          <w:rStyle w:val="CodeInText0"/>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28" w:name="_Toc57656171"/>
      <w:r w:rsidRPr="00903DBA">
        <w:rPr>
          <w:lang w:val="en-US"/>
        </w:rPr>
        <w:t>Auxiliary Classes</w:t>
      </w:r>
      <w:bookmarkEnd w:id="52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29" w:name="_Toc57656172"/>
      <w:r w:rsidRPr="00903DBA">
        <w:t>Error Handling</w:t>
      </w:r>
      <w:bookmarkEnd w:id="52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30" w:name="_Toc57656173"/>
      <w:r w:rsidRPr="00903DBA">
        <w:t>Container Classes</w:t>
      </w:r>
      <w:bookmarkEnd w:id="53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31" w:name="_Toc57656174"/>
      <w:r w:rsidRPr="00903DBA">
        <w:t>Ordered Pair</w:t>
      </w:r>
      <w:bookmarkEnd w:id="53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32" w:name="_Toc57656175"/>
      <w:r w:rsidRPr="00903DBA">
        <w:t>Graph</w:t>
      </w:r>
      <w:bookmarkEnd w:id="53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33" w:name="_Toc57656176"/>
      <w:r w:rsidRPr="00903DBA">
        <w:t>Addition and Removal of Vertices and Edges</w:t>
      </w:r>
      <w:bookmarkEnd w:id="53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34" w:name="_Toc57656177"/>
      <w:r w:rsidRPr="00903DBA">
        <w:t>Graph Partition</w:t>
      </w:r>
      <w:bookmarkEnd w:id="534"/>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35" w:name="_Toc32312748"/>
      <w:bookmarkStart w:id="536" w:name="_Toc128724229"/>
      <w:bookmarkStart w:id="537" w:name="_Toc323656800"/>
      <w:bookmarkStart w:id="538" w:name="_Toc324085682"/>
      <w:bookmarkStart w:id="539" w:name="_Ref324113434"/>
      <w:bookmarkStart w:id="540" w:name="_Toc324680324"/>
      <w:bookmarkStart w:id="541" w:name="_Toc57656178"/>
      <w:bookmarkStart w:id="542" w:name="_Ref57658095"/>
      <w:r w:rsidRPr="00903DBA">
        <w:rPr>
          <w:lang w:val="en-US"/>
        </w:rPr>
        <w:t>The ASCII Table</w:t>
      </w:r>
      <w:bookmarkEnd w:id="535"/>
      <w:bookmarkEnd w:id="536"/>
      <w:bookmarkEnd w:id="537"/>
      <w:bookmarkEnd w:id="538"/>
      <w:bookmarkEnd w:id="539"/>
      <w:bookmarkEnd w:id="540"/>
      <w:bookmarkEnd w:id="541"/>
      <w:bookmarkEnd w:id="54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43" w:name="_Toc57656179"/>
      <w:r w:rsidRPr="00903DBA">
        <w:rPr>
          <w:lang w:val="en-US"/>
        </w:rPr>
        <w:t>A</w:t>
      </w:r>
      <w:r w:rsidR="00281D34" w:rsidRPr="00903DBA">
        <w:rPr>
          <w:lang w:val="en-US"/>
        </w:rPr>
        <w:t xml:space="preserve"> Crash Course in C</w:t>
      </w:r>
      <w:bookmarkEnd w:id="543"/>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the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44" w:name="_Toc320485572"/>
      <w:bookmarkStart w:id="545" w:name="_Toc323656681"/>
      <w:bookmarkStart w:id="546" w:name="_Toc324085419"/>
      <w:bookmarkStart w:id="547" w:name="_Toc383781071"/>
      <w:bookmarkStart w:id="548" w:name="_Toc57656180"/>
      <w:r w:rsidRPr="00903DBA">
        <w:t>The Compiler and the Linker</w:t>
      </w:r>
      <w:bookmarkEnd w:id="544"/>
      <w:bookmarkEnd w:id="545"/>
      <w:bookmarkEnd w:id="546"/>
      <w:bookmarkEnd w:id="547"/>
      <w:bookmarkEnd w:id="548"/>
    </w:p>
    <w:p w14:paraId="4738AA08" w14:textId="77777777" w:rsidR="00E80032" w:rsidRPr="00903DBA" w:rsidRDefault="00E80032" w:rsidP="00E80032">
      <w:r w:rsidRPr="00903DBA">
        <w:t xml:space="preserve">The </w:t>
      </w:r>
      <w:r w:rsidRPr="00903DBA">
        <w:rPr>
          <w:rStyle w:val="KeyWord"/>
        </w:rPr>
        <w:t>source</w:t>
      </w:r>
      <w:r w:rsidRPr="00903DBA">
        <w:t xml:space="preserve"> </w:t>
      </w:r>
      <w:r w:rsidRPr="00903DBA">
        <w:rPr>
          <w:rStyle w:val="KeyWord"/>
        </w:rPr>
        <w:t>code</w:t>
      </w:r>
      <w:r w:rsidRPr="00903DBA">
        <w:t xml:space="preserve"> is the the actual text the programmer writes. The </w:t>
      </w:r>
      <w:r w:rsidRPr="00903DBA">
        <w:rPr>
          <w:rStyle w:val="KeyWord"/>
        </w:rPr>
        <w:t>compiler</w:t>
      </w:r>
      <w:r w:rsidRPr="00903DBA">
        <w:t xml:space="preserve"> is the program that translates the source code into </w:t>
      </w:r>
      <w:r w:rsidRPr="00903DBA">
        <w:rPr>
          <w:rStyle w:val="KeyWord"/>
        </w:rPr>
        <w:t>object</w:t>
      </w:r>
      <w:r w:rsidRPr="00903DBA">
        <w:t xml:space="preserve"> </w:t>
      </w:r>
      <w:r w:rsidRPr="00903DBA">
        <w:rPr>
          <w:rStyle w:val="KeyWord"/>
        </w:rPr>
        <w:t>code</w:t>
      </w:r>
      <w:r w:rsidRPr="00903DBA">
        <w:t xml:space="preserve">, which the computer can read. The </w:t>
      </w:r>
      <w:r w:rsidRPr="00903DBA">
        <w:rPr>
          <w:rStyle w:val="KeyWord"/>
        </w:rPr>
        <w:t>linker</w:t>
      </w:r>
      <w:r w:rsidRPr="00903DBA">
        <w:t xml:space="preserve"> puts several compiled files into an executable file</w:t>
      </w:r>
    </w:p>
    <w:p w14:paraId="63DFDC01" w14:textId="77777777" w:rsidR="00E80032" w:rsidRPr="00903DBA" w:rsidRDefault="00E80032" w:rsidP="00E80032">
      <w:r w:rsidRPr="00903DBA">
        <w:t xml:space="preserve">Let us say we have a C program in the source code file </w:t>
      </w:r>
      <w:r w:rsidRPr="00903DBA">
        <w:rPr>
          <w:rStyle w:val="CodeInText0"/>
        </w:rPr>
        <w:t>Program.c</w:t>
      </w:r>
      <w:r w:rsidRPr="00903DBA">
        <w:t xml:space="preserve"> and a routine used by the program in </w:t>
      </w:r>
      <w:r w:rsidRPr="00903DBA">
        <w:rPr>
          <w:rStyle w:val="CodeInText0"/>
        </w:rPr>
        <w:t>Routine.c</w:t>
      </w:r>
      <w:r w:rsidRPr="00903DBA">
        <w:t xml:space="preserve">. Furthermore, the program calls a function in the standard library. In this case, the compiler translates the source code into object code and the linker joins the code into the executable file </w:t>
      </w:r>
      <w:r w:rsidRPr="00903DBA">
        <w:rPr>
          <w:rStyle w:val="CodeInText0"/>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205DE" w:rsidRPr="003F7CF1" w:rsidRDefault="005205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205DE" w:rsidRPr="003F7CF1" w:rsidRDefault="005205D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205DE" w:rsidRPr="003F7CF1" w:rsidRDefault="005205D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205DE" w:rsidRPr="003F7CF1" w:rsidRDefault="005205D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205DE" w:rsidRPr="003F7CF1" w:rsidRDefault="005205D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205DE" w:rsidRPr="003F7CF1" w:rsidRDefault="005205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205DE" w:rsidRPr="003F7CF1" w:rsidRDefault="005205D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205DE" w:rsidRPr="003F7CF1" w:rsidRDefault="005205D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205DE" w:rsidRPr="003F7CF1" w:rsidRDefault="005205D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205DE" w:rsidRPr="003F7CF1" w:rsidRDefault="005205D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205DE" w:rsidRPr="003F7CF1" w:rsidRDefault="005205D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205DE" w:rsidRPr="003F7CF1" w:rsidRDefault="005205D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205DE" w:rsidRPr="003F7CF1" w:rsidRDefault="005205D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205DE" w:rsidRPr="003F7CF1" w:rsidRDefault="005205D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903DBA">
        <w:rPr>
          <w:rStyle w:val="KeyWord"/>
        </w:rPr>
        <w:t xml:space="preserve">compile-time error, </w:t>
      </w:r>
      <w:r w:rsidRPr="00903DBA">
        <w:t xml:space="preserve">and if an error occurs during the execution of the program we call it a </w:t>
      </w:r>
      <w:r w:rsidRPr="00903DBA">
        <w:rPr>
          <w:rStyle w:val="KeyWord"/>
        </w:rPr>
        <w:t>run-time error</w:t>
      </w:r>
      <w:r w:rsidRPr="00903DBA">
        <w:t>.</w:t>
      </w:r>
    </w:p>
    <w:p w14:paraId="4641F138" w14:textId="7610AAC6" w:rsidR="00E80032" w:rsidRPr="00903DBA" w:rsidRDefault="00E80032" w:rsidP="007C7CB2">
      <w:pPr>
        <w:pStyle w:val="Rubrik2"/>
      </w:pPr>
      <w:bookmarkStart w:id="549" w:name="_Toc320485573"/>
      <w:bookmarkStart w:id="550" w:name="_Toc323656682"/>
      <w:bookmarkStart w:id="551" w:name="_Toc324085420"/>
      <w:bookmarkStart w:id="552" w:name="_Toc383781072"/>
      <w:bookmarkStart w:id="553" w:name="_Toc57656181"/>
      <w:r w:rsidRPr="00903DBA">
        <w:t>The Hello-World Program</w:t>
      </w:r>
      <w:bookmarkEnd w:id="549"/>
      <w:bookmarkEnd w:id="550"/>
      <w:bookmarkEnd w:id="551"/>
      <w:bookmarkEnd w:id="552"/>
      <w:bookmarkEnd w:id="553"/>
    </w:p>
    <w:p w14:paraId="6ACFD9F1" w14:textId="77777777" w:rsidR="00E80032" w:rsidRPr="00903DBA" w:rsidRDefault="00E80032" w:rsidP="00E80032">
      <w:pPr>
        <w:rPr>
          <w:szCs w:val="21"/>
        </w:rPr>
      </w:pPr>
      <w:r w:rsidRPr="00903DBA">
        <w:t xml:space="preserve">In the first edition of The C Programming Language the </w:t>
      </w:r>
      <w:r w:rsidRPr="00903DBA">
        <w:rPr>
          <w:rStyle w:val="KeyWord"/>
        </w:rPr>
        <w:t>hello-world</w:t>
      </w:r>
      <w:r w:rsidRPr="00903DBA">
        <w:t xml:space="preserve"> example was introduced; that is, a small </w:t>
      </w:r>
      <w:r w:rsidRPr="00903DBA">
        <w:rPr>
          <w:szCs w:val="21"/>
        </w:rPr>
        <w:t>program that prints the text “</w:t>
      </w:r>
      <w:r w:rsidRPr="00903DBA">
        <w:rPr>
          <w:rStyle w:val="CodeInText0"/>
        </w:rPr>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903DBA">
        <w:rPr>
          <w:rStyle w:val="KeyWord"/>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903DBA">
        <w:rPr>
          <w:rStyle w:val="CodeInText0"/>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54" w:name="_Toc320485574"/>
      <w:bookmarkStart w:id="555" w:name="_Toc323656683"/>
      <w:bookmarkStart w:id="556" w:name="_Toc324085421"/>
      <w:bookmarkStart w:id="557" w:name="_Toc383781073"/>
      <w:bookmarkStart w:id="558" w:name="_Toc57656182"/>
      <w:r w:rsidRPr="00903DBA">
        <w:t>Comments</w:t>
      </w:r>
      <w:bookmarkEnd w:id="554"/>
      <w:bookmarkEnd w:id="555"/>
      <w:bookmarkEnd w:id="556"/>
      <w:bookmarkEnd w:id="557"/>
      <w:bookmarkEnd w:id="558"/>
    </w:p>
    <w:p w14:paraId="461ED663" w14:textId="77777777" w:rsidR="00E80032" w:rsidRPr="00903DBA" w:rsidRDefault="00E80032" w:rsidP="00E80032">
      <w:r w:rsidRPr="00903DBA">
        <w:t xml:space="preserve">In C, it is possible to insert </w:t>
      </w:r>
      <w:r w:rsidRPr="00903DBA">
        <w:rPr>
          <w:rStyle w:val="KeyWord"/>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903DBA">
        <w:rPr>
          <w:rStyle w:val="KeyWord"/>
        </w:rPr>
        <w:t>line comments</w:t>
      </w:r>
      <w:r w:rsidRPr="00903DBA">
        <w:t xml:space="preserve"> and </w:t>
      </w:r>
      <w:r w:rsidRPr="00903DBA">
        <w:rPr>
          <w:rStyle w:val="KeyWord"/>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5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60" w:name="_Toc323656684"/>
      <w:bookmarkStart w:id="561" w:name="_Toc324085422"/>
      <w:bookmarkStart w:id="562" w:name="_Toc383781074"/>
      <w:bookmarkStart w:id="563" w:name="_Toc57656183"/>
      <w:r w:rsidRPr="00903DBA">
        <w:t>Types and Variables</w:t>
      </w:r>
      <w:bookmarkEnd w:id="559"/>
      <w:bookmarkEnd w:id="560"/>
      <w:bookmarkEnd w:id="561"/>
      <w:bookmarkEnd w:id="562"/>
      <w:bookmarkEnd w:id="56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903DBA">
        <w:rPr>
          <w:rStyle w:val="KeyWord"/>
        </w:rPr>
        <w:t>integral</w:t>
      </w:r>
      <w:r w:rsidRPr="00903DBA">
        <w:rPr>
          <w:noProof/>
        </w:rPr>
        <w:t xml:space="preserve">, </w:t>
      </w:r>
      <w:r w:rsidRPr="00903DBA">
        <w:rPr>
          <w:rStyle w:val="KeyWord"/>
        </w:rPr>
        <w:t>floating</w:t>
      </w:r>
      <w:r w:rsidRPr="00903DBA">
        <w:rPr>
          <w:noProof/>
        </w:rPr>
        <w:t xml:space="preserve">, and </w:t>
      </w:r>
      <w:r w:rsidRPr="00903DBA">
        <w:rPr>
          <w:rStyle w:val="KeyWord"/>
        </w:rPr>
        <w:t>logical</w:t>
      </w:r>
      <w:r w:rsidRPr="00903DBA">
        <w:rPr>
          <w:noProof/>
        </w:rPr>
        <w:t xml:space="preserve"> types. The compunded types are </w:t>
      </w:r>
      <w:r w:rsidRPr="00903DBA">
        <w:rPr>
          <w:rStyle w:val="KeyWord"/>
        </w:rPr>
        <w:t>arrays</w:t>
      </w:r>
      <w:r w:rsidRPr="00903DBA">
        <w:rPr>
          <w:noProof/>
        </w:rPr>
        <w:t xml:space="preserve">, </w:t>
      </w:r>
      <w:r w:rsidRPr="00903DBA">
        <w:rPr>
          <w:rStyle w:val="KeyWord"/>
        </w:rPr>
        <w:t>structures</w:t>
      </w:r>
      <w:r w:rsidRPr="00903DBA">
        <w:rPr>
          <w:noProof/>
        </w:rPr>
        <w:t xml:space="preserve">, </w:t>
      </w:r>
      <w:r w:rsidRPr="00903DBA">
        <w:rPr>
          <w:rStyle w:val="KeyWord"/>
        </w:rPr>
        <w:t>unions</w:t>
      </w:r>
      <w:r w:rsidRPr="00903DBA">
        <w:rPr>
          <w:noProof/>
        </w:rPr>
        <w:t xml:space="preserve">, and </w:t>
      </w:r>
      <w:r w:rsidRPr="00903DBA">
        <w:rPr>
          <w:rStyle w:val="KeyWord"/>
        </w:rPr>
        <w:t>pointers</w:t>
      </w:r>
      <w:r w:rsidRPr="00903DBA">
        <w:rPr>
          <w:noProof/>
        </w:rPr>
        <w:t xml:space="preserve">. They all (directly or indirectly) composed by simple types. We can also define a type with our own integer values, called the </w:t>
      </w:r>
      <w:r w:rsidRPr="00903DBA">
        <w:rPr>
          <w:rStyle w:val="KeyWord"/>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76"/>
      <w:bookmarkStart w:id="565" w:name="_Toc323656685"/>
      <w:bookmarkStart w:id="566" w:name="_Toc324085423"/>
      <w:bookmarkStart w:id="567" w:name="_Toc383781075"/>
      <w:bookmarkStart w:id="568" w:name="_Ref383781525"/>
      <w:bookmarkStart w:id="569" w:name="_Toc57656184"/>
      <w:r w:rsidRPr="00903DBA">
        <w:t>Simple Types</w:t>
      </w:r>
      <w:bookmarkEnd w:id="564"/>
      <w:bookmarkEnd w:id="565"/>
      <w:bookmarkEnd w:id="566"/>
      <w:bookmarkEnd w:id="567"/>
      <w:bookmarkEnd w:id="568"/>
      <w:bookmarkEnd w:id="569"/>
    </w:p>
    <w:p w14:paraId="489B3AE1" w14:textId="77777777" w:rsidR="00E80032" w:rsidRPr="00903DBA" w:rsidRDefault="00E80032" w:rsidP="00E80032">
      <w:r w:rsidRPr="00903DBA">
        <w:t xml:space="preserve">There are four simple types intended for storing integers: </w:t>
      </w:r>
      <w:r w:rsidRPr="00903DBA">
        <w:rPr>
          <w:rStyle w:val="CodeInText0"/>
        </w:rPr>
        <w:t>char</w:t>
      </w:r>
      <w:r w:rsidRPr="00903DBA">
        <w:t xml:space="preserve">,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They are called the </w:t>
      </w:r>
      <w:r w:rsidRPr="00903DBA">
        <w:rPr>
          <w:rStyle w:val="KeyWord"/>
        </w:rPr>
        <w:t>integral</w:t>
      </w:r>
      <w:r w:rsidRPr="00903DBA">
        <w:rPr>
          <w:rStyle w:val="Italic"/>
        </w:rPr>
        <w:t xml:space="preserve"> </w:t>
      </w:r>
      <w:r w:rsidRPr="00903DBA">
        <w:rPr>
          <w:rStyle w:val="KeyWord"/>
        </w:rPr>
        <w:t>types</w:t>
      </w:r>
      <w:r w:rsidRPr="00903DBA">
        <w:t xml:space="preserve">. The types </w:t>
      </w:r>
      <w:r w:rsidRPr="00903DBA">
        <w:rPr>
          <w:rStyle w:val="CodeInText0"/>
        </w:rPr>
        <w:t>short</w:t>
      </w:r>
      <w:r w:rsidRPr="00903DBA">
        <w:rPr>
          <w:rStyle w:val="Italic"/>
        </w:rPr>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may be abbreviated to </w:t>
      </w:r>
      <w:r w:rsidRPr="00903DBA">
        <w:rPr>
          <w:rStyle w:val="CodeInText0"/>
        </w:rPr>
        <w:t>short</w:t>
      </w:r>
      <w:r w:rsidRPr="00903DBA">
        <w:t xml:space="preserve"> and </w:t>
      </w:r>
      <w:r w:rsidRPr="00903DBA">
        <w:rPr>
          <w:rStyle w:val="CodeInText0"/>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903DBA">
        <w:rPr>
          <w:rStyle w:val="KeyWord"/>
        </w:rPr>
        <w:t>implementation dependent</w:t>
      </w:r>
      <w:r w:rsidRPr="00903DBA">
        <w:t>.</w:t>
      </w:r>
    </w:p>
    <w:p w14:paraId="062EA994" w14:textId="77777777" w:rsidR="00E80032" w:rsidRPr="00903DBA" w:rsidRDefault="00E80032" w:rsidP="00E80032">
      <w:r w:rsidRPr="00903DBA">
        <w:t xml:space="preserve">Furthermore, the integral types may be </w:t>
      </w:r>
      <w:r w:rsidRPr="00903DBA">
        <w:rPr>
          <w:rStyle w:val="CodeInText0"/>
        </w:rPr>
        <w:t>signed</w:t>
      </w:r>
      <w:r w:rsidRPr="00903DBA">
        <w:t xml:space="preserve"> or </w:t>
      </w:r>
      <w:r w:rsidRPr="00903DBA">
        <w:rPr>
          <w:rStyle w:val="CodeInText0"/>
        </w:rPr>
        <w:t>unsigned</w:t>
      </w:r>
      <w:r w:rsidRPr="00903DBA">
        <w:t xml:space="preserve">. An unsigned type must not have negative values. If the word signed or unsigned is left out, a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will be signed. Weather a </w:t>
      </w:r>
      <w:r w:rsidRPr="00903DBA">
        <w:rPr>
          <w:rStyle w:val="CodeInText0"/>
        </w:rPr>
        <w:t>char</w:t>
      </w:r>
      <w:r w:rsidRPr="00903DBA">
        <w:t xml:space="preserve"> will be signed or unsigned is implementation dependent. However, a </w:t>
      </w:r>
      <w:r w:rsidRPr="00903DBA">
        <w:rPr>
          <w:rStyle w:val="CodeInText0"/>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80032">
      <w:r w:rsidRPr="00903DBA">
        <w:t xml:space="preserve">The next category of simple types is the </w:t>
      </w:r>
      <w:r w:rsidRPr="00903DBA">
        <w:rPr>
          <w:rStyle w:val="CodeInText0"/>
        </w:rPr>
        <w:t>floating</w:t>
      </w:r>
      <w:r w:rsidRPr="00903DBA">
        <w:rPr>
          <w:rStyle w:val="Italic"/>
        </w:rPr>
        <w:t xml:space="preserve"> </w:t>
      </w:r>
      <w:r w:rsidRPr="00903DBA">
        <w:rPr>
          <w:rStyle w:val="CodeInText0"/>
        </w:rPr>
        <w:t>types</w:t>
      </w:r>
      <w:r w:rsidRPr="00903DBA">
        <w:t xml:space="preserve">, which are used to store decimal numbers. The types are </w:t>
      </w:r>
      <w:r w:rsidRPr="00903DBA">
        <w:rPr>
          <w:rStyle w:val="CodeInText0"/>
        </w:rPr>
        <w:t>float</w:t>
      </w:r>
      <w:r w:rsidRPr="00903DBA">
        <w:t xml:space="preserve">, </w:t>
      </w:r>
      <w:r w:rsidRPr="00903DBA">
        <w:rPr>
          <w:rStyle w:val="CodeInText0"/>
        </w:rPr>
        <w:t>double</w:t>
      </w:r>
      <w:r w:rsidRPr="00903DBA">
        <w:t xml:space="preserve">, and </w:t>
      </w:r>
      <w:r w:rsidRPr="00903DBA">
        <w:rPr>
          <w:rStyle w:val="CodeInText0"/>
        </w:rPr>
        <w:t>long</w:t>
      </w:r>
      <w:r w:rsidRPr="00903DBA">
        <w:rPr>
          <w:rStyle w:val="Italic"/>
        </w:rPr>
        <w:t xml:space="preserve"> </w:t>
      </w:r>
      <w:r w:rsidRPr="00903DBA">
        <w:rPr>
          <w:rStyle w:val="CodeInText0"/>
        </w:rPr>
        <w:t>double</w:t>
      </w:r>
      <w:r w:rsidRPr="00903DBA">
        <w:t xml:space="preserve">; where </w:t>
      </w:r>
      <w:r w:rsidRPr="00903DBA">
        <w:rPr>
          <w:rStyle w:val="CodeInText0"/>
        </w:rPr>
        <w:t>float</w:t>
      </w:r>
      <w:r w:rsidRPr="00903DBA">
        <w:t xml:space="preserve"> stores the smallest value and </w:t>
      </w:r>
      <w:r w:rsidRPr="00903DBA">
        <w:rPr>
          <w:rStyle w:val="CodeInText0"/>
        </w:rPr>
        <w:t>long</w:t>
      </w:r>
      <w:r w:rsidRPr="00903DBA">
        <w:rPr>
          <w:rStyle w:val="Italic"/>
        </w:rPr>
        <w:t xml:space="preserve"> </w:t>
      </w:r>
      <w:r w:rsidRPr="00903DBA">
        <w:rPr>
          <w:rStyle w:val="CodeInText0"/>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80032">
      <w:r w:rsidRPr="00903DBA">
        <w:t xml:space="preserve">In many languages, there is a logical type (named </w:t>
      </w:r>
      <w:r w:rsidRPr="00903DBA">
        <w:rPr>
          <w:rStyle w:val="CodeInText0"/>
        </w:rPr>
        <w:t>bool</w:t>
      </w:r>
      <w:r w:rsidRPr="00903DBA">
        <w:t xml:space="preserve">, </w:t>
      </w:r>
      <w:r w:rsidRPr="00903DBA">
        <w:rPr>
          <w:rStyle w:val="CodeInText0"/>
        </w:rPr>
        <w:t>boolean</w:t>
      </w:r>
      <w:r w:rsidRPr="00903DBA">
        <w:rPr>
          <w:rStyle w:val="Italic"/>
        </w:rPr>
        <w:t xml:space="preserve">, </w:t>
      </w:r>
      <w:r w:rsidRPr="00903DBA">
        <w:t xml:space="preserve">or </w:t>
      </w:r>
      <w:r w:rsidRPr="00903DBA">
        <w:rPr>
          <w:rStyle w:val="CodeInText0"/>
        </w:rPr>
        <w:t>logical</w:t>
      </w:r>
      <w:r w:rsidRPr="00903DBA">
        <w:t xml:space="preserve">) that stores logical value </w:t>
      </w:r>
      <w:r w:rsidRPr="00903DBA">
        <w:rPr>
          <w:rStyle w:val="KeyWord"/>
        </w:rPr>
        <w:t>true</w:t>
      </w:r>
      <w:r w:rsidRPr="00903DBA">
        <w:t xml:space="preserve"> or </w:t>
      </w:r>
      <w:r w:rsidRPr="00903DBA">
        <w:rPr>
          <w:rStyle w:val="KeyWord"/>
        </w:rPr>
        <w:t>false</w:t>
      </w:r>
      <w:r w:rsidRPr="00903DBA">
        <w:t>. In C, however, there is no such type</w:t>
      </w:r>
      <w:r w:rsidRPr="00903DBA">
        <w:rPr>
          <w:rStyle w:val="Fotnotsreferens"/>
          <w:szCs w:val="21"/>
        </w:rPr>
        <w:footnoteReference w:id="4"/>
      </w:r>
      <w:r w:rsidRPr="00903DBA">
        <w:t xml:space="preserve">. Instead, </w:t>
      </w:r>
      <w:r w:rsidRPr="00903DBA">
        <w:rPr>
          <w:rStyle w:val="CodeInText0"/>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0485577"/>
      <w:bookmarkStart w:id="571" w:name="_Toc323656686"/>
      <w:bookmarkStart w:id="572" w:name="_Toc324085424"/>
      <w:bookmarkStart w:id="573" w:name="_Toc383781076"/>
      <w:bookmarkStart w:id="574" w:name="_Toc57656185"/>
      <w:r w:rsidRPr="00903DBA">
        <w:t>Variables</w:t>
      </w:r>
      <w:bookmarkEnd w:id="570"/>
      <w:bookmarkEnd w:id="571"/>
      <w:bookmarkEnd w:id="572"/>
      <w:bookmarkEnd w:id="573"/>
      <w:bookmarkEnd w:id="57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205DE" w:rsidRPr="003F7CF1" w:rsidRDefault="005205D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205DE" w:rsidRPr="003F7CF1" w:rsidRDefault="005205D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205DE" w:rsidRPr="003F7CF1" w:rsidRDefault="005205D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205DE" w:rsidRPr="003F7CF1" w:rsidRDefault="005205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205DE" w:rsidRPr="003F7CF1" w:rsidRDefault="005205D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205DE" w:rsidRPr="003F7CF1" w:rsidRDefault="005205D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205DE" w:rsidRPr="003F7CF1" w:rsidRDefault="005205D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205DE" w:rsidRPr="003F7CF1" w:rsidRDefault="005205D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205DE" w:rsidRPr="003F7CF1" w:rsidRDefault="005205D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205DE" w:rsidRPr="003F7CF1" w:rsidRDefault="005205D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205DE" w:rsidRPr="003F7CF1" w:rsidRDefault="005205D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 w:name="_Toc320485578"/>
      <w:bookmarkStart w:id="576" w:name="_Toc323656687"/>
      <w:bookmarkStart w:id="577" w:name="_Toc324085425"/>
      <w:bookmarkStart w:id="578" w:name="_Toc383781077"/>
      <w:bookmarkStart w:id="579" w:name="_Toc57656186"/>
      <w:bookmarkStart w:id="580" w:name="_Toc320485579"/>
      <w:r w:rsidRPr="00903DBA">
        <w:t>Constants</w:t>
      </w:r>
      <w:bookmarkEnd w:id="575"/>
      <w:bookmarkEnd w:id="576"/>
      <w:bookmarkEnd w:id="577"/>
      <w:bookmarkEnd w:id="578"/>
      <w:bookmarkEnd w:id="57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3656688"/>
      <w:bookmarkStart w:id="582" w:name="_Toc324085426"/>
      <w:bookmarkStart w:id="583" w:name="_Toc383781078"/>
      <w:bookmarkStart w:id="584" w:name="_Toc57656187"/>
      <w:r w:rsidRPr="00903DBA">
        <w:t>Output</w:t>
      </w:r>
      <w:bookmarkEnd w:id="580"/>
      <w:bookmarkEnd w:id="581"/>
      <w:bookmarkEnd w:id="582"/>
      <w:bookmarkEnd w:id="583"/>
      <w:bookmarkEnd w:id="584"/>
    </w:p>
    <w:p w14:paraId="68E5301E" w14:textId="77777777" w:rsidR="00E80032" w:rsidRPr="00903DBA" w:rsidRDefault="00E80032" w:rsidP="00E80032">
      <w:r w:rsidRPr="00903DBA">
        <w:t xml:space="preserve">As noted in the first section of this chapter, the standard function for output is </w:t>
      </w:r>
      <w:r w:rsidRPr="00903DBA">
        <w:rPr>
          <w:rStyle w:val="CodeInText0"/>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903DBA">
        <w:rPr>
          <w:rStyle w:val="KeyWord"/>
        </w:rPr>
        <w:t>format</w:t>
      </w:r>
      <w:r w:rsidRPr="00903DBA">
        <w:rPr>
          <w:rStyle w:val="Italic"/>
        </w:rPr>
        <w:t xml:space="preserve"> </w:t>
      </w:r>
      <w:r w:rsidRPr="00903DBA">
        <w:rPr>
          <w:rStyle w:val="KeyWord"/>
        </w:rPr>
        <w:t>strings</w:t>
      </w:r>
      <w:r w:rsidRPr="00903DBA">
        <w:t xml:space="preserve">. With it, we can write every kind of value. However, there are many </w:t>
      </w:r>
      <w:r w:rsidRPr="00903DBA">
        <w:rPr>
          <w:rStyle w:val="KeyWord"/>
        </w:rPr>
        <w:t>format</w:t>
      </w:r>
      <w:r w:rsidRPr="00903DBA">
        <w:rPr>
          <w:rStyle w:val="Italic"/>
        </w:rPr>
        <w:t xml:space="preserve"> </w:t>
      </w:r>
      <w:r w:rsidRPr="00903DBA">
        <w:rPr>
          <w:rStyle w:val="KeyWord"/>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80032">
      <w:r w:rsidRPr="00903DBA">
        <w:t xml:space="preserve">There is also the </w:t>
      </w:r>
      <w:r w:rsidRPr="00903DBA">
        <w:rPr>
          <w:rStyle w:val="CodeInText0"/>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0"/>
      <w:bookmarkStart w:id="586" w:name="_Toc323656689"/>
      <w:bookmarkStart w:id="587" w:name="_Toc324085427"/>
      <w:bookmarkStart w:id="588" w:name="_Toc383781079"/>
      <w:bookmarkStart w:id="589" w:name="_Toc57656188"/>
      <w:r w:rsidRPr="00903DBA">
        <w:t>Input</w:t>
      </w:r>
      <w:bookmarkEnd w:id="585"/>
      <w:bookmarkEnd w:id="586"/>
      <w:bookmarkEnd w:id="587"/>
      <w:bookmarkEnd w:id="588"/>
      <w:bookmarkEnd w:id="589"/>
    </w:p>
    <w:p w14:paraId="299686DD" w14:textId="77777777" w:rsidR="00E80032" w:rsidRPr="00903DBA" w:rsidRDefault="00E80032" w:rsidP="00E80032">
      <w:r w:rsidRPr="00903DBA">
        <w:t xml:space="preserve">The standard functions for input is and </w:t>
      </w:r>
      <w:r w:rsidRPr="00903DBA">
        <w:rPr>
          <w:rStyle w:val="CodeInText0"/>
        </w:rPr>
        <w:t>scanf</w:t>
      </w:r>
      <w:r w:rsidRPr="00903DBA">
        <w:t xml:space="preserve"> (formatted scan), it reads from the standard input device (normally the keyboard).</w:t>
      </w:r>
    </w:p>
    <w:p w14:paraId="0EC091BF" w14:textId="77777777" w:rsidR="00E80032" w:rsidRPr="00903DBA" w:rsidRDefault="00E80032" w:rsidP="00E80032">
      <w:r w:rsidRPr="00903DBA">
        <w:t xml:space="preserve">Similar to </w:t>
      </w:r>
      <w:r w:rsidRPr="00903DBA">
        <w:rPr>
          <w:rStyle w:val="CodeInText0"/>
        </w:rPr>
        <w:t>printf</w:t>
      </w:r>
      <w:r w:rsidRPr="00903DBA">
        <w:t xml:space="preserve">, its first argument is the format string. The format codes mostly agree with those of </w:t>
      </w:r>
      <w:r w:rsidRPr="00903DBA">
        <w:rPr>
          <w:rStyle w:val="CodeInText0"/>
        </w:rPr>
        <w:t>printf</w:t>
      </w:r>
      <w:r w:rsidRPr="00903DBA">
        <w:t xml:space="preserve">, but not completely. See the table at the end of the chapter for a list of format codes. For instance, </w:t>
      </w:r>
      <w:r w:rsidRPr="00903DBA">
        <w:rPr>
          <w:rStyle w:val="CodeInText0"/>
        </w:rPr>
        <w:t>scanf</w:t>
      </w:r>
      <w:r w:rsidRPr="00903DBA">
        <w:t xml:space="preserve"> expects </w:t>
      </w:r>
      <w:r w:rsidRPr="00903DBA">
        <w:rPr>
          <w:rStyle w:val="KeyWord"/>
        </w:rPr>
        <w:t>lf</w:t>
      </w:r>
      <w:r w:rsidRPr="00903DBA">
        <w:t xml:space="preserve"> to read a double value, in contrast to </w:t>
      </w:r>
      <w:r w:rsidRPr="00903DBA">
        <w:rPr>
          <w:rStyle w:val="CodeInText0"/>
        </w:rPr>
        <w:t>printf</w:t>
      </w:r>
      <w:r w:rsidRPr="00903DBA">
        <w:t xml:space="preserve"> that expects </w:t>
      </w:r>
      <w:r w:rsidRPr="00903DBA">
        <w:rPr>
          <w:rStyle w:val="KeyWord"/>
        </w:rPr>
        <w:t>f</w:t>
      </w:r>
      <w:r w:rsidRPr="00903DBA">
        <w:rPr>
          <w:rStyle w:val="Fotnotsreferens"/>
          <w:i/>
          <w:szCs w:val="21"/>
        </w:rPr>
        <w:footnoteReference w:id="8"/>
      </w:r>
      <w:r w:rsidRPr="00903DBA">
        <w:t>.</w:t>
      </w:r>
    </w:p>
    <w:p w14:paraId="0CA40E7A" w14:textId="3EF3B6E3" w:rsidR="00E80032" w:rsidRPr="00903DBA" w:rsidRDefault="00E80032" w:rsidP="00E80032">
      <w:r w:rsidRPr="00903DBA">
        <w:t xml:space="preserve">Another difference is that while </w:t>
      </w:r>
      <w:r w:rsidRPr="00903DBA">
        <w:rPr>
          <w:rStyle w:val="CodeInText0"/>
        </w:rPr>
        <w:t>printf</w:t>
      </w:r>
      <w:r w:rsidRPr="00903DBA">
        <w:t xml:space="preserve"> wants the values corresponding to the format codes, </w:t>
      </w:r>
      <w:r w:rsidRPr="00903DBA">
        <w:rPr>
          <w:rStyle w:val="CodeInText0"/>
        </w:rPr>
        <w:t>scanf</w:t>
      </w:r>
      <w:r w:rsidRPr="00903DBA">
        <w:t xml:space="preserve"> wants the </w:t>
      </w:r>
      <w:r w:rsidRPr="00903DBA">
        <w:rPr>
          <w:rStyle w:val="KeyWord"/>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80032">
      <w:r w:rsidRPr="00903DBA">
        <w:t xml:space="preserve">In the program below, note that </w:t>
      </w:r>
      <w:r w:rsidRPr="00903DBA">
        <w:rPr>
          <w:rStyle w:val="CodeInText0"/>
        </w:rPr>
        <w:t>scanf</w:t>
      </w:r>
      <w:r w:rsidRPr="00903DBA">
        <w:t xml:space="preserve"> expects </w:t>
      </w:r>
      <w:r w:rsidRPr="00903DBA">
        <w:rPr>
          <w:rStyle w:val="CodeInText0"/>
        </w:rPr>
        <w:t>lf</w:t>
      </w:r>
      <w:r w:rsidRPr="00903DBA">
        <w:t xml:space="preserve"> to represent a double float, in contrast to </w:t>
      </w:r>
      <w:r w:rsidRPr="00903DBA">
        <w:rPr>
          <w:rStyle w:val="CodeInText0"/>
        </w:rPr>
        <w:t>printf</w:t>
      </w:r>
      <w:r w:rsidRPr="00903DBA">
        <w:t xml:space="preserve"> that expects </w:t>
      </w:r>
      <w:r w:rsidRPr="00903DBA">
        <w:rPr>
          <w:rStyle w:val="CodeInText0"/>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80032">
      <w:bookmarkStart w:id="590" w:name="_Toc320485581"/>
      <w:r w:rsidRPr="00903DBA">
        <w:t xml:space="preserve">There is also the </w:t>
      </w:r>
      <w:r w:rsidRPr="00903DBA">
        <w:rPr>
          <w:rStyle w:val="CodeInText0"/>
        </w:rPr>
        <w:t>gets</w:t>
      </w:r>
      <w:r w:rsidRPr="00903DBA">
        <w:t xml:space="preserve"> function that reads a string until it reaches a new-line, which differs from </w:t>
      </w:r>
      <w:r w:rsidRPr="00903DBA">
        <w:rPr>
          <w:rStyle w:val="CodeInText0"/>
        </w:rPr>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903DBA">
        <w:rPr>
          <w:rStyle w:val="CodeInText0"/>
        </w:rPr>
        <w:t>gets</w:t>
      </w:r>
      <w:r w:rsidRPr="00903DBA">
        <w:t xml:space="preserve"> will place “Hello world” is </w:t>
      </w:r>
      <w:r w:rsidRPr="00903DBA">
        <w:rPr>
          <w:rStyle w:val="CodeInText0"/>
        </w:rPr>
        <w:t>s</w:t>
      </w:r>
      <w:r w:rsidRPr="00903DBA">
        <w:t xml:space="preserve">, while </w:t>
      </w:r>
      <w:r w:rsidRPr="00903DBA">
        <w:rPr>
          <w:rStyle w:val="CodeInText0"/>
        </w:rPr>
        <w:t>scanf</w:t>
      </w:r>
      <w:r w:rsidRPr="00903DBA">
        <w:t xml:space="preserve"> will place “Hello” in </w:t>
      </w:r>
      <w:r w:rsidRPr="00903DBA">
        <w:rPr>
          <w:rStyle w:val="CodeInText0"/>
        </w:rPr>
        <w:t>t</w:t>
      </w:r>
      <w:r w:rsidRPr="00903DBA">
        <w:t xml:space="preserve">. Note that we do not give the addresses of </w:t>
      </w:r>
      <w:r w:rsidRPr="00903DBA">
        <w:rPr>
          <w:rStyle w:val="CodeInText0"/>
        </w:rPr>
        <w:t>s</w:t>
      </w:r>
      <w:r w:rsidRPr="00903DBA">
        <w:t xml:space="preserve"> or </w:t>
      </w:r>
      <w:r w:rsidRPr="00903DBA">
        <w:rPr>
          <w:rStyle w:val="CodeInText0"/>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59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3656690"/>
      <w:bookmarkStart w:id="593" w:name="_Toc324085428"/>
      <w:bookmarkStart w:id="594" w:name="_Toc383781080"/>
      <w:bookmarkStart w:id="595" w:name="_Toc57656189"/>
      <w:r w:rsidRPr="00903DBA">
        <w:t>Enumerations</w:t>
      </w:r>
      <w:bookmarkEnd w:id="590"/>
      <w:bookmarkEnd w:id="592"/>
      <w:bookmarkEnd w:id="593"/>
      <w:bookmarkEnd w:id="594"/>
      <w:bookmarkEnd w:id="59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80032">
      <w:r w:rsidRPr="00903DBA">
        <w:t xml:space="preserve">Unless we state otherwise, the constants are assigned to zero, one, two, three, and so on. In the example above, </w:t>
      </w:r>
      <w:r w:rsidRPr="00903DBA">
        <w:rPr>
          <w:rStyle w:val="CodeInText0"/>
        </w:rPr>
        <w:t>FORD</w:t>
      </w:r>
      <w:r w:rsidRPr="00903DBA">
        <w:t xml:space="preserve"> is an integer constant with the value zero; </w:t>
      </w:r>
      <w:r w:rsidRPr="00903DBA">
        <w:rPr>
          <w:rStyle w:val="CodeInText0"/>
        </w:rPr>
        <w:t>VOLVO</w:t>
      </w:r>
      <w:r w:rsidRPr="00903DBA">
        <w:t xml:space="preserve"> has the value one, </w:t>
      </w:r>
      <w:r w:rsidRPr="00903DBA">
        <w:rPr>
          <w:rStyle w:val="CodeInText0"/>
        </w:rPr>
        <w:t>TOYOTA</w:t>
      </w:r>
      <w:r w:rsidRPr="00903DBA">
        <w:t xml:space="preserve"> three, and </w:t>
      </w:r>
      <w:r w:rsidRPr="00903DBA">
        <w:rPr>
          <w:rStyle w:val="CodeInText0"/>
        </w:rPr>
        <w:t>VOLKSWAGEN</w:t>
      </w:r>
      <w:r w:rsidRPr="00903DBA">
        <w:t xml:space="preserve"> four.</w:t>
      </w:r>
    </w:p>
    <w:p w14:paraId="76D2E503" w14:textId="77777777" w:rsidR="00E80032" w:rsidRPr="00903DBA" w:rsidRDefault="00E80032" w:rsidP="00E80032">
      <w:r w:rsidRPr="00903DBA">
        <w:t xml:space="preserve">We do not have to name the enumeration type. In the example above, </w:t>
      </w:r>
      <w:r w:rsidRPr="00903DBA">
        <w:rPr>
          <w:rStyle w:val="CodeInText0"/>
        </w:rPr>
        <w:t>Cars</w:t>
      </w:r>
      <w:r w:rsidRPr="00903DBA">
        <w:t xml:space="preserve"> can be omitted. We can also assign an integer value to some (or all) of the constants. In the example below, </w:t>
      </w:r>
      <w:r w:rsidRPr="00903DBA">
        <w:rPr>
          <w:rStyle w:val="CodeInText0"/>
        </w:rPr>
        <w:t>TOYOTA</w:t>
      </w:r>
      <w:r w:rsidRPr="00903DBA">
        <w:t xml:space="preserve"> is assigned the value </w:t>
      </w:r>
      <w:r w:rsidRPr="00903DBA">
        <w:rPr>
          <w:rStyle w:val="CodeInText0"/>
        </w:rPr>
        <w:t>10</w:t>
      </w:r>
      <w:r w:rsidRPr="00903DBA">
        <w:t xml:space="preserve">. The constants without assigned values will be given the value of the preceding constant before, adding one. This implies that </w:t>
      </w:r>
      <w:r w:rsidRPr="00903DBA">
        <w:rPr>
          <w:rStyle w:val="CodeInText0"/>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 w:name="_Toc320485582"/>
      <w:bookmarkStart w:id="597" w:name="_Toc323656691"/>
      <w:bookmarkStart w:id="598" w:name="_Toc324085429"/>
      <w:bookmarkStart w:id="599" w:name="_Toc383781081"/>
      <w:bookmarkStart w:id="600" w:name="_Toc57656190"/>
      <w:r w:rsidRPr="00903DBA">
        <w:t>Arrays</w:t>
      </w:r>
      <w:bookmarkEnd w:id="596"/>
      <w:bookmarkEnd w:id="597"/>
      <w:bookmarkEnd w:id="598"/>
      <w:bookmarkEnd w:id="599"/>
      <w:bookmarkEnd w:id="600"/>
    </w:p>
    <w:p w14:paraId="6F9F81D9" w14:textId="77777777" w:rsidR="00E80032" w:rsidRPr="00903DBA" w:rsidRDefault="00E80032" w:rsidP="00E80032">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903DBA">
        <w:rPr>
          <w:rStyle w:val="CodeInText0"/>
        </w:rPr>
        <w:t>a</w:t>
      </w:r>
      <w:r w:rsidRPr="00903DBA">
        <w:t xml:space="preserve"> is given the size three, </w:t>
      </w:r>
      <w:r w:rsidRPr="00903DBA">
        <w:rPr>
          <w:rStyle w:val="CodeInText0"/>
        </w:rPr>
        <w:t>b</w:t>
      </w:r>
      <w:r w:rsidRPr="00903DBA">
        <w:t xml:space="preserve"> is given size two and </w:t>
      </w:r>
      <w:r w:rsidRPr="00903DBA">
        <w:rPr>
          <w:rStyle w:val="CodeInText0"/>
        </w:rPr>
        <w:t>c</w:t>
      </w:r>
      <w:r w:rsidRPr="00903DBA">
        <w:t xml:space="preserve"> is given size four, even though only its first two values are defined, which may cause the compiler to emit a warning. Naturally, </w:t>
      </w:r>
      <w:r w:rsidRPr="00903DBA">
        <w:rPr>
          <w:rStyle w:val="CodeInText0"/>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205DE" w:rsidRPr="003F7CF1" w:rsidRDefault="005205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205DE" w:rsidRPr="003F7CF1" w:rsidRDefault="005205DE"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205DE" w:rsidRPr="003F7CF1" w:rsidRDefault="005205D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205DE" w:rsidRPr="003F7CF1" w:rsidRDefault="005205D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205DE" w:rsidRPr="003F7CF1" w:rsidRDefault="005205D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205DE" w:rsidRPr="003F7CF1" w:rsidRDefault="005205D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205DE" w:rsidRPr="003F7CF1" w:rsidRDefault="005205D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205DE" w:rsidRPr="003F7CF1" w:rsidRDefault="005205D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205DE" w:rsidRPr="003F7CF1" w:rsidRDefault="005205D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205DE" w:rsidRPr="003F7CF1" w:rsidRDefault="005205D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205DE" w:rsidRPr="003F7CF1" w:rsidRDefault="005205D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205DE" w:rsidRPr="003F7CF1" w:rsidRDefault="005205D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205DE" w:rsidRPr="003F7CF1" w:rsidRDefault="005205D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205DE" w:rsidRPr="003F7CF1" w:rsidRDefault="005205D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205DE" w:rsidRPr="003F7CF1" w:rsidRDefault="005205D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205DE" w:rsidRPr="003F7CF1" w:rsidRDefault="005205D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205DE" w:rsidRPr="003F7CF1" w:rsidRDefault="005205D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205DE" w:rsidRPr="003F7CF1" w:rsidRDefault="005205D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205DE" w:rsidRPr="003F7CF1" w:rsidRDefault="005205D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205DE" w:rsidRPr="003F7CF1" w:rsidRDefault="005205D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205DE" w:rsidRPr="003F7CF1" w:rsidRDefault="005205D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205DE" w:rsidRPr="003F7CF1" w:rsidRDefault="005205D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205DE" w:rsidRPr="003F7CF1" w:rsidRDefault="005205D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205DE" w:rsidRPr="003F7CF1" w:rsidRDefault="005205D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205DE" w:rsidRPr="003F7CF1" w:rsidRDefault="005205D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205DE" w:rsidRPr="003F7CF1" w:rsidRDefault="005205D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205DE" w:rsidRPr="003F7CF1" w:rsidRDefault="005205D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205DE" w:rsidRPr="003F7CF1" w:rsidRDefault="005205D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205DE" w:rsidRPr="003F7CF1" w:rsidRDefault="005205D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205DE" w:rsidRPr="003F7CF1" w:rsidRDefault="005205D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205DE" w:rsidRPr="003F7CF1" w:rsidRDefault="005205D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205DE" w:rsidRPr="003F7CF1" w:rsidRDefault="005205D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205DE" w:rsidRPr="003F7CF1" w:rsidRDefault="005205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205DE" w:rsidRPr="003F7CF1" w:rsidRDefault="005205D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205DE" w:rsidRPr="003F7CF1" w:rsidRDefault="005205D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205DE" w:rsidRPr="003F7CF1" w:rsidRDefault="005205D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205DE" w:rsidRPr="003F7CF1" w:rsidRDefault="005205D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205DE" w:rsidRPr="003F7CF1" w:rsidRDefault="005205D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205DE" w:rsidRPr="003F7CF1" w:rsidRDefault="005205D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205DE" w:rsidRPr="003F7CF1" w:rsidRDefault="005205D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205DE" w:rsidRPr="003F7CF1" w:rsidRDefault="005205D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205DE" w:rsidRPr="003F7CF1" w:rsidRDefault="005205D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3"/>
      <w:bookmarkStart w:id="602" w:name="_Toc323656692"/>
      <w:bookmarkStart w:id="603" w:name="_Toc324085430"/>
      <w:bookmarkStart w:id="604" w:name="_Toc383781082"/>
      <w:bookmarkStart w:id="605" w:name="_Toc57656191"/>
      <w:r w:rsidRPr="00903DBA">
        <w:t>Characters and Strings</w:t>
      </w:r>
      <w:bookmarkEnd w:id="601"/>
      <w:bookmarkEnd w:id="602"/>
      <w:bookmarkEnd w:id="603"/>
      <w:bookmarkEnd w:id="604"/>
      <w:bookmarkEnd w:id="605"/>
    </w:p>
    <w:p w14:paraId="15688872" w14:textId="1709F425" w:rsidR="00E80032" w:rsidRPr="00903DBA" w:rsidRDefault="00E80032" w:rsidP="00E80032">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903DBA">
        <w:rPr>
          <w:rStyle w:val="CodeInText0"/>
        </w:rPr>
        <w:t>char</w:t>
      </w:r>
      <w:r w:rsidRPr="00903DBA">
        <w:t xml:space="preserve"> is a small integer type intended to store exactly one character. A </w:t>
      </w:r>
      <w:r w:rsidRPr="00903DBA">
        <w:rPr>
          <w:rStyle w:val="CodeInText0"/>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205DE" w:rsidRPr="003F7CF1" w:rsidRDefault="005205D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205DE" w:rsidRPr="003F7CF1" w:rsidRDefault="005205D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205DE" w:rsidRPr="003F7CF1" w:rsidRDefault="005205D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205DE" w:rsidRPr="003F7CF1" w:rsidRDefault="005205D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205DE" w:rsidRPr="003F7CF1" w:rsidRDefault="005205D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80032">
      <w:pPr>
        <w:rPr>
          <w:noProof/>
        </w:rPr>
      </w:pPr>
      <w:r w:rsidRPr="00903DBA">
        <w:rPr>
          <w:noProof/>
        </w:rPr>
        <w:t xml:space="preserve">When defining a string, the compiler adds a special zero character </w:t>
      </w:r>
      <w:r w:rsidRPr="00903DBA">
        <w:rPr>
          <w:rStyle w:val="CodeInText0"/>
        </w:rPr>
        <w:t>'\0'</w:t>
      </w:r>
      <w:r w:rsidRPr="00903DBA">
        <w:rPr>
          <w:noProof/>
        </w:rPr>
        <w:t xml:space="preserve"> at the end. Its task is to mark the end of the string. If the code above, the character array </w:t>
      </w:r>
      <w:r w:rsidRPr="00903DBA">
        <w:rPr>
          <w:rStyle w:val="CodeInText0"/>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 w:name="_Toc323656693"/>
      <w:bookmarkStart w:id="607" w:name="_Toc324085431"/>
      <w:bookmarkStart w:id="608" w:name="_Toc383781083"/>
      <w:bookmarkStart w:id="609" w:name="_Toc57656192"/>
      <w:r w:rsidRPr="00903DBA">
        <w:t>The ASCII Table</w:t>
      </w:r>
      <w:bookmarkEnd w:id="606"/>
      <w:bookmarkEnd w:id="607"/>
      <w:bookmarkEnd w:id="608"/>
      <w:bookmarkEnd w:id="609"/>
    </w:p>
    <w:p w14:paraId="3B8A786D" w14:textId="10B8EE2E" w:rsidR="00E80032" w:rsidRPr="00903DBA" w:rsidRDefault="00E80032" w:rsidP="00E80032">
      <w:r w:rsidRPr="00903DBA">
        <w:t xml:space="preserve">So far we have assigned characters to </w:t>
      </w:r>
      <w:r w:rsidRPr="00903DBA">
        <w:rPr>
          <w:rStyle w:val="CodeInText0"/>
        </w:rPr>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5F7BC3" w:rsidRPr="00903DBA">
        <w:rPr>
          <w:b/>
          <w:bCs/>
        </w:rPr>
        <w:t>Fel! Hittar inte referenskälla.</w:t>
      </w:r>
      <w:r w:rsidRPr="00903DBA">
        <w:fldChar w:fldCharType="end"/>
      </w:r>
      <w:r w:rsidRPr="00903DBA">
        <w:t xml:space="preserve">), where character has a corresponding integer value. For instance, </w:t>
      </w:r>
      <w:r w:rsidRPr="00903DBA">
        <w:rPr>
          <w:rStyle w:val="CodeInText0"/>
        </w:rPr>
        <w:t>‘a’</w:t>
      </w:r>
      <w:r w:rsidRPr="00903DBA">
        <w:t xml:space="preserve"> corresponds to 97, </w:t>
      </w:r>
      <w:r w:rsidRPr="00903DBA">
        <w:rPr>
          <w:rStyle w:val="CodeInText0"/>
        </w:rPr>
        <w:t>‘b’</w:t>
      </w:r>
      <w:r w:rsidRPr="00903DBA">
        <w:t xml:space="preserve"> to </w:t>
      </w:r>
      <w:r w:rsidRPr="00903DBA">
        <w:rPr>
          <w:rStyle w:val="CodeInText0"/>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84"/>
      <w:bookmarkStart w:id="611" w:name="_Toc323656694"/>
      <w:bookmarkStart w:id="612" w:name="_Toc324085432"/>
      <w:bookmarkStart w:id="613" w:name="_Ref383780778"/>
      <w:bookmarkStart w:id="614" w:name="_Toc383781084"/>
      <w:bookmarkStart w:id="615" w:name="_Toc57656193"/>
      <w:r w:rsidRPr="00903DBA">
        <w:t>Pointers</w:t>
      </w:r>
      <w:bookmarkEnd w:id="610"/>
      <w:bookmarkEnd w:id="611"/>
      <w:bookmarkEnd w:id="612"/>
      <w:bookmarkEnd w:id="613"/>
      <w:bookmarkEnd w:id="614"/>
      <w:bookmarkEnd w:id="615"/>
    </w:p>
    <w:p w14:paraId="19F7C5ED" w14:textId="77777777" w:rsidR="00E80032" w:rsidRPr="00903DBA" w:rsidRDefault="00E80032" w:rsidP="00E80032">
      <w:r w:rsidRPr="00903DBA">
        <w:t xml:space="preserve">A </w:t>
      </w:r>
      <w:r w:rsidRPr="00903DBA">
        <w:rPr>
          <w:rStyle w:val="CodeInText0"/>
        </w:rPr>
        <w:t>pointer</w:t>
      </w:r>
      <w:r w:rsidRPr="00903DBA">
        <w:t xml:space="preserve"> is a variable containing the address of value. For example, let us say that the integer </w:t>
      </w:r>
      <w:r w:rsidRPr="00903DBA">
        <w:rPr>
          <w:rStyle w:val="CodeInText0"/>
        </w:rPr>
        <w:t>i</w:t>
      </w:r>
      <w:r w:rsidRPr="00903DBA">
        <w:t xml:space="preserve"> has the value 123 that is stored on the memory address 10,000, and that the size of each value is four bytes. As </w:t>
      </w:r>
      <w:r w:rsidRPr="00903DBA">
        <w:rPr>
          <w:rStyle w:val="CodeInText0"/>
        </w:rPr>
        <w:t>p</w:t>
      </w:r>
      <w:r w:rsidRPr="00903DBA">
        <w:t xml:space="preserve"> is a pointer to </w:t>
      </w:r>
      <w:r w:rsidRPr="00903DBA">
        <w:rPr>
          <w:rStyle w:val="CodeInText0"/>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205DE" w:rsidRPr="003F7CF1" w:rsidRDefault="005205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205DE" w:rsidRPr="003F7CF1" w:rsidRDefault="005205D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205DE" w:rsidRPr="003F7CF1" w:rsidRDefault="005205D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205DE" w:rsidRPr="003F7CF1" w:rsidRDefault="005205D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205DE" w:rsidRPr="003F7CF1" w:rsidRDefault="005205D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205DE" w:rsidRPr="003F7CF1" w:rsidRDefault="005205D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205DE" w:rsidRPr="003F7CF1" w:rsidRDefault="005205D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205DE" w:rsidRPr="003F7CF1" w:rsidRDefault="005205D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205DE" w:rsidRPr="003F7CF1" w:rsidRDefault="005205D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205DE" w:rsidRPr="003F7CF1" w:rsidRDefault="005205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205DE" w:rsidRPr="003F7CF1" w:rsidRDefault="005205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205DE" w:rsidRPr="003F7CF1" w:rsidRDefault="005205D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205DE" w:rsidRPr="003F7CF1" w:rsidRDefault="005205D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205DE" w:rsidRPr="003F7CF1" w:rsidRDefault="005205D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903DBA">
        <w:rPr>
          <w:rStyle w:val="KeyWord"/>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903DBA">
        <w:rPr>
          <w:rStyle w:val="KeyWord"/>
        </w:rPr>
        <w:t>dereference</w:t>
      </w:r>
      <w:r w:rsidRPr="00903DBA">
        <w:rPr>
          <w:rStyle w:val="KeyWord"/>
        </w:rPr>
        <w:t>ers</w:t>
      </w:r>
      <w:r w:rsidRPr="00903DBA">
        <w:t xml:space="preserve"> the pointer (“follows the arrow”). As the </w:t>
      </w:r>
      <w:r w:rsidRPr="00903DBA">
        <w:rPr>
          <w:rStyle w:val="KeyWord"/>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903DBA">
        <w:rPr>
          <w:rStyle w:val="KeyWord"/>
        </w:rPr>
        <w:t>address</w:t>
      </w:r>
      <w:r w:rsidRPr="00903DBA">
        <w:t xml:space="preserve"> and bitwise </w:t>
      </w:r>
      <w:r w:rsidRPr="00903DBA">
        <w:rPr>
          <w:rStyle w:val="KeyWord"/>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85"/>
      <w:bookmarkStart w:id="617" w:name="_Toc323656695"/>
      <w:bookmarkStart w:id="618" w:name="_Toc324085433"/>
      <w:bookmarkStart w:id="619" w:name="_Toc383781085"/>
      <w:bookmarkStart w:id="620" w:name="_Toc57656194"/>
      <w:r w:rsidRPr="00903DBA">
        <w:t>Pointers and Dynamic Memory</w:t>
      </w:r>
      <w:bookmarkEnd w:id="616"/>
      <w:bookmarkEnd w:id="617"/>
      <w:bookmarkEnd w:id="618"/>
      <w:bookmarkEnd w:id="619"/>
      <w:bookmarkEnd w:id="620"/>
    </w:p>
    <w:p w14:paraId="0D20A3F1" w14:textId="77777777" w:rsidR="00E80032" w:rsidRPr="00903DBA" w:rsidRDefault="00E80032" w:rsidP="00E80032">
      <w:r w:rsidRPr="00903DBA">
        <w:t xml:space="preserve">Pointers can also be used to allocate </w:t>
      </w:r>
      <w:r w:rsidRPr="00903DBA">
        <w:rPr>
          <w:rStyle w:val="KeyWord"/>
        </w:rPr>
        <w:t>dynamic</w:t>
      </w:r>
      <w:r w:rsidRPr="00903DBA">
        <w:rPr>
          <w:rStyle w:val="Italic"/>
        </w:rPr>
        <w:t xml:space="preserve"> </w:t>
      </w:r>
      <w:r w:rsidRPr="00903DBA">
        <w:rPr>
          <w:rStyle w:val="KeyWord"/>
        </w:rPr>
        <w:t>memory</w:t>
      </w:r>
      <w:r w:rsidRPr="00903DBA">
        <w:t xml:space="preserve">. There is a section of the memory called the </w:t>
      </w:r>
      <w:r w:rsidRPr="00903DBA">
        <w:rPr>
          <w:rStyle w:val="KeyWord"/>
        </w:rPr>
        <w:t>heap</w:t>
      </w:r>
      <w:r w:rsidRPr="00903DBA">
        <w:t xml:space="preserve"> that is used for dynamically allocated memory blocks. The standard functions </w:t>
      </w:r>
      <w:r w:rsidRPr="00903DBA">
        <w:rPr>
          <w:rStyle w:val="CodeInText0"/>
        </w:rPr>
        <w:t>malloc</w:t>
      </w:r>
      <w:r w:rsidRPr="00903DBA">
        <w:rPr>
          <w:rStyle w:val="Italic"/>
        </w:rPr>
        <w:t xml:space="preserve">, </w:t>
      </w:r>
      <w:r w:rsidRPr="00903DBA">
        <w:rPr>
          <w:rStyle w:val="CodeInText0"/>
        </w:rPr>
        <w:t>calloc</w:t>
      </w:r>
      <w:r w:rsidRPr="00903DBA">
        <w:rPr>
          <w:rStyle w:val="Italic"/>
        </w:rPr>
        <w:t xml:space="preserve">, </w:t>
      </w:r>
      <w:r w:rsidRPr="00903DBA">
        <w:rPr>
          <w:rStyle w:val="CodeInText0"/>
        </w:rPr>
        <w:t>realloc</w:t>
      </w:r>
      <w:r w:rsidRPr="00903DBA">
        <w:t xml:space="preserve"> and </w:t>
      </w:r>
      <w:r w:rsidRPr="00903DBA">
        <w:rPr>
          <w:rStyle w:val="CodeInText0"/>
        </w:rPr>
        <w:t>free</w:t>
      </w:r>
      <w:r w:rsidRPr="00903DBA">
        <w:t xml:space="preserve"> used to allocate, reallocate, and deallocate the memory, respectively. Memory not dynamically allocated is referred to </w:t>
      </w:r>
      <w:r w:rsidRPr="00903DBA">
        <w:rPr>
          <w:rStyle w:val="KeyWord"/>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205DE" w:rsidRPr="003F7CF1" w:rsidRDefault="005205D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205DE" w:rsidRPr="003F7CF1" w:rsidRDefault="005205D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80032">
      <w:r w:rsidRPr="00903DBA">
        <w:t xml:space="preserve">We can also allocate memory for a whole array. Even though </w:t>
      </w:r>
      <w:r w:rsidRPr="00903DBA">
        <w:rPr>
          <w:rStyle w:val="CodeInText0"/>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205DE" w:rsidRPr="003F7CF1" w:rsidRDefault="005205D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205DE" w:rsidRPr="003F7CF1" w:rsidRDefault="005205D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205DE" w:rsidRPr="003F7CF1" w:rsidRDefault="005205D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205DE" w:rsidRPr="003F7CF1" w:rsidRDefault="005205D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205DE" w:rsidRPr="003F7CF1" w:rsidRDefault="005205D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205DE" w:rsidRPr="003F7CF1" w:rsidRDefault="005205D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205DE" w:rsidRPr="003F7CF1" w:rsidRDefault="005205D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205DE" w:rsidRPr="003F7CF1" w:rsidRDefault="005205D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205DE" w:rsidRPr="003F7CF1" w:rsidRDefault="005205D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80032">
      <w:r w:rsidRPr="00903DBA">
        <w:t xml:space="preserve">Once we have allocated a memory, we can allocate a block of different size by calling </w:t>
      </w:r>
      <w:r w:rsidRPr="00903DBA">
        <w:rPr>
          <w:rStyle w:val="CodeInText0"/>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205DE" w:rsidRPr="003F7CF1" w:rsidRDefault="005205D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205DE" w:rsidRPr="003F7CF1" w:rsidRDefault="005205D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205DE" w:rsidRPr="003F7CF1" w:rsidRDefault="005205D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205DE" w:rsidRPr="003F7CF1" w:rsidRDefault="005205D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205DE" w:rsidRPr="003F7CF1" w:rsidRDefault="005205D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205DE" w:rsidRPr="003F7CF1" w:rsidRDefault="005205D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80032">
      <w:r w:rsidRPr="00903DBA">
        <w:t xml:space="preserve">The difference between </w:t>
      </w:r>
      <w:r w:rsidRPr="00903DBA">
        <w:rPr>
          <w:rStyle w:val="CodeInText0"/>
        </w:rPr>
        <w:t>malloc</w:t>
      </w:r>
      <w:r w:rsidRPr="00903DBA">
        <w:t xml:space="preserve"> and </w:t>
      </w:r>
      <w:r w:rsidRPr="00903DBA">
        <w:rPr>
          <w:rStyle w:val="CodeInText0"/>
        </w:rPr>
        <w:t>calloc</w:t>
      </w:r>
      <w:r w:rsidRPr="00903DBA">
        <w:t xml:space="preserve"> is that </w:t>
      </w:r>
      <w:r w:rsidRPr="00903DBA">
        <w:rPr>
          <w:rStyle w:val="CodeInText0"/>
        </w:rPr>
        <w:t>calloc</w:t>
      </w:r>
      <w:r w:rsidRPr="00903DBA">
        <w:t xml:space="preserve"> resets the bytes of the memory blocks to zero, which </w:t>
      </w:r>
      <w:r w:rsidRPr="00903DBA">
        <w:rPr>
          <w:rStyle w:val="CodeInText0"/>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205DE" w:rsidRPr="003F7CF1" w:rsidRDefault="005205D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205DE" w:rsidRPr="003F7CF1" w:rsidRDefault="005205D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205DE" w:rsidRPr="003F7CF1" w:rsidRDefault="005205D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903DBA">
        <w:rPr>
          <w:rStyle w:val="KeyWord"/>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205DE" w:rsidRPr="003F7CF1" w:rsidRDefault="005205D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80032">
      <w:r w:rsidRPr="00903DBA">
        <w:t xml:space="preserve">There is a special type </w:t>
      </w:r>
      <w:r w:rsidRPr="00903DBA">
        <w:rPr>
          <w:rStyle w:val="CodeInText0"/>
        </w:rPr>
        <w:t>void</w:t>
      </w:r>
      <w:r w:rsidRPr="00903DBA">
        <w:t xml:space="preserve">, which actually marks the absence of a type. We can define a pointer to </w:t>
      </w:r>
      <w:r w:rsidRPr="00903DBA">
        <w:rPr>
          <w:rStyle w:val="CodeInText0"/>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80032">
      <w:r w:rsidRPr="00903DBA">
        <w:t xml:space="preserve">The </w:t>
      </w:r>
      <w:r w:rsidRPr="00903DBA">
        <w:rPr>
          <w:rStyle w:val="CodeInText0"/>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80032">
      <w:r w:rsidRPr="00903DBA">
        <w:t xml:space="preserve">In the example below, the memory block has been deallocated, but </w:t>
      </w:r>
      <w:r w:rsidRPr="00903DBA">
        <w:rPr>
          <w:rStyle w:val="CodeInText0"/>
        </w:rPr>
        <w:t>p</w:t>
      </w:r>
      <w:r w:rsidRPr="00903DBA">
        <w:t xml:space="preserve"> has not been set to null. It has become a </w:t>
      </w:r>
      <w:r w:rsidRPr="00903DBA">
        <w:rPr>
          <w:rStyle w:val="KeyWord"/>
        </w:rPr>
        <w:t>dangling pointer</w:t>
      </w:r>
      <w:r w:rsidRPr="00903DBA">
        <w:t xml:space="preserve">; it is not null and does not really points at anything. In spite of that, we try to access the value </w:t>
      </w:r>
      <w:r w:rsidRPr="00903DBA">
        <w:rPr>
          <w:rStyle w:val="CodeInText0"/>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205DE" w:rsidRPr="003F7CF1" w:rsidRDefault="005205D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205DE" w:rsidRPr="003F7CF1" w:rsidRDefault="005205D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205DE" w:rsidRPr="003F7CF1" w:rsidRDefault="005205D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80032">
      <w:r w:rsidRPr="00903DBA">
        <w:t xml:space="preserve">In the example below, we allocate memory for two pointers, </w:t>
      </w:r>
      <w:r w:rsidRPr="00903DBA">
        <w:rPr>
          <w:rStyle w:val="CodeInText0"/>
        </w:rPr>
        <w:t>p</w:t>
      </w:r>
      <w:r w:rsidRPr="00903DBA">
        <w:t xml:space="preserve"> and </w:t>
      </w:r>
      <w:r w:rsidRPr="00903DBA">
        <w:rPr>
          <w:rStyle w:val="CodeInText0"/>
        </w:rPr>
        <w:t>q</w:t>
      </w:r>
      <w:r w:rsidRPr="00903DBA">
        <w:t xml:space="preserve">. Then we assign </w:t>
      </w:r>
      <w:r w:rsidRPr="00903DBA">
        <w:rPr>
          <w:rStyle w:val="CodeInText0"/>
        </w:rPr>
        <w:t>p</w:t>
      </w:r>
      <w:r w:rsidRPr="00903DBA">
        <w:t xml:space="preserve"> to </w:t>
      </w:r>
      <w:r w:rsidRPr="00903DBA">
        <w:rPr>
          <w:rStyle w:val="CodeInText0"/>
        </w:rPr>
        <w:t>q</w:t>
      </w:r>
      <w:r w:rsidRPr="00903DBA">
        <w:t xml:space="preserve">, by doing so we have created a </w:t>
      </w:r>
      <w:r w:rsidRPr="00903DBA">
        <w:rPr>
          <w:rStyle w:val="KeyWord"/>
        </w:rPr>
        <w:t>memory leak</w:t>
      </w:r>
      <w:r w:rsidRPr="00903DBA">
        <w:t xml:space="preserve">. There is no way we can access or deallocate the memory block that was pointed at by </w:t>
      </w:r>
      <w:r w:rsidRPr="00903DBA">
        <w:rPr>
          <w:rStyle w:val="CodeInText0"/>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205DE" w:rsidRPr="003F7CF1" w:rsidRDefault="005205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205DE" w:rsidRPr="003F7CF1" w:rsidRDefault="005205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205DE" w:rsidRPr="003F7CF1" w:rsidRDefault="005205D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205DE" w:rsidRPr="003F7CF1" w:rsidRDefault="005205D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205DE" w:rsidRPr="003F7CF1" w:rsidRDefault="005205D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205DE" w:rsidRPr="003F7CF1" w:rsidRDefault="005205D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205DE" w:rsidRPr="003F7CF1" w:rsidRDefault="005205D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205DE" w:rsidRPr="003F7CF1" w:rsidRDefault="005205D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205DE" w:rsidRPr="003F7CF1" w:rsidRDefault="005205D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205DE" w:rsidRPr="003F7CF1" w:rsidRDefault="005205D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205DE" w:rsidRPr="003F7CF1" w:rsidRDefault="005205D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205DE" w:rsidRPr="003F7CF1" w:rsidRDefault="005205D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86"/>
      <w:bookmarkStart w:id="622" w:name="_Toc323656696"/>
      <w:bookmarkStart w:id="623" w:name="_Toc324085434"/>
      <w:bookmarkStart w:id="624" w:name="_Toc383781086"/>
      <w:bookmarkStart w:id="625" w:name="_Toc57656195"/>
      <w:r w:rsidRPr="00903DBA">
        <w:t>Defining our own types</w:t>
      </w:r>
      <w:bookmarkEnd w:id="621"/>
      <w:bookmarkEnd w:id="622"/>
      <w:bookmarkEnd w:id="623"/>
      <w:bookmarkEnd w:id="624"/>
      <w:bookmarkEnd w:id="625"/>
    </w:p>
    <w:p w14:paraId="32074678" w14:textId="77777777" w:rsidR="00E80032" w:rsidRPr="00903DBA" w:rsidRDefault="00E80032" w:rsidP="00E80032">
      <w:r w:rsidRPr="00903DBA">
        <w:t xml:space="preserve">It is possible to define our own type with </w:t>
      </w:r>
      <w:r w:rsidRPr="00903DBA">
        <w:rPr>
          <w:rStyle w:val="CodeInText0"/>
        </w:rPr>
        <w:t>typedef</w:t>
      </w:r>
      <w:r w:rsidRPr="00903DBA">
        <w:t xml:space="preserve">, which is a great tool for increasing the readability of the code. However, too many defined types tend to make the code less readable. Therefore, a piece of advice would be to use </w:t>
      </w:r>
      <w:r w:rsidRPr="00903DBA">
        <w:rPr>
          <w:rStyle w:val="CodeInText0"/>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87"/>
      <w:bookmarkStart w:id="627" w:name="_Toc323656697"/>
      <w:bookmarkStart w:id="628" w:name="_Toc324085435"/>
      <w:bookmarkStart w:id="629" w:name="_Toc383781087"/>
      <w:bookmarkStart w:id="630" w:name="_Toc57656196"/>
      <w:r w:rsidRPr="00903DBA">
        <w:t>The Type Size</w:t>
      </w:r>
      <w:bookmarkEnd w:id="626"/>
      <w:bookmarkEnd w:id="627"/>
      <w:bookmarkEnd w:id="628"/>
      <w:bookmarkEnd w:id="629"/>
      <w:bookmarkEnd w:id="630"/>
    </w:p>
    <w:p w14:paraId="2A85A616" w14:textId="7C4815F2" w:rsidR="00E80032" w:rsidRPr="00903DBA" w:rsidRDefault="00E80032" w:rsidP="00E80032">
      <w:r w:rsidRPr="00903DBA">
        <w:t xml:space="preserve">The operator </w:t>
      </w:r>
      <w:r w:rsidRPr="00903DBA">
        <w:rPr>
          <w:rStyle w:val="CodeInText0"/>
        </w:rPr>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903DBA">
        <w:rPr>
          <w:rStyle w:val="KeyWord"/>
        </w:rPr>
        <w:t>implementation dependant</w:t>
      </w:r>
      <w:r w:rsidRPr="00903DBA">
        <w:t xml:space="preserve">. The operator returns a value of the type </w:t>
      </w:r>
      <w:r w:rsidRPr="00903DBA">
        <w:rPr>
          <w:rStyle w:val="CodeInText0"/>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3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32" w:name="_Toc320485588"/>
      <w:bookmarkStart w:id="633" w:name="_Toc323656698"/>
      <w:bookmarkStart w:id="634" w:name="_Toc324085436"/>
      <w:bookmarkStart w:id="635" w:name="_Toc383781088"/>
      <w:bookmarkStart w:id="636" w:name="_Toc57656197"/>
      <w:r w:rsidRPr="00903DBA">
        <w:t>Expressions and Operators</w:t>
      </w:r>
      <w:bookmarkEnd w:id="632"/>
      <w:bookmarkEnd w:id="633"/>
      <w:bookmarkEnd w:id="634"/>
      <w:bookmarkEnd w:id="635"/>
      <w:bookmarkEnd w:id="636"/>
    </w:p>
    <w:p w14:paraId="5C6F2546" w14:textId="77777777" w:rsidR="00E80032" w:rsidRPr="00903DBA" w:rsidRDefault="00E80032" w:rsidP="00E80032">
      <w:r w:rsidRPr="00903DBA">
        <w:t xml:space="preserve">The operations of C are divided into the </w:t>
      </w:r>
      <w:r w:rsidRPr="00903DBA">
        <w:rPr>
          <w:rStyle w:val="KeyWord"/>
        </w:rPr>
        <w:t>arithmetic</w:t>
      </w:r>
      <w:r w:rsidRPr="00903DBA">
        <w:t xml:space="preserve">, </w:t>
      </w:r>
      <w:r w:rsidRPr="00903DBA">
        <w:rPr>
          <w:rStyle w:val="KeyWord"/>
        </w:rPr>
        <w:t>relational</w:t>
      </w:r>
      <w:r w:rsidRPr="00903DBA">
        <w:t xml:space="preserve">, </w:t>
      </w:r>
      <w:r w:rsidRPr="00903DBA">
        <w:rPr>
          <w:rStyle w:val="KeyWord"/>
        </w:rPr>
        <w:t>logical</w:t>
      </w:r>
      <w:r w:rsidRPr="00903DBA">
        <w:t xml:space="preserve">, and </w:t>
      </w:r>
      <w:r w:rsidRPr="00903DBA">
        <w:rPr>
          <w:rStyle w:val="KeyWord"/>
        </w:rPr>
        <w:t>bitwise</w:t>
      </w:r>
      <w:r w:rsidRPr="00903DBA">
        <w:t xml:space="preserve"> operators as well as simple and compound </w:t>
      </w:r>
      <w:r w:rsidRPr="00903DBA">
        <w:rPr>
          <w:rStyle w:val="KeyWord"/>
        </w:rPr>
        <w:t>assignment</w:t>
      </w:r>
      <w:r w:rsidRPr="00903DBA">
        <w:t xml:space="preserve">. Moreover, there is the </w:t>
      </w:r>
      <w:r w:rsidRPr="00903DBA">
        <w:rPr>
          <w:rStyle w:val="KeyWord"/>
        </w:rPr>
        <w:t>conditional</w:t>
      </w:r>
      <w:r w:rsidRPr="00903DBA">
        <w:t xml:space="preserve"> operator.</w:t>
      </w:r>
    </w:p>
    <w:p w14:paraId="2EF5CA4B" w14:textId="77777777" w:rsidR="00E80032" w:rsidRPr="00903DBA" w:rsidRDefault="00E80032" w:rsidP="00E80032">
      <w:r w:rsidRPr="00903DBA">
        <w:t xml:space="preserve">In the figure below, </w:t>
      </w:r>
      <w:r w:rsidRPr="00903DBA">
        <w:rPr>
          <w:rStyle w:val="CodeInText0"/>
        </w:rPr>
        <w:t>+</w:t>
      </w:r>
      <w:r w:rsidRPr="00903DBA">
        <w:t xml:space="preserve"> is an operator, </w:t>
      </w:r>
      <w:r w:rsidRPr="00903DBA">
        <w:rPr>
          <w:rStyle w:val="CodeInText0"/>
        </w:rPr>
        <w:t>1</w:t>
      </w:r>
      <w:r w:rsidRPr="00903DBA">
        <w:t xml:space="preserve"> and </w:t>
      </w:r>
      <w:r w:rsidRPr="00903DBA">
        <w:rPr>
          <w:rStyle w:val="CodeInText0"/>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205DE" w:rsidRPr="003F7CF1" w:rsidRDefault="005205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32562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205DE" w:rsidRPr="003F7CF1" w:rsidRDefault="005205D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205DE" w:rsidRPr="003F7CF1" w:rsidRDefault="005205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205DE" w:rsidRPr="003F7CF1" w:rsidRDefault="005205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205DE" w:rsidRPr="003F7CF1" w:rsidRDefault="005205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325625"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205DE" w:rsidRPr="003F7CF1" w:rsidRDefault="005205D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205DE" w:rsidRPr="003F7CF1" w:rsidRDefault="005205D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205DE" w:rsidRPr="003F7CF1" w:rsidRDefault="005205D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89"/>
      <w:bookmarkStart w:id="638" w:name="_Toc323656699"/>
      <w:bookmarkStart w:id="639" w:name="_Toc324085437"/>
      <w:bookmarkStart w:id="640" w:name="_Toc383781089"/>
      <w:bookmarkStart w:id="641" w:name="_Toc57656198"/>
      <w:r w:rsidRPr="00903DBA">
        <w:t>Arithmetic Operators</w:t>
      </w:r>
      <w:bookmarkEnd w:id="637"/>
      <w:bookmarkEnd w:id="638"/>
      <w:bookmarkEnd w:id="639"/>
      <w:bookmarkEnd w:id="640"/>
      <w:bookmarkEnd w:id="64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903DBA">
        <w:rPr>
          <w:rStyle w:val="KeyWord"/>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42" w:name="_Toc320485590"/>
      <w:bookmarkStart w:id="643" w:name="_Toc323656700"/>
      <w:bookmarkStart w:id="644" w:name="_Toc324085438"/>
      <w:bookmarkStart w:id="645" w:name="_Toc383781090"/>
      <w:bookmarkStart w:id="646" w:name="_Toc57656199"/>
      <w:r w:rsidRPr="00903DBA">
        <w:rPr>
          <w:rStyle w:val="Italic"/>
          <w:i w:val="0"/>
        </w:rPr>
        <w:t>Pointer Arithmetic</w:t>
      </w:r>
      <w:bookmarkEnd w:id="642"/>
      <w:bookmarkEnd w:id="643"/>
      <w:bookmarkEnd w:id="644"/>
      <w:bookmarkEnd w:id="645"/>
      <w:bookmarkEnd w:id="646"/>
    </w:p>
    <w:p w14:paraId="747CF518" w14:textId="77777777" w:rsidR="00E80032" w:rsidRPr="00903DBA" w:rsidRDefault="00E80032" w:rsidP="00E80032">
      <w:r w:rsidRPr="00903DBA">
        <w:t xml:space="preserve">The addition and subtraction operators are also applicable on pointers. It is called </w:t>
      </w:r>
      <w:r w:rsidRPr="00903DBA">
        <w:rPr>
          <w:rStyle w:val="KeyWord"/>
        </w:rPr>
        <w:t>pointer</w:t>
      </w:r>
      <w:r w:rsidRPr="00903DBA">
        <w:rPr>
          <w:rStyle w:val="Italic"/>
        </w:rPr>
        <w:t xml:space="preserve"> </w:t>
      </w:r>
      <w:r w:rsidRPr="00903DBA">
        <w:rPr>
          <w:rStyle w:val="KeyWord"/>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903DBA">
        <w:rPr>
          <w:rStyle w:val="KeyWord"/>
        </w:rPr>
        <w:t>void</w:t>
      </w:r>
      <w:r w:rsidRPr="00903DBA">
        <w:t xml:space="preserve"> type is not really a type, but rather the absence of a type, it has no size. Therefore, we cannot perform pointer arithmetic on </w:t>
      </w:r>
      <w:r w:rsidRPr="00903DBA">
        <w:rPr>
          <w:rStyle w:val="KeyWord"/>
        </w:rPr>
        <w:t>void</w:t>
      </w:r>
      <w:r w:rsidRPr="00903DBA">
        <w:t xml:space="preserve"> pointers.</w:t>
      </w:r>
    </w:p>
    <w:p w14:paraId="78D38D2E" w14:textId="77777777" w:rsidR="00E80032" w:rsidRPr="00903DBA" w:rsidRDefault="00E80032" w:rsidP="00E80032">
      <w:r w:rsidRPr="00903DBA">
        <w:t xml:space="preserve">In the code below, let us assume that </w:t>
      </w:r>
      <w:r w:rsidRPr="00903DBA">
        <w:rPr>
          <w:rStyle w:val="CodeInText0"/>
        </w:rPr>
        <w:t>number</w:t>
      </w:r>
      <w:r w:rsidRPr="00903DBA">
        <w:t xml:space="preserve"> is stored at memory location 10,000 and that the integer type has the size of four bytes. Then the pointer </w:t>
      </w:r>
      <w:r w:rsidRPr="00903DBA">
        <w:rPr>
          <w:rStyle w:val="CodeInText0"/>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205DE" w:rsidRPr="003F7CF1" w:rsidRDefault="005205D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205DE" w:rsidRPr="003F7CF1" w:rsidRDefault="005205D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205DE" w:rsidRPr="003F7CF1" w:rsidRDefault="005205D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205DE" w:rsidRPr="003F7CF1" w:rsidRDefault="005205D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205DE" w:rsidRPr="003F7CF1" w:rsidRDefault="005205D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205DE" w:rsidRPr="003F7CF1" w:rsidRDefault="005205D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205DE" w:rsidRPr="003F7CF1" w:rsidRDefault="005205D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205DE" w:rsidRPr="003F7CF1" w:rsidRDefault="005205D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205DE" w:rsidRPr="003F7CF1" w:rsidRDefault="005205D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205DE" w:rsidRPr="003F7CF1" w:rsidRDefault="005205D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205DE" w:rsidRPr="003F7CF1" w:rsidRDefault="005205D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205DE" w:rsidRPr="003F7CF1" w:rsidRDefault="005205D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205DE" w:rsidRPr="003F7CF1" w:rsidRDefault="005205D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205DE" w:rsidRPr="003F7CF1" w:rsidRDefault="005205D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205DE" w:rsidRPr="003F7CF1" w:rsidRDefault="005205D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205DE" w:rsidRPr="003F7CF1" w:rsidRDefault="005205D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205DE" w:rsidRPr="003F7CF1" w:rsidRDefault="005205D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205DE" w:rsidRPr="003F7CF1" w:rsidRDefault="005205D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0485591"/>
      <w:bookmarkStart w:id="648" w:name="_Toc323656701"/>
      <w:bookmarkStart w:id="649" w:name="_Toc324085439"/>
      <w:bookmarkStart w:id="650" w:name="_Toc383781091"/>
      <w:bookmarkStart w:id="651" w:name="_Toc57656200"/>
      <w:r w:rsidRPr="00903DBA">
        <w:t>Increment and decrement</w:t>
      </w:r>
      <w:bookmarkEnd w:id="647"/>
      <w:bookmarkEnd w:id="648"/>
      <w:bookmarkEnd w:id="649"/>
      <w:bookmarkEnd w:id="650"/>
      <w:bookmarkEnd w:id="65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903DBA">
        <w:rPr>
          <w:rStyle w:val="KeyWord"/>
        </w:rPr>
        <w:t>prefix</w:t>
      </w:r>
      <w:r w:rsidRPr="00903DBA">
        <w:t>) or after (</w:t>
      </w:r>
      <w:r w:rsidRPr="00903DBA">
        <w:rPr>
          <w:rStyle w:val="KeyWord"/>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2" w:name="_Toc320485592"/>
      <w:bookmarkStart w:id="653" w:name="_Toc323656702"/>
      <w:bookmarkStart w:id="654" w:name="_Toc324085440"/>
      <w:bookmarkStart w:id="655" w:name="_Toc383781092"/>
      <w:bookmarkStart w:id="656" w:name="_Toc57656201"/>
      <w:r w:rsidRPr="00903DBA">
        <w:t>Relational Operators</w:t>
      </w:r>
      <w:bookmarkEnd w:id="652"/>
      <w:bookmarkEnd w:id="653"/>
      <w:bookmarkEnd w:id="654"/>
      <w:bookmarkEnd w:id="655"/>
      <w:bookmarkEnd w:id="656"/>
    </w:p>
    <w:p w14:paraId="1FD647DC" w14:textId="77777777" w:rsidR="00E80032" w:rsidRPr="00903DBA" w:rsidRDefault="00E80032" w:rsidP="00E80032">
      <w:r w:rsidRPr="00903DBA">
        <w:t xml:space="preserve">There are six relational operators: </w:t>
      </w:r>
      <w:r w:rsidRPr="00903DBA">
        <w:rPr>
          <w:rStyle w:val="KeyWord"/>
        </w:rPr>
        <w:t>equal to</w:t>
      </w:r>
      <w:r w:rsidRPr="00903DBA">
        <w:t xml:space="preserve"> (==), </w:t>
      </w:r>
      <w:r w:rsidRPr="00903DBA">
        <w:rPr>
          <w:rStyle w:val="KeyWord"/>
        </w:rPr>
        <w:t>not equal to</w:t>
      </w:r>
      <w:r w:rsidRPr="00903DBA">
        <w:t xml:space="preserve"> (!=), </w:t>
      </w:r>
      <w:r w:rsidRPr="00903DBA">
        <w:rPr>
          <w:rStyle w:val="KeyWord"/>
        </w:rPr>
        <w:t>less than</w:t>
      </w:r>
      <w:r w:rsidRPr="00903DBA">
        <w:t xml:space="preserve"> (&lt;), </w:t>
      </w:r>
      <w:r w:rsidRPr="00903DBA">
        <w:rPr>
          <w:rStyle w:val="KeyWord"/>
        </w:rPr>
        <w:t>less than or equal to</w:t>
      </w:r>
      <w:r w:rsidRPr="00903DBA">
        <w:t xml:space="preserve"> (&lt;=), </w:t>
      </w:r>
      <w:r w:rsidRPr="00903DBA">
        <w:rPr>
          <w:rStyle w:val="KeyWord"/>
        </w:rPr>
        <w:t>greater than</w:t>
      </w:r>
      <w:r w:rsidRPr="00903DBA">
        <w:t xml:space="preserve"> (&gt;), </w:t>
      </w:r>
      <w:r w:rsidRPr="00903DBA">
        <w:rPr>
          <w:rStyle w:val="KeyWord"/>
        </w:rPr>
        <w:t>greater than or equal to</w:t>
      </w:r>
      <w:r w:rsidRPr="00903DBA">
        <w:t xml:space="preserve"> (&gt;=)</w:t>
      </w:r>
      <w:r w:rsidRPr="00903DBA">
        <w:rPr>
          <w:rStyle w:val="Fotnotsreferens"/>
          <w:szCs w:val="21"/>
        </w:rPr>
        <w:footnoteReference w:id="15"/>
      </w:r>
      <w:r w:rsidRPr="00903DBA">
        <w:t xml:space="preserve">. Observe that the </w:t>
      </w:r>
      <w:r w:rsidRPr="00903DBA">
        <w:rPr>
          <w:rStyle w:val="KeyWord"/>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93"/>
      <w:bookmarkStart w:id="658" w:name="_Toc323656703"/>
      <w:bookmarkStart w:id="659" w:name="_Toc324085441"/>
      <w:bookmarkStart w:id="660" w:name="_Toc383781093"/>
      <w:bookmarkStart w:id="661" w:name="_Toc57656202"/>
      <w:r w:rsidRPr="00903DBA">
        <w:t>Logical Operators</w:t>
      </w:r>
      <w:bookmarkEnd w:id="657"/>
      <w:bookmarkEnd w:id="658"/>
      <w:bookmarkEnd w:id="659"/>
      <w:bookmarkEnd w:id="660"/>
      <w:bookmarkEnd w:id="661"/>
    </w:p>
    <w:p w14:paraId="6E55772B" w14:textId="77777777" w:rsidR="00E80032" w:rsidRPr="00903DBA" w:rsidRDefault="00E80032" w:rsidP="00E80032">
      <w:r w:rsidRPr="00903DBA">
        <w:t xml:space="preserve">There are three logical operators: </w:t>
      </w:r>
      <w:r w:rsidRPr="00903DBA">
        <w:rPr>
          <w:rStyle w:val="KeyWord"/>
        </w:rPr>
        <w:t>not</w:t>
      </w:r>
      <w:r w:rsidRPr="00903DBA">
        <w:t xml:space="preserve"> (!), </w:t>
      </w:r>
      <w:r w:rsidRPr="00903DBA">
        <w:rPr>
          <w:rStyle w:val="KeyWord"/>
        </w:rPr>
        <w:t>or</w:t>
      </w:r>
      <w:r w:rsidRPr="00903DBA">
        <w:t xml:space="preserve"> (||), and </w:t>
      </w:r>
      <w:r w:rsidRPr="00903DBA">
        <w:rPr>
          <w:rStyle w:val="KeyWord"/>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80032">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903DBA">
        <w:rPr>
          <w:rStyle w:val="CodeInText0"/>
        </w:rPr>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903DBA">
        <w:rPr>
          <w:rStyle w:val="CodeInText0"/>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2" w:name="_Toc320485594"/>
      <w:bookmarkStart w:id="663" w:name="_Toc323656704"/>
      <w:bookmarkStart w:id="664" w:name="_Toc324085442"/>
      <w:bookmarkStart w:id="665" w:name="_Toc383781094"/>
      <w:bookmarkStart w:id="666" w:name="_Toc57656203"/>
      <w:r w:rsidRPr="00903DBA">
        <w:t>Bitwise Operators</w:t>
      </w:r>
      <w:bookmarkEnd w:id="662"/>
      <w:bookmarkEnd w:id="663"/>
      <w:bookmarkEnd w:id="664"/>
      <w:bookmarkEnd w:id="665"/>
      <w:bookmarkEnd w:id="66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325620"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903DBA">
        <w:rPr>
          <w:rStyle w:val="KeyWord"/>
        </w:rPr>
        <w:t>bit</w:t>
      </w:r>
      <w:r w:rsidRPr="00903DBA">
        <w:t xml:space="preserve">, and the integer value is called a </w:t>
      </w:r>
      <w:r w:rsidRPr="00903DBA">
        <w:rPr>
          <w:rStyle w:val="KeyWord"/>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325621" r:id="rId15"/>
        </w:object>
      </w:r>
    </w:p>
    <w:p w14:paraId="7E94DC0D" w14:textId="77777777" w:rsidR="00E80032" w:rsidRPr="00903DBA" w:rsidRDefault="00E80032" w:rsidP="00E80032">
      <w:r w:rsidRPr="00903DBA">
        <w:t xml:space="preserve">There are four bitwise operations in C: </w:t>
      </w:r>
      <w:r w:rsidRPr="00903DBA">
        <w:rPr>
          <w:rStyle w:val="CodeInText0"/>
        </w:rPr>
        <w:t>inverse</w:t>
      </w:r>
      <w:r w:rsidRPr="00903DBA">
        <w:t xml:space="preserve"> (~), </w:t>
      </w:r>
      <w:r w:rsidRPr="00903DBA">
        <w:rPr>
          <w:rStyle w:val="CodeInText0"/>
        </w:rPr>
        <w:t>and</w:t>
      </w:r>
      <w:r w:rsidRPr="00903DBA">
        <w:t xml:space="preserve"> (&amp;), </w:t>
      </w:r>
      <w:r w:rsidRPr="00903DBA">
        <w:rPr>
          <w:rStyle w:val="CodeInText0"/>
        </w:rPr>
        <w:t>or</w:t>
      </w:r>
      <w:r w:rsidRPr="00903DBA">
        <w:t xml:space="preserve"> (|), and </w:t>
      </w:r>
      <w:r w:rsidRPr="00903DBA">
        <w:rPr>
          <w:rStyle w:val="CodeInText0"/>
        </w:rPr>
        <w:t>exclusive</w:t>
      </w:r>
      <w:r w:rsidRPr="00903DBA">
        <w:rPr>
          <w:rStyle w:val="Italic"/>
        </w:rPr>
        <w:t xml:space="preserve"> </w:t>
      </w:r>
      <w:r w:rsidRPr="00903DBA">
        <w:rPr>
          <w:rStyle w:val="CodeInText0"/>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95"/>
      <w:bookmarkStart w:id="668" w:name="_Toc323656705"/>
      <w:bookmarkStart w:id="669" w:name="_Toc324085443"/>
      <w:bookmarkStart w:id="670" w:name="_Toc383781095"/>
      <w:bookmarkStart w:id="671" w:name="_Toc57656204"/>
      <w:r w:rsidRPr="00903DBA">
        <w:t>Assignment</w:t>
      </w:r>
      <w:bookmarkEnd w:id="667"/>
      <w:bookmarkEnd w:id="668"/>
      <w:bookmarkEnd w:id="669"/>
      <w:bookmarkEnd w:id="670"/>
      <w:bookmarkEnd w:id="671"/>
    </w:p>
    <w:p w14:paraId="0891A968" w14:textId="77777777" w:rsidR="00E80032" w:rsidRPr="00903DBA" w:rsidRDefault="00E80032" w:rsidP="00E80032">
      <w:r w:rsidRPr="00903DBA">
        <w:t xml:space="preserve">There are two kinds of assignment operators: </w:t>
      </w:r>
      <w:r w:rsidRPr="00903DBA">
        <w:rPr>
          <w:rStyle w:val="KeyWord"/>
        </w:rPr>
        <w:t>simple</w:t>
      </w:r>
      <w:r w:rsidRPr="00903DBA">
        <w:t xml:space="preserve"> and </w:t>
      </w:r>
      <w:r w:rsidRPr="00903DBA">
        <w:rPr>
          <w:rStyle w:val="KeyWord"/>
        </w:rPr>
        <w:t>compound</w:t>
      </w:r>
      <w:r w:rsidRPr="00903DBA">
        <w:t xml:space="preserve">. The simple variant is quite trivial, one or several variables are assigned the value of an expression. In the example below, </w:t>
      </w:r>
      <w:r w:rsidRPr="00903DBA">
        <w:rPr>
          <w:rStyle w:val="CodeInText0"/>
        </w:rPr>
        <w:t>a</w:t>
      </w:r>
      <w:r w:rsidRPr="00903DBA">
        <w:t xml:space="preserve">, </w:t>
      </w:r>
      <w:r w:rsidRPr="00903DBA">
        <w:rPr>
          <w:rStyle w:val="CodeInText0"/>
        </w:rPr>
        <w:t>b</w:t>
      </w:r>
      <w:r w:rsidRPr="00903DBA">
        <w:t xml:space="preserve">, and </w:t>
      </w:r>
      <w:r w:rsidRPr="00903DBA">
        <w:rPr>
          <w:rStyle w:val="CodeInText0"/>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80032">
      <w:r w:rsidRPr="00903DBA">
        <w:t xml:space="preserve">The compound variant is more complicated. Let us start with the additional assignment operator. In the example below, the value of </w:t>
      </w:r>
      <w:r w:rsidRPr="00903DBA">
        <w:rPr>
          <w:rStyle w:val="CodeInText0"/>
        </w:rPr>
        <w:t>a</w:t>
      </w:r>
      <w:r w:rsidRPr="00903DBA">
        <w:t xml:space="preserve"> is increased by the value of </w:t>
      </w:r>
      <w:r w:rsidRPr="00903DBA">
        <w:rPr>
          <w:rStyle w:val="CodeInText0"/>
        </w:rPr>
        <w:t>b</w:t>
      </w:r>
      <w:r w:rsidRPr="00903DBA">
        <w:t xml:space="preserve">; that is, </w:t>
      </w:r>
      <w:r w:rsidRPr="00903DBA">
        <w:rPr>
          <w:rStyle w:val="CodeInText0"/>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80032">
      <w:r w:rsidRPr="00903DBA">
        <w:t xml:space="preserve">In a similar manner, there are operations -=, *=, /=, %=, |=, &amp;=, ^=, &lt;&lt;=, and &gt;&gt;=. Note the difference between </w:t>
      </w:r>
      <w:r w:rsidRPr="00903DBA">
        <w:rPr>
          <w:rStyle w:val="CodeInText0"/>
        </w:rPr>
        <w:t>a -= 2</w:t>
      </w:r>
      <w:r w:rsidRPr="00903DBA">
        <w:t xml:space="preserve"> and </w:t>
      </w:r>
      <w:r w:rsidRPr="00903DBA">
        <w:rPr>
          <w:rStyle w:val="CodeInText0"/>
        </w:rPr>
        <w:t>a =- 2</w:t>
      </w:r>
      <w:r w:rsidRPr="00903DBA">
        <w:t xml:space="preserve">. In the former case, </w:t>
      </w:r>
      <w:r w:rsidRPr="00903DBA">
        <w:rPr>
          <w:rStyle w:val="CodeInText0"/>
        </w:rPr>
        <w:t>a</w:t>
      </w:r>
      <w:r w:rsidRPr="00903DBA">
        <w:t xml:space="preserve"> is decreased by </w:t>
      </w:r>
      <w:r w:rsidRPr="00903DBA">
        <w:rPr>
          <w:rStyle w:val="CodeInText0"/>
        </w:rPr>
        <w:t>2</w:t>
      </w:r>
      <w:r w:rsidRPr="00903DBA">
        <w:t xml:space="preserve">. In the latter case, </w:t>
      </w:r>
      <w:r w:rsidRPr="00903DBA">
        <w:rPr>
          <w:rStyle w:val="CodeInText0"/>
        </w:rPr>
        <w:t>a</w:t>
      </w:r>
      <w:r w:rsidRPr="00903DBA">
        <w:t xml:space="preserve"> is assigned </w:t>
      </w:r>
      <w:r w:rsidRPr="00903DBA">
        <w:rPr>
          <w:rStyle w:val="CodeInText0"/>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596"/>
      <w:bookmarkStart w:id="673" w:name="_Toc323656706"/>
      <w:bookmarkStart w:id="674" w:name="_Toc324085444"/>
      <w:bookmarkStart w:id="675" w:name="_Toc383781096"/>
      <w:bookmarkStart w:id="676" w:name="_Toc57656205"/>
      <w:r w:rsidRPr="00903DBA">
        <w:t>The Condition Operator</w:t>
      </w:r>
      <w:bookmarkEnd w:id="672"/>
      <w:bookmarkEnd w:id="673"/>
      <w:bookmarkEnd w:id="674"/>
      <w:bookmarkEnd w:id="675"/>
      <w:bookmarkEnd w:id="676"/>
    </w:p>
    <w:p w14:paraId="12DAA5BD" w14:textId="77777777" w:rsidR="00E80032" w:rsidRPr="00903DBA" w:rsidRDefault="00E80032" w:rsidP="00E80032">
      <w:r w:rsidRPr="00903DBA">
        <w:t xml:space="preserve">The </w:t>
      </w:r>
      <w:r w:rsidRPr="00903DBA">
        <w:rPr>
          <w:rStyle w:val="KeyWord"/>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597"/>
      <w:bookmarkStart w:id="678" w:name="_Toc323656707"/>
      <w:bookmarkStart w:id="679" w:name="_Toc324085445"/>
      <w:bookmarkStart w:id="680" w:name="_Toc383781097"/>
      <w:bookmarkStart w:id="681" w:name="_Toc57656206"/>
      <w:r w:rsidRPr="00903DBA">
        <w:t>Precedence and Associatively</w:t>
      </w:r>
      <w:bookmarkEnd w:id="677"/>
      <w:bookmarkEnd w:id="678"/>
      <w:bookmarkEnd w:id="679"/>
      <w:bookmarkEnd w:id="680"/>
      <w:bookmarkEnd w:id="681"/>
    </w:p>
    <w:p w14:paraId="0181C6CC" w14:textId="77777777" w:rsidR="00E80032" w:rsidRPr="00903DBA" w:rsidRDefault="00E80032" w:rsidP="00E80032">
      <w:r w:rsidRPr="00903DBA">
        <w:t xml:space="preserve">Given the expression </w:t>
      </w:r>
      <w:r w:rsidRPr="00903DBA">
        <w:rPr>
          <w:rStyle w:val="CodeInText0"/>
        </w:rPr>
        <w:t>1 + 2 * 5</w:t>
      </w:r>
      <w:r w:rsidRPr="00903DBA">
        <w:t xml:space="preserve">, what is its value? It is </w:t>
      </w:r>
      <w:r w:rsidRPr="00903DBA">
        <w:rPr>
          <w:rStyle w:val="CodeInText0"/>
        </w:rPr>
        <w:t>11</w:t>
      </w:r>
      <w:r w:rsidRPr="00903DBA">
        <w:t xml:space="preserve"> because we first multiply two with five and then add one. We say that multiplication has a higher</w:t>
      </w:r>
      <w:r w:rsidRPr="00903DBA">
        <w:rPr>
          <w:rStyle w:val="Italic"/>
        </w:rPr>
        <w:t xml:space="preserve"> </w:t>
      </w:r>
      <w:r w:rsidRPr="00903DBA">
        <w:rPr>
          <w:rStyle w:val="KeyWord"/>
        </w:rPr>
        <w:t>precedence</w:t>
      </w:r>
      <w:r w:rsidRPr="00903DBA">
        <w:rPr>
          <w:rStyle w:val="Italic"/>
        </w:rPr>
        <w:t xml:space="preserve"> </w:t>
      </w:r>
      <w:r w:rsidRPr="00903DBA">
        <w:t>than addition.</w:t>
      </w:r>
    </w:p>
    <w:p w14:paraId="6AB43C6D" w14:textId="77777777" w:rsidR="00E80032" w:rsidRPr="00903DBA" w:rsidRDefault="00E80032" w:rsidP="00E80032">
      <w:r w:rsidRPr="00903DBA">
        <w:t xml:space="preserve">What if we limit ourselves to one operator? Let us pick subtraction. What value has the expression </w:t>
      </w:r>
      <w:r w:rsidRPr="00903DBA">
        <w:rPr>
          <w:rStyle w:val="CodeInText0"/>
        </w:rPr>
        <w:t>8 – 4 – 2</w:t>
      </w:r>
      <w:r w:rsidRPr="00903DBA">
        <w:t xml:space="preserve">? As we first subtract </w:t>
      </w:r>
      <w:r w:rsidRPr="00903DBA">
        <w:rPr>
          <w:rStyle w:val="CodeInText0"/>
        </w:rPr>
        <w:t>4</w:t>
      </w:r>
      <w:r w:rsidRPr="00903DBA">
        <w:t xml:space="preserve"> from </w:t>
      </w:r>
      <w:r w:rsidRPr="00903DBA">
        <w:rPr>
          <w:rStyle w:val="CodeInText0"/>
        </w:rPr>
        <w:t>8</w:t>
      </w:r>
      <w:r w:rsidRPr="00903DBA">
        <w:t xml:space="preserve"> and then subtract </w:t>
      </w:r>
      <w:r w:rsidRPr="00903DBA">
        <w:rPr>
          <w:rStyle w:val="CodeInText0"/>
        </w:rPr>
        <w:t>2</w:t>
      </w:r>
      <w:r w:rsidRPr="00903DBA">
        <w:t xml:space="preserve">, the result is </w:t>
      </w:r>
      <w:r w:rsidRPr="00903DBA">
        <w:rPr>
          <w:rStyle w:val="CodeInText0"/>
        </w:rPr>
        <w:t>2</w:t>
      </w:r>
      <w:r w:rsidRPr="00903DBA">
        <w:t xml:space="preserve">. As we evaluate the value from left to right, we say that subtraction is </w:t>
      </w:r>
      <w:r w:rsidRPr="00903DBA">
        <w:rPr>
          <w:rStyle w:val="KeyWord"/>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80032">
      <w:pP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903DBA">
        <w:rPr>
          <w:rStyle w:val="CodeInText0"/>
        </w:rPr>
        <w:t>(1 + 2) * 5</w:t>
      </w:r>
      <w:r w:rsidRPr="00903DBA">
        <w:t xml:space="preserve"> </w:t>
      </w:r>
      <w:r w:rsidRPr="00903DBA">
        <w:rPr>
          <w:noProof/>
        </w:rPr>
        <w:t xml:space="preserve">has the value </w:t>
      </w:r>
      <w:r w:rsidRPr="00903DBA">
        <w:rPr>
          <w:rStyle w:val="CodeInText0"/>
        </w:rPr>
        <w:t>15</w:t>
      </w:r>
      <w:r w:rsidRPr="00903DBA">
        <w:rPr>
          <w:noProof/>
        </w:rPr>
        <w:t>.</w:t>
      </w:r>
    </w:p>
    <w:p w14:paraId="189A34C8" w14:textId="31D3093A" w:rsidR="00E80032" w:rsidRPr="00903DBA" w:rsidRDefault="00E80032" w:rsidP="007C7CB2">
      <w:pPr>
        <w:pStyle w:val="Rubrik2"/>
      </w:pPr>
      <w:bookmarkStart w:id="682" w:name="_Toc320485598"/>
      <w:bookmarkStart w:id="683" w:name="_Toc323656708"/>
      <w:bookmarkStart w:id="684" w:name="_Toc324085446"/>
      <w:bookmarkStart w:id="685" w:name="_Toc383781098"/>
      <w:bookmarkStart w:id="686" w:name="_Toc57656207"/>
      <w:r w:rsidRPr="00903DBA">
        <w:t>Statements</w:t>
      </w:r>
      <w:bookmarkEnd w:id="682"/>
      <w:bookmarkEnd w:id="683"/>
      <w:bookmarkEnd w:id="684"/>
      <w:bookmarkEnd w:id="685"/>
      <w:bookmarkEnd w:id="68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0485599"/>
      <w:bookmarkStart w:id="688" w:name="_Toc323656709"/>
      <w:bookmarkStart w:id="689" w:name="_Toc324085447"/>
      <w:bookmarkStart w:id="690" w:name="_Toc383781099"/>
      <w:bookmarkStart w:id="691" w:name="_Toc57656208"/>
      <w:r w:rsidRPr="00903DBA">
        <w:t>Selection statements</w:t>
      </w:r>
      <w:bookmarkEnd w:id="687"/>
      <w:bookmarkEnd w:id="688"/>
      <w:bookmarkEnd w:id="689"/>
      <w:bookmarkEnd w:id="690"/>
      <w:bookmarkEnd w:id="691"/>
    </w:p>
    <w:p w14:paraId="2D918237" w14:textId="77777777" w:rsidR="00E80032" w:rsidRPr="00903DBA" w:rsidRDefault="00E80032" w:rsidP="00E80032">
      <w:r w:rsidRPr="00903DBA">
        <w:t xml:space="preserve">The </w:t>
      </w:r>
      <w:r w:rsidRPr="00903DBA">
        <w:rPr>
          <w:rStyle w:val="CodeInText0"/>
        </w:rPr>
        <w:t>if</w:t>
      </w:r>
      <w:r w:rsidRPr="00903DBA">
        <w:t xml:space="preserve"> statement needs in its simplest form a logical expression to decide whether to execute the following statement. The example below means that the text will be output if </w:t>
      </w:r>
      <w:r w:rsidRPr="00903DBA">
        <w:rPr>
          <w:rStyle w:val="CodeInText0"/>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80032">
      <w:r w:rsidRPr="00903DBA">
        <w:t xml:space="preserve">We can also attach an </w:t>
      </w:r>
      <w:r w:rsidRPr="00903DBA">
        <w:rPr>
          <w:rStyle w:val="CodeInText0"/>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80032">
      <w:r w:rsidRPr="00903DBA">
        <w:t xml:space="preserve">Between the </w:t>
      </w:r>
      <w:r w:rsidRPr="00903DBA">
        <w:rPr>
          <w:rStyle w:val="CodeInText0"/>
        </w:rPr>
        <w:t>if</w:t>
      </w:r>
      <w:r w:rsidRPr="00903DBA">
        <w:t xml:space="preserve"> and </w:t>
      </w:r>
      <w:r w:rsidRPr="00903DBA">
        <w:rPr>
          <w:rStyle w:val="CodeInText0"/>
        </w:rPr>
        <w:t>else</w:t>
      </w:r>
      <w:r w:rsidRPr="00903DBA">
        <w:t xml:space="preserve"> part we can insert one or more </w:t>
      </w:r>
      <w:r w:rsidRPr="00903DBA">
        <w:rPr>
          <w:rStyle w:val="CodeInText0"/>
        </w:rPr>
        <w:t>else</w:t>
      </w:r>
      <w:r w:rsidRPr="00903DBA">
        <w:rPr>
          <w:rStyle w:val="Italic"/>
        </w:rPr>
        <w:t xml:space="preserve"> </w:t>
      </w:r>
      <w:r w:rsidRPr="00903DBA">
        <w:rPr>
          <w:rStyle w:val="CodeInText0"/>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903DBA">
        <w:rPr>
          <w:rStyle w:val="KeyWord"/>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80032">
      <w:r w:rsidRPr="00903DBA">
        <w:t xml:space="preserve">A warning may be in order. In an </w:t>
      </w:r>
      <w:r w:rsidRPr="00903DBA">
        <w:rPr>
          <w:rStyle w:val="CodeInText0"/>
        </w:rPr>
        <w:t>if</w:t>
      </w:r>
      <w:r w:rsidRPr="00903DBA">
        <w:t xml:space="preserve"> statement, it is perfectly legal to use one equal sign instead of two signs when comparing two values. As one equals sign is used for assignment, not comparison, the variable </w:t>
      </w:r>
      <w:r w:rsidRPr="00903DBA">
        <w:rPr>
          <w:rStyle w:val="CodeInText0"/>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80032">
      <w:r w:rsidRPr="00903DBA">
        <w:t xml:space="preserve">The </w:t>
      </w:r>
      <w:r w:rsidRPr="00903DBA">
        <w:rPr>
          <w:rStyle w:val="CodeInText0"/>
        </w:rPr>
        <w:t>switch</w:t>
      </w:r>
      <w:r w:rsidRPr="00903DBA">
        <w:t xml:space="preserve"> statement is simpler than the </w:t>
      </w:r>
      <w:r w:rsidRPr="00903DBA">
        <w:rPr>
          <w:rStyle w:val="CodeInText0"/>
        </w:rPr>
        <w:t>if</w:t>
      </w:r>
      <w:r w:rsidRPr="00903DBA">
        <w:t xml:space="preserve"> statement, but not as powerful. It evaluates the switch expression and jumps to a </w:t>
      </w:r>
      <w:r w:rsidRPr="00903DBA">
        <w:rPr>
          <w:rStyle w:val="CodeInText0"/>
        </w:rPr>
        <w:t>case</w:t>
      </w:r>
      <w:r w:rsidRPr="00903DBA">
        <w:t xml:space="preserve"> statement with the matching (constant) value. If no value matches, it jumps to the </w:t>
      </w:r>
      <w:r w:rsidRPr="00903DBA">
        <w:rPr>
          <w:rStyle w:val="CodeInText0"/>
        </w:rPr>
        <w:t>default</w:t>
      </w:r>
      <w:r w:rsidRPr="00903DBA">
        <w:t xml:space="preserve"> statement, if present. The </w:t>
      </w:r>
      <w:r w:rsidRPr="00903DBA">
        <w:rPr>
          <w:rStyle w:val="CodeInText0"/>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80032">
      <w:r w:rsidRPr="00903DBA">
        <w:t xml:space="preserve">It is important to remember the break statement. Otherwise, the execution would simple continue with the code attached to the next </w:t>
      </w:r>
      <w:r w:rsidRPr="00903DBA">
        <w:rPr>
          <w:rStyle w:val="CodeInText0"/>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2" w:name="_Toc320485600"/>
      <w:bookmarkStart w:id="693" w:name="_Toc323656710"/>
      <w:bookmarkStart w:id="694" w:name="_Toc324085448"/>
      <w:bookmarkStart w:id="695" w:name="_Toc383781100"/>
      <w:bookmarkStart w:id="696" w:name="_Toc57656209"/>
      <w:r w:rsidRPr="00903DBA">
        <w:t>Iteration statements</w:t>
      </w:r>
      <w:bookmarkEnd w:id="692"/>
      <w:bookmarkEnd w:id="693"/>
      <w:bookmarkEnd w:id="694"/>
      <w:bookmarkEnd w:id="695"/>
      <w:bookmarkEnd w:id="696"/>
    </w:p>
    <w:p w14:paraId="42AEC87A" w14:textId="77777777" w:rsidR="00E80032" w:rsidRPr="00903DBA" w:rsidRDefault="00E80032" w:rsidP="00E80032">
      <w:r w:rsidRPr="00903DBA">
        <w:t xml:space="preserve">Iteration statements, also called loops, iterate one or several statements as long as a certain condition is true; </w:t>
      </w:r>
      <w:r w:rsidRPr="00903DBA">
        <w:rPr>
          <w:rStyle w:val="CodeInText0"/>
        </w:rPr>
        <w:t>while</w:t>
      </w:r>
      <w:r w:rsidRPr="00903DBA">
        <w:t xml:space="preserve"> is the simplest loop. It repeats one statement or a block of statements as long as the given expression is true. The example below uses the </w:t>
      </w:r>
      <w:r w:rsidRPr="00903DBA">
        <w:rPr>
          <w:rStyle w:val="CodeInText0"/>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80032">
      <w:r w:rsidRPr="00903DBA">
        <w:t xml:space="preserve">The same thing can be done with a </w:t>
      </w:r>
      <w:r w:rsidRPr="00903DBA">
        <w:rPr>
          <w:rStyle w:val="CodeInText0"/>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80032">
      <w:r w:rsidRPr="00903DBA">
        <w:t xml:space="preserve">However, the </w:t>
      </w:r>
      <w:r w:rsidRPr="00903DBA">
        <w:rPr>
          <w:rStyle w:val="CodeInText0"/>
        </w:rPr>
        <w:t>do-while</w:t>
      </w:r>
      <w:r w:rsidRPr="00903DBA">
        <w:t xml:space="preserve"> statement is less powerful. If the expression is false to begin with, the </w:t>
      </w:r>
      <w:r w:rsidRPr="00903DBA">
        <w:rPr>
          <w:rStyle w:val="CodeInText0"/>
        </w:rPr>
        <w:t>while</w:t>
      </w:r>
      <w:r w:rsidRPr="00903DBA">
        <w:t xml:space="preserve"> statement just skips the repetitions altogether, but the </w:t>
      </w:r>
      <w:r w:rsidRPr="00903DBA">
        <w:rPr>
          <w:rStyle w:val="CodeInText0"/>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80032">
      <w:r w:rsidRPr="00903DBA">
        <w:t xml:space="preserve">We can also use the </w:t>
      </w:r>
      <w:r w:rsidRPr="00903DBA">
        <w:rPr>
          <w:rStyle w:val="CodeInText0"/>
        </w:rPr>
        <w:t>for</w:t>
      </w:r>
      <w:r w:rsidRPr="00903DBA">
        <w:t xml:space="preserve"> statement, which is a more compact variant of </w:t>
      </w:r>
      <w:r w:rsidRPr="00903DBA">
        <w:rPr>
          <w:rStyle w:val="CodeInText0"/>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43A73282" w:rsidR="00E80032" w:rsidRPr="00903DBA" w:rsidRDefault="00E80032" w:rsidP="00E80032">
      <w:r w:rsidRPr="00903DBA">
        <w:t xml:space="preserve">Similar to the </w:t>
      </w:r>
      <w:r w:rsidRPr="00903DBA">
        <w:rPr>
          <w:rStyle w:val="CodeInText0"/>
        </w:rPr>
        <w:t>switch</w:t>
      </w:r>
      <w:r w:rsidRPr="00903DBA">
        <w:t xml:space="preserve"> statement, an iteration statement can be interrupted by the break statement. Below is an inf</w:t>
      </w:r>
      <w:r w:rsidR="002F35C1" w:rsidRPr="00903DBA">
        <w:t>initializer</w:t>
      </w:r>
      <w:r w:rsidRPr="00903DBA">
        <w:t>e 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80032">
      <w:r w:rsidRPr="00903DBA">
        <w:t xml:space="preserve">The same effect can be archived by omitting </w:t>
      </w:r>
      <w:r w:rsidR="001269DE" w:rsidRPr="00903DBA">
        <w:t>the second expression of the</w:t>
      </w:r>
      <w:r w:rsidRPr="00903DBA">
        <w:t xml:space="preserve"> </w:t>
      </w:r>
      <w:r w:rsidRPr="00903DBA">
        <w:rPr>
          <w:rStyle w:val="CodeInText0"/>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80032">
      <w:r w:rsidRPr="00903DBA">
        <w:t xml:space="preserve">An iteration statement can also include a </w:t>
      </w:r>
      <w:r w:rsidRPr="00903DBA">
        <w:rPr>
          <w:rStyle w:val="CodeInText0"/>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20F825B1" w:rsidR="00E80032" w:rsidRPr="00903DBA" w:rsidRDefault="00E80032" w:rsidP="00E80032">
      <w:r w:rsidRPr="00903DBA">
        <w:t xml:space="preserve">The following example, however, will not work as intended. Because the continue statement will skip the rest of the </w:t>
      </w:r>
      <w:r w:rsidRPr="00903DBA">
        <w:rPr>
          <w:rStyle w:val="CodeInText0"/>
        </w:rPr>
        <w:t>while</w:t>
      </w:r>
      <w:r w:rsidRPr="00903DBA">
        <w:t xml:space="preserve"> block, </w:t>
      </w:r>
      <w:r w:rsidRPr="00903DBA">
        <w:rPr>
          <w:rStyle w:val="CodeInText0"/>
        </w:rPr>
        <w:t>i</w:t>
      </w:r>
      <w:r w:rsidRPr="00903DBA">
        <w:t xml:space="preserve"> will never be updated and we will be stuck in an inf</w:t>
      </w:r>
      <w:r w:rsidR="002F35C1" w:rsidRPr="00903DBA">
        <w:t>initializer</w:t>
      </w:r>
      <w:r w:rsidRPr="00903DBA">
        <w:t xml:space="preserve">e loop. Therefore, I recommend that you use </w:t>
      </w:r>
      <w:r w:rsidRPr="00903DBA">
        <w:rPr>
          <w:rStyle w:val="CodeInText0"/>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7" w:name="_Toc320485601"/>
      <w:bookmarkStart w:id="698" w:name="_Toc323656711"/>
      <w:bookmarkStart w:id="699" w:name="_Toc324085449"/>
      <w:bookmarkStart w:id="700" w:name="_Toc383781101"/>
      <w:bookmarkStart w:id="701" w:name="_Toc57656210"/>
      <w:r w:rsidRPr="00903DBA">
        <w:t>Jump statements</w:t>
      </w:r>
      <w:bookmarkEnd w:id="697"/>
      <w:bookmarkEnd w:id="698"/>
      <w:bookmarkEnd w:id="699"/>
      <w:bookmarkEnd w:id="700"/>
      <w:bookmarkEnd w:id="701"/>
    </w:p>
    <w:p w14:paraId="102F03D0" w14:textId="77777777" w:rsidR="00E80032" w:rsidRPr="00903DBA" w:rsidRDefault="00E80032" w:rsidP="00E80032">
      <w:r w:rsidRPr="00903DBA">
        <w:t xml:space="preserve">We can jump from one location to another inside the same function by marking the latter location with a </w:t>
      </w:r>
      <w:r w:rsidRPr="00903DBA">
        <w:rPr>
          <w:rStyle w:val="CodeInText0"/>
        </w:rPr>
        <w:t>label</w:t>
      </w:r>
      <w:r w:rsidRPr="00903DBA">
        <w:t xml:space="preserve"> inside the block with the </w:t>
      </w:r>
      <w:r w:rsidRPr="00903DBA">
        <w:rPr>
          <w:rStyle w:val="CodeInText0"/>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80032">
      <w:r w:rsidRPr="00903DBA">
        <w:t xml:space="preserve">The </w:t>
      </w:r>
      <w:r w:rsidRPr="00903DBA">
        <w:rPr>
          <w:rStyle w:val="CodeInText0"/>
        </w:rPr>
        <w:t>goto</w:t>
      </w:r>
      <w:r w:rsidRPr="00903DBA">
        <w:t xml:space="preserve"> statement is considered to give rise to unstructured code, so called “spagetti code.” I strongly recommended that you omit </w:t>
      </w:r>
      <w:r w:rsidRPr="00903DBA">
        <w:rPr>
          <w:rStyle w:val="CodeInText0"/>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0485602"/>
      <w:bookmarkStart w:id="703" w:name="_Toc323656712"/>
      <w:bookmarkStart w:id="704" w:name="_Toc324085450"/>
      <w:bookmarkStart w:id="705" w:name="_Toc383781102"/>
      <w:bookmarkStart w:id="706" w:name="_Toc57656211"/>
      <w:r w:rsidRPr="00903DBA">
        <w:t>Expression statements</w:t>
      </w:r>
      <w:bookmarkEnd w:id="702"/>
      <w:bookmarkEnd w:id="703"/>
      <w:bookmarkEnd w:id="704"/>
      <w:bookmarkEnd w:id="705"/>
      <w:bookmarkEnd w:id="70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80032">
      <w:r w:rsidRPr="00903DBA">
        <w:t xml:space="preserve">In the above examples, we are only interested in the side effects; that </w:t>
      </w:r>
      <w:r w:rsidRPr="00903DBA">
        <w:rPr>
          <w:rStyle w:val="CodeInText0"/>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7" w:name="_Toc323656713"/>
      <w:bookmarkStart w:id="708" w:name="_Toc324085451"/>
      <w:bookmarkStart w:id="709" w:name="_Toc383781103"/>
      <w:bookmarkStart w:id="710" w:name="_Toc57656212"/>
      <w:r w:rsidRPr="00903DBA">
        <w:t>Volatile</w:t>
      </w:r>
      <w:bookmarkEnd w:id="707"/>
      <w:bookmarkEnd w:id="708"/>
      <w:bookmarkEnd w:id="709"/>
      <w:bookmarkEnd w:id="710"/>
    </w:p>
    <w:p w14:paraId="66152A39" w14:textId="77777777" w:rsidR="00E80032" w:rsidRPr="00903DBA" w:rsidRDefault="00E80032" w:rsidP="00E80032">
      <w:r w:rsidRPr="00903DBA">
        <w:t xml:space="preserve">A variable can be </w:t>
      </w:r>
      <w:r w:rsidRPr="00903DBA">
        <w:rPr>
          <w:rStyle w:val="KeyWord"/>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903DBA">
        <w:rPr>
          <w:rStyle w:val="CodeInText0"/>
        </w:rPr>
        <w:t>p</w:t>
      </w:r>
      <w:r w:rsidRPr="00903DBA">
        <w:t xml:space="preserve"> is not marked as volatile, there is a risk that the compiler would replace the for-loop with another statement since the value of </w:t>
      </w:r>
      <w:r w:rsidRPr="00903DBA">
        <w:rPr>
          <w:rStyle w:val="CodeInText0"/>
        </w:rPr>
        <w:t>*p</w:t>
      </w:r>
      <w:r w:rsidRPr="00903DBA">
        <w:t xml:space="preserve"> does not seem to change inside the loop.</w:t>
      </w:r>
    </w:p>
    <w:p w14:paraId="5501AF76" w14:textId="77777777" w:rsidR="00E80032" w:rsidRPr="00903DBA" w:rsidRDefault="00E80032">
      <w:pPr>
        <w:pStyle w:val="Code"/>
        <w:pPrChange w:id="71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12" w:author="Stefan Björnander" w:date="2012-05-06T21:16:00Z">
          <w:pPr>
            <w:pStyle w:val="CommandLine"/>
          </w:pPr>
        </w:pPrChange>
      </w:pPr>
    </w:p>
    <w:p w14:paraId="0D44E5CA" w14:textId="77777777" w:rsidR="00E80032" w:rsidRPr="00903DBA" w:rsidRDefault="00E80032">
      <w:pPr>
        <w:pStyle w:val="Code"/>
        <w:pPrChange w:id="713" w:author="Stefan Björnander" w:date="2012-05-06T21:16:00Z">
          <w:pPr>
            <w:pStyle w:val="CommandLine"/>
          </w:pPr>
        </w:pPrChange>
      </w:pPr>
      <w:r w:rsidRPr="00903DBA">
        <w:rPr>
          <w:rFonts w:eastAsia="Times New Roman"/>
          <w:noProof w:val="0"/>
          <w:color w:val="000000" w:themeColor="text1"/>
          <w:rPrChange w:id="714"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1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1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17" w:name="_Toc320485603"/>
      <w:bookmarkStart w:id="718" w:name="_Toc323656714"/>
      <w:bookmarkStart w:id="719" w:name="_Toc324085452"/>
      <w:bookmarkStart w:id="720" w:name="_Toc383781104"/>
      <w:bookmarkStart w:id="721" w:name="_Toc57656213"/>
      <w:r w:rsidRPr="00903DBA">
        <w:t>Functions</w:t>
      </w:r>
      <w:bookmarkEnd w:id="717"/>
      <w:bookmarkEnd w:id="718"/>
      <w:bookmarkEnd w:id="719"/>
      <w:bookmarkEnd w:id="720"/>
      <w:bookmarkEnd w:id="72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903DBA">
        <w:rPr>
          <w:rStyle w:val="KeyWord"/>
        </w:rPr>
        <w:t>parameters</w:t>
      </w:r>
      <w:r w:rsidRPr="00903DBA">
        <w:t xml:space="preserve"> and the output value is called the </w:t>
      </w:r>
      <w:r w:rsidRPr="00903DBA">
        <w:rPr>
          <w:rStyle w:val="KeyWord"/>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205DE" w:rsidRPr="003F7CF1" w:rsidRDefault="005205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205DE" w:rsidRPr="003F7CF1" w:rsidRDefault="005205D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205DE" w:rsidRPr="003F7CF1" w:rsidRDefault="005205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205DE" w:rsidRPr="003F7CF1" w:rsidRDefault="005205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205DE" w:rsidRPr="003F7CF1" w:rsidRDefault="005205D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205DE" w:rsidRPr="003F7CF1" w:rsidRDefault="005205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80032">
      <w:r w:rsidRPr="00903DBA">
        <w:t xml:space="preserve">To start with, let us try the function </w:t>
      </w:r>
      <w:r w:rsidRPr="00903DBA">
        <w:rPr>
          <w:rStyle w:val="CodeInText0"/>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205DE" w:rsidRPr="003F7CF1" w:rsidRDefault="005205D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205DE" w:rsidRPr="003F7CF1" w:rsidRDefault="005205D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205DE" w:rsidRPr="003F7CF1" w:rsidRDefault="005205D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205DE" w:rsidRPr="003F7CF1" w:rsidRDefault="005205D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205DE" w:rsidRPr="003F7CF1" w:rsidRDefault="005205D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205DE" w:rsidRPr="003F7CF1" w:rsidRDefault="005205D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80032">
      <w:r w:rsidRPr="00903DBA">
        <w:t xml:space="preserve">In the example above, the parameter </w:t>
      </w:r>
      <w:r w:rsidRPr="00903DBA">
        <w:rPr>
          <w:rStyle w:val="CodeInText0"/>
        </w:rPr>
        <w:t>n</w:t>
      </w:r>
      <w:r w:rsidRPr="00903DBA">
        <w:t xml:space="preserve"> in the </w:t>
      </w:r>
      <w:r w:rsidRPr="00903DBA">
        <w:rPr>
          <w:rStyle w:val="CodeInText0"/>
        </w:rPr>
        <w:t>Square</w:t>
      </w:r>
      <w:r w:rsidRPr="00903DBA">
        <w:t xml:space="preserve"> </w:t>
      </w:r>
      <w:r w:rsidR="00C37108" w:rsidRPr="00903DBA">
        <w:t>definition</w:t>
      </w:r>
      <w:r w:rsidRPr="00903DBA">
        <w:t xml:space="preserve"> is called a </w:t>
      </w:r>
      <w:r w:rsidRPr="00903DBA">
        <w:rPr>
          <w:rStyle w:val="KeyWord"/>
        </w:rPr>
        <w:t>formal parameter</w:t>
      </w:r>
      <w:r w:rsidRPr="00903DBA">
        <w:t xml:space="preserve">, and the value </w:t>
      </w:r>
      <w:r w:rsidRPr="00903DBA">
        <w:rPr>
          <w:rStyle w:val="CodeInText0"/>
        </w:rPr>
        <w:t>3</w:t>
      </w:r>
      <w:r w:rsidRPr="00903DBA">
        <w:t xml:space="preserve"> in the </w:t>
      </w:r>
      <w:r w:rsidRPr="00903DBA">
        <w:rPr>
          <w:rStyle w:val="CodeInText0"/>
        </w:rPr>
        <w:t>Square</w:t>
      </w:r>
      <w:r w:rsidRPr="00903DBA">
        <w:t xml:space="preserve"> call in </w:t>
      </w:r>
      <w:r w:rsidRPr="00903DBA">
        <w:rPr>
          <w:rStyle w:val="CodeInText0"/>
        </w:rPr>
        <w:t>main</w:t>
      </w:r>
      <w:r w:rsidRPr="00903DBA">
        <w:t xml:space="preserve"> is called an </w:t>
      </w:r>
      <w:r w:rsidRPr="00903DBA">
        <w:rPr>
          <w:rStyle w:val="KeyWord"/>
        </w:rPr>
        <w:t>actual parameter</w:t>
      </w:r>
      <w:r w:rsidRPr="00903DBA">
        <w:t xml:space="preserve"> or an </w:t>
      </w:r>
      <w:r w:rsidRPr="00903DBA">
        <w:rPr>
          <w:rStyle w:val="KeyWord"/>
        </w:rPr>
        <w:t>argument</w:t>
      </w:r>
      <w:r w:rsidRPr="00903DBA">
        <w:t>.</w:t>
      </w:r>
    </w:p>
    <w:p w14:paraId="6DB07FB2" w14:textId="77777777" w:rsidR="00E80032" w:rsidRPr="00903DBA" w:rsidRDefault="00E80032" w:rsidP="00E80032">
      <w:r w:rsidRPr="00903DBA">
        <w:t xml:space="preserve">Now, let us try a more complicated function: </w:t>
      </w:r>
      <w:r w:rsidRPr="00903DBA">
        <w:rPr>
          <w:rStyle w:val="CodeInText0"/>
        </w:rPr>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903DBA">
        <w:rPr>
          <w:rStyle w:val="CodeInText0"/>
        </w:rPr>
        <w:t>main</w:t>
      </w:r>
      <w:r w:rsidRPr="00903DBA">
        <w:rPr>
          <w:rStyle w:val="Fotnotsreferens"/>
          <w:rFonts w:ascii="Lucida Console" w:hAnsi="Lucida Console"/>
          <w:color w:val="FF0000"/>
          <w:sz w:val="18"/>
        </w:rPr>
        <w:footnoteReference w:id="17"/>
      </w:r>
      <w:r w:rsidRPr="00903DBA">
        <w:t xml:space="preserve">, a function can have local variables; </w:t>
      </w:r>
      <w:r w:rsidRPr="00903DBA">
        <w:rPr>
          <w:rStyle w:val="CodeInText0"/>
        </w:rPr>
        <w:t>root</w:t>
      </w:r>
      <w:r w:rsidRPr="00903DBA">
        <w:t xml:space="preserve"> and </w:t>
      </w:r>
      <w:r w:rsidRPr="00903DBA">
        <w:rPr>
          <w:rStyle w:val="CodeInText0"/>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22" w:name="_Toc320485604"/>
      <w:bookmarkStart w:id="723" w:name="_Toc323656715"/>
      <w:bookmarkStart w:id="724" w:name="_Toc324085453"/>
      <w:bookmarkStart w:id="725" w:name="_Toc383781105"/>
      <w:bookmarkStart w:id="726" w:name="_Toc57656214"/>
      <w:r w:rsidRPr="00903DBA">
        <w:t>Void Functions</w:t>
      </w:r>
      <w:bookmarkEnd w:id="722"/>
      <w:bookmarkEnd w:id="723"/>
      <w:bookmarkEnd w:id="724"/>
      <w:bookmarkEnd w:id="725"/>
      <w:bookmarkEnd w:id="726"/>
    </w:p>
    <w:p w14:paraId="2AAEC2C0" w14:textId="77777777" w:rsidR="00E80032" w:rsidRPr="00903DBA" w:rsidRDefault="00E80032" w:rsidP="00E80032">
      <w:r w:rsidRPr="00903DBA">
        <w:t xml:space="preserve">A function does not have to return a value; in that case, we set </w:t>
      </w:r>
      <w:r w:rsidRPr="00903DBA">
        <w:rPr>
          <w:rStyle w:val="CodeInText0"/>
        </w:rPr>
        <w:t>void</w:t>
      </w:r>
      <w:r w:rsidRPr="00903DBA">
        <w:t xml:space="preserve"> as the return type. As mentioned above, </w:t>
      </w:r>
      <w:r w:rsidRPr="00903DBA">
        <w:rPr>
          <w:rStyle w:val="CodeInText0"/>
        </w:rPr>
        <w:t>void</w:t>
      </w:r>
      <w:r w:rsidRPr="00903DBA">
        <w:t xml:space="preserve"> is used to state the absence of a type rather than a type in itself. We can return from a </w:t>
      </w:r>
      <w:r w:rsidRPr="00903DBA">
        <w:rPr>
          <w:rStyle w:val="CodeInText0"/>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80032">
      <w:r w:rsidRPr="00903DBA">
        <w:t xml:space="preserve">There is not a problem if the execution of a </w:t>
      </w:r>
      <w:r w:rsidRPr="00903DBA">
        <w:rPr>
          <w:rStyle w:val="CodeInText0"/>
        </w:rPr>
        <w:t>void</w:t>
      </w:r>
      <w:r w:rsidRPr="00903DBA">
        <w:t xml:space="preserve"> function reaches the end of the code, it just jump back to the calling function. However, a function not returning </w:t>
      </w:r>
      <w:r w:rsidRPr="00903DBA">
        <w:rPr>
          <w:rStyle w:val="CodeInText0"/>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27" w:name="_Toc320485605"/>
      <w:bookmarkStart w:id="728" w:name="_Toc323656716"/>
      <w:bookmarkStart w:id="729" w:name="_Toc324085454"/>
      <w:bookmarkStart w:id="730" w:name="_Toc383781106"/>
      <w:bookmarkStart w:id="731" w:name="_Toc57656215"/>
      <w:r w:rsidRPr="00903DBA">
        <w:t>Local and global variables</w:t>
      </w:r>
      <w:bookmarkEnd w:id="727"/>
      <w:bookmarkEnd w:id="728"/>
      <w:bookmarkEnd w:id="729"/>
      <w:bookmarkEnd w:id="730"/>
      <w:bookmarkEnd w:id="731"/>
    </w:p>
    <w:p w14:paraId="7AB05ACA" w14:textId="77777777" w:rsidR="00E80032" w:rsidRPr="00903DBA" w:rsidRDefault="00E80032" w:rsidP="00E80032">
      <w:r w:rsidRPr="00903DBA">
        <w:t xml:space="preserve">There are two kinds of variables: </w:t>
      </w:r>
      <w:r w:rsidRPr="00903DBA">
        <w:rPr>
          <w:rStyle w:val="KeyWord"/>
        </w:rPr>
        <w:t>local</w:t>
      </w:r>
      <w:r w:rsidRPr="00903DBA">
        <w:t xml:space="preserve"> and </w:t>
      </w:r>
      <w:r w:rsidRPr="00903DBA">
        <w:rPr>
          <w:rStyle w:val="KeyWord"/>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80032">
      <w:r w:rsidRPr="00903DBA">
        <w:t xml:space="preserve">One way to distinguish them is to precede the global variable name with </w:t>
      </w:r>
      <w:r w:rsidRPr="00903DBA">
        <w:rPr>
          <w:rStyle w:val="CodeInText0"/>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32" w:name="_Toc323656717"/>
      <w:bookmarkStart w:id="733" w:name="_Toc324085455"/>
      <w:bookmarkStart w:id="734" w:name="_Toc383781107"/>
      <w:bookmarkStart w:id="735" w:name="_Toc57656216"/>
      <w:r w:rsidRPr="00903DBA">
        <w:t>Inner Blocks with Local Variables</w:t>
      </w:r>
      <w:bookmarkEnd w:id="732"/>
      <w:bookmarkEnd w:id="733"/>
      <w:bookmarkEnd w:id="734"/>
      <w:bookmarkEnd w:id="735"/>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3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3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38" w:author="Stefan Björnander" w:date="2012-05-06T21:51:00Z">
            <w:rPr>
              <w:color w:val="0000FF"/>
            </w:rPr>
          </w:rPrChange>
        </w:rPr>
        <w:t>struct</w:t>
      </w:r>
      <w:r w:rsidRPr="00903DBA">
        <w:t xml:space="preserve"> IntPair Block(</w:t>
      </w:r>
      <w:r w:rsidRPr="00903DBA">
        <w:rPr>
          <w:color w:val="000000" w:themeColor="text1"/>
          <w:rPrChange w:id="73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80032">
      <w:r w:rsidRPr="00903DBA">
        <w:t xml:space="preserve">An alternative way is to use </w:t>
      </w:r>
      <w:r w:rsidRPr="00903DBA">
        <w:rPr>
          <w:rStyle w:val="CodeInText0"/>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40" w:name="_Toc320485606"/>
      <w:bookmarkStart w:id="741" w:name="_Toc323656718"/>
      <w:bookmarkStart w:id="742" w:name="_Toc324085456"/>
      <w:bookmarkStart w:id="743" w:name="_Toc383781108"/>
      <w:bookmarkStart w:id="744" w:name="_Toc57656217"/>
      <w:r w:rsidRPr="00903DBA">
        <w:t>Call-by-Value and Call-by-Reference</w:t>
      </w:r>
      <w:bookmarkEnd w:id="740"/>
      <w:bookmarkEnd w:id="741"/>
      <w:bookmarkEnd w:id="742"/>
      <w:bookmarkEnd w:id="743"/>
      <w:bookmarkEnd w:id="74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80032">
      <w:r w:rsidRPr="00903DBA">
        <w:t xml:space="preserve">Unfortunately, it will not work; the variables keep their values. The explanation is that the values of </w:t>
      </w:r>
      <w:r w:rsidRPr="00903DBA">
        <w:rPr>
          <w:rStyle w:val="CodeInText0"/>
        </w:rPr>
        <w:t>firstNum</w:t>
      </w:r>
      <w:r w:rsidRPr="00903DBA">
        <w:t xml:space="preserve"> and </w:t>
      </w:r>
      <w:r w:rsidRPr="00903DBA">
        <w:rPr>
          <w:rStyle w:val="CodeInText0"/>
        </w:rPr>
        <w:t>secondNum</w:t>
      </w:r>
      <w:r w:rsidRPr="00903DBA">
        <w:t xml:space="preserve"> in </w:t>
      </w:r>
      <w:r w:rsidRPr="00903DBA">
        <w:rPr>
          <w:rStyle w:val="CodeInText0"/>
        </w:rPr>
        <w:t>main</w:t>
      </w:r>
      <w:r w:rsidRPr="00903DBA">
        <w:t xml:space="preserve"> are copied into </w:t>
      </w:r>
      <w:r w:rsidRPr="00903DBA">
        <w:rPr>
          <w:rStyle w:val="CodeInText0"/>
        </w:rPr>
        <w:t>num1</w:t>
      </w:r>
      <w:r w:rsidRPr="00903DBA">
        <w:t xml:space="preserve"> and </w:t>
      </w:r>
      <w:r w:rsidRPr="00903DBA">
        <w:rPr>
          <w:rStyle w:val="CodeInText0"/>
        </w:rPr>
        <w:t>num2</w:t>
      </w:r>
      <w:r w:rsidRPr="00903DBA">
        <w:t xml:space="preserve"> in </w:t>
      </w:r>
      <w:r w:rsidRPr="00903DBA">
        <w:rPr>
          <w:rStyle w:val="CodeInText0"/>
        </w:rPr>
        <w:t>Swap</w:t>
      </w:r>
      <w:r w:rsidRPr="00903DBA">
        <w:t xml:space="preserve">. Then </w:t>
      </w:r>
      <w:r w:rsidRPr="00903DBA">
        <w:rPr>
          <w:rStyle w:val="CodeInText0"/>
        </w:rPr>
        <w:t>num1</w:t>
      </w:r>
      <w:r w:rsidRPr="00903DBA">
        <w:t xml:space="preserve"> and </w:t>
      </w:r>
      <w:r w:rsidRPr="00903DBA">
        <w:rPr>
          <w:rStyle w:val="CodeInText0"/>
        </w:rPr>
        <w:t>num2</w:t>
      </w:r>
      <w:r w:rsidRPr="00903DBA">
        <w:t xml:space="preserve"> exchange values with the help of </w:t>
      </w:r>
      <w:r w:rsidRPr="00903DBA">
        <w:rPr>
          <w:rStyle w:val="CodeInText0"/>
        </w:rPr>
        <w:t>temp</w:t>
      </w:r>
      <w:r w:rsidRPr="00903DBA">
        <w:t xml:space="preserve">. However, their values are not copied back into </w:t>
      </w:r>
      <w:r w:rsidRPr="00903DBA">
        <w:rPr>
          <w:rStyle w:val="CodeInText0"/>
        </w:rPr>
        <w:t>firstNum</w:t>
      </w:r>
      <w:r w:rsidRPr="00903DBA">
        <w:t xml:space="preserve"> and </w:t>
      </w:r>
      <w:r w:rsidRPr="00903DBA">
        <w:rPr>
          <w:rStyle w:val="CodeInText0"/>
        </w:rPr>
        <w:t>secondNum</w:t>
      </w:r>
      <w:r w:rsidRPr="00903DBA">
        <w:t xml:space="preserve"> in </w:t>
      </w:r>
      <w:r w:rsidRPr="00903DBA">
        <w:rPr>
          <w:rStyle w:val="CodeInText0"/>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205DE" w:rsidRPr="003F7CF1" w:rsidRDefault="005205D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205DE" w:rsidRPr="003F7CF1" w:rsidRDefault="005205D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205DE" w:rsidRPr="003F7CF1" w:rsidRDefault="005205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205DE" w:rsidRPr="003F7CF1" w:rsidRDefault="005205D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205DE" w:rsidRPr="003F7CF1" w:rsidRDefault="005205D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205DE" w:rsidRPr="003F7CF1" w:rsidRDefault="005205D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205DE" w:rsidRPr="003F7CF1" w:rsidRDefault="005205D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205DE" w:rsidRPr="003F7CF1" w:rsidRDefault="005205D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205DE" w:rsidRPr="003F7CF1" w:rsidRDefault="005205D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205DE" w:rsidRPr="003F7CF1" w:rsidRDefault="005205D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205DE" w:rsidRPr="003F7CF1" w:rsidRDefault="005205D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205DE" w:rsidRPr="003F7CF1" w:rsidRDefault="005205D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205DE" w:rsidRPr="003F7CF1" w:rsidRDefault="005205D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205DE" w:rsidRPr="003F7CF1" w:rsidRDefault="005205D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205DE" w:rsidRPr="003F7CF1" w:rsidRDefault="005205D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205DE" w:rsidRPr="003F7CF1" w:rsidRDefault="005205D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205DE" w:rsidRPr="003F7CF1" w:rsidRDefault="005205D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205DE" w:rsidRPr="003F7CF1" w:rsidRDefault="005205D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205DE" w:rsidRPr="003F7CF1" w:rsidRDefault="005205D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903DBA">
        <w:rPr>
          <w:rStyle w:val="KeyWord"/>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80032">
      <w:r w:rsidRPr="00903DBA">
        <w:t xml:space="preserve">In this case, we do not send the values of </w:t>
      </w:r>
      <w:r w:rsidRPr="00903DBA">
        <w:rPr>
          <w:rStyle w:val="CodeInText0"/>
        </w:rPr>
        <w:t>firstNum</w:t>
      </w:r>
      <w:r w:rsidRPr="00903DBA">
        <w:t xml:space="preserve"> and </w:t>
      </w:r>
      <w:r w:rsidRPr="00903DBA">
        <w:rPr>
          <w:rStyle w:val="CodeInText0"/>
        </w:rPr>
        <w:t>secondNum</w:t>
      </w:r>
      <w:r w:rsidRPr="00903DBA">
        <w:t xml:space="preserve">, but rather their addresses. Therefore, </w:t>
      </w:r>
      <w:r w:rsidRPr="00903DBA">
        <w:rPr>
          <w:rStyle w:val="CodeInText0"/>
        </w:rPr>
        <w:t>num1</w:t>
      </w:r>
      <w:r w:rsidRPr="00903DBA">
        <w:t xml:space="preserve"> and </w:t>
      </w:r>
      <w:r w:rsidRPr="00903DBA">
        <w:rPr>
          <w:rStyle w:val="CodeInText0"/>
        </w:rPr>
        <w:t>num2</w:t>
      </w:r>
      <w:r w:rsidRPr="00903DBA">
        <w:t xml:space="preserve"> in </w:t>
      </w:r>
      <w:r w:rsidRPr="00903DBA">
        <w:rPr>
          <w:rStyle w:val="CodeInText0"/>
        </w:rPr>
        <w:t>Swap</w:t>
      </w:r>
      <w:r w:rsidRPr="00903DBA">
        <w:t xml:space="preserve"> does in fact contain the addresses of </w:t>
      </w:r>
      <w:r w:rsidRPr="00903DBA">
        <w:rPr>
          <w:rStyle w:val="CodeInText0"/>
        </w:rPr>
        <w:t>firstNum</w:t>
      </w:r>
      <w:r w:rsidRPr="00903DBA">
        <w:t xml:space="preserve"> and </w:t>
      </w:r>
      <w:r w:rsidRPr="00903DBA">
        <w:rPr>
          <w:rStyle w:val="CodeInText0"/>
        </w:rPr>
        <w:t>secondNum</w:t>
      </w:r>
      <w:r w:rsidRPr="00903DBA">
        <w:t xml:space="preserve"> on main. As in the reference section above, we illustrate this with dashed arrows. Therefore, when </w:t>
      </w:r>
      <w:r w:rsidRPr="00903DBA">
        <w:rPr>
          <w:rStyle w:val="CodeInText0"/>
        </w:rPr>
        <w:t>num1</w:t>
      </w:r>
      <w:r w:rsidRPr="00903DBA">
        <w:t xml:space="preserve"> and </w:t>
      </w:r>
      <w:r w:rsidRPr="00903DBA">
        <w:rPr>
          <w:rStyle w:val="CodeInText0"/>
        </w:rPr>
        <w:t>num2</w:t>
      </w:r>
      <w:r w:rsidRPr="00903DBA">
        <w:t xml:space="preserve"> exchanges values, in fact the values of </w:t>
      </w:r>
      <w:r w:rsidRPr="00903DBA">
        <w:rPr>
          <w:rStyle w:val="CodeInText0"/>
        </w:rPr>
        <w:t>firstNum</w:t>
      </w:r>
      <w:r w:rsidRPr="00903DBA">
        <w:t xml:space="preserve"> and </w:t>
      </w:r>
      <w:r w:rsidRPr="00903DBA">
        <w:rPr>
          <w:rStyle w:val="CodeInText0"/>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205DE" w:rsidRPr="003F7CF1" w:rsidRDefault="005205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205DE" w:rsidRPr="003F7CF1" w:rsidRDefault="005205D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205DE" w:rsidRPr="003F7CF1" w:rsidRDefault="005205D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205DE" w:rsidRPr="003F7CF1" w:rsidRDefault="005205D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205DE" w:rsidRPr="003F7CF1" w:rsidRDefault="005205D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205DE" w:rsidRPr="003F7CF1" w:rsidRDefault="005205D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205DE" w:rsidRPr="003F7CF1" w:rsidRDefault="005205D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205DE" w:rsidRPr="003F7CF1" w:rsidRDefault="005205D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205DE" w:rsidRPr="003F7CF1" w:rsidRDefault="005205D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205DE" w:rsidRPr="003F7CF1" w:rsidRDefault="005205D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205DE" w:rsidRPr="003F7CF1" w:rsidRDefault="005205D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205DE" w:rsidRPr="003F7CF1" w:rsidRDefault="005205D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205DE" w:rsidRPr="003F7CF1" w:rsidRDefault="005205D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205DE" w:rsidRPr="003F7CF1" w:rsidRDefault="005205D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205DE" w:rsidRPr="003F7CF1" w:rsidRDefault="005205D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205DE" w:rsidRPr="003F7CF1" w:rsidRDefault="005205D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205DE" w:rsidRPr="003F7CF1" w:rsidRDefault="005205D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45" w:name="_Toc320485607"/>
      <w:bookmarkStart w:id="746" w:name="_Toc323656719"/>
      <w:bookmarkStart w:id="747" w:name="_Toc324085457"/>
      <w:bookmarkStart w:id="748" w:name="_Toc383781109"/>
      <w:bookmarkStart w:id="749" w:name="_Toc57656218"/>
      <w:r w:rsidRPr="00903DBA">
        <w:t>Static, Extern, and Register Variables</w:t>
      </w:r>
      <w:bookmarkEnd w:id="745"/>
      <w:bookmarkEnd w:id="746"/>
      <w:bookmarkEnd w:id="747"/>
      <w:bookmarkEnd w:id="748"/>
      <w:bookmarkEnd w:id="749"/>
    </w:p>
    <w:p w14:paraId="0C33C95A" w14:textId="2884947C" w:rsidR="00E80032" w:rsidRPr="00903DBA" w:rsidRDefault="00E80032" w:rsidP="00E80032">
      <w:r w:rsidRPr="00903DBA">
        <w:t xml:space="preserve">In the function below, </w:t>
      </w:r>
      <w:r w:rsidRPr="00903DBA">
        <w:rPr>
          <w:rStyle w:val="CodeInText0"/>
        </w:rPr>
        <w:t>s_count</w:t>
      </w:r>
      <w:r w:rsidRPr="00903DBA">
        <w:t xml:space="preserve"> (the prefix ‘</w:t>
      </w:r>
      <w:r w:rsidRPr="00903DBA">
        <w:rPr>
          <w:rStyle w:val="CodeInText0"/>
        </w:rPr>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903DBA">
        <w:rPr>
          <w:rStyle w:val="CodeInText0"/>
        </w:rPr>
        <w:t>s_count</w:t>
      </w:r>
      <w:r w:rsidRPr="00903DBA">
        <w:t xml:space="preserve"> was a regular local variable (without the keyword </w:t>
      </w:r>
      <w:r w:rsidRPr="00903DBA">
        <w:rPr>
          <w:rStyle w:val="CodeInText0"/>
        </w:rPr>
        <w:t>static</w:t>
      </w:r>
      <w:r w:rsidRPr="00903DBA">
        <w:t xml:space="preserve">), the function would, at every call, write that the function has been called once, as </w:t>
      </w:r>
      <w:r w:rsidRPr="00903DBA">
        <w:rPr>
          <w:rStyle w:val="CodeInText0"/>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80032">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903DBA">
        <w:rPr>
          <w:rStyle w:val="CodeInText0"/>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80032">
      <w:pPr>
        <w:pStyle w:val="CodeListing"/>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80032">
      <w:pPr>
        <w:pStyle w:val="CodeListing"/>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80032">
      <w:r w:rsidRPr="00903DBA">
        <w:t xml:space="preserve">Finally, a variable can also be marked with the keyword </w:t>
      </w:r>
      <w:r w:rsidRPr="00903DBA">
        <w:rPr>
          <w:rStyle w:val="CodeInText0"/>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50" w:name="_Toc320485608"/>
      <w:bookmarkStart w:id="751" w:name="_Toc323656720"/>
      <w:bookmarkStart w:id="752" w:name="_Toc324085458"/>
      <w:bookmarkStart w:id="753" w:name="_Toc383781110"/>
      <w:bookmarkStart w:id="754" w:name="_Toc57656219"/>
      <w:r w:rsidRPr="00903DBA">
        <w:t>Recursion</w:t>
      </w:r>
      <w:bookmarkEnd w:id="750"/>
      <w:bookmarkEnd w:id="751"/>
      <w:bookmarkEnd w:id="752"/>
      <w:bookmarkEnd w:id="753"/>
      <w:bookmarkEnd w:id="754"/>
    </w:p>
    <w:p w14:paraId="11F6A0CA" w14:textId="3E4AC732" w:rsidR="00E80032" w:rsidRPr="00903DBA" w:rsidRDefault="00E80032" w:rsidP="00E80032">
      <w:r w:rsidRPr="00903DBA">
        <w:t xml:space="preserve">A function may call itself; it is called </w:t>
      </w:r>
      <w:r w:rsidRPr="00903DBA">
        <w:rPr>
          <w:rStyle w:val="KeyWord"/>
        </w:rPr>
        <w:t>recursion</w:t>
      </w:r>
      <w:r w:rsidRPr="00903DBA">
        <w:t>. In the following example, the mathematical function factorial (</w:t>
      </w:r>
      <w:r w:rsidRPr="00903DBA">
        <w:rPr>
          <w:rStyle w:val="CodeInText0"/>
        </w:rPr>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903DBA">
        <w:rPr>
          <w:rStyle w:val="CodeInText0"/>
        </w:rPr>
        <w:t>n</w:t>
      </w:r>
      <w:r w:rsidRPr="00903DBA">
        <w:t xml:space="preserve"> is the product of all positive integers up to and including </w:t>
      </w:r>
      <w:r w:rsidRPr="00903DBA">
        <w:rPr>
          <w:rStyle w:val="CodeInText0"/>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325622"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55" w:name="_Toc320485609"/>
      <w:bookmarkStart w:id="756" w:name="_Toc323656721"/>
      <w:bookmarkStart w:id="757" w:name="_Toc324085459"/>
      <w:bookmarkStart w:id="758" w:name="_Toc383781111"/>
      <w:bookmarkStart w:id="759" w:name="_Toc57656220"/>
      <w:r w:rsidRPr="00903DBA">
        <w:t>Definition</w:t>
      </w:r>
      <w:r w:rsidR="00E80032" w:rsidRPr="00903DBA">
        <w:t xml:space="preserve"> and Declaration</w:t>
      </w:r>
      <w:bookmarkEnd w:id="755"/>
      <w:bookmarkEnd w:id="756"/>
      <w:bookmarkEnd w:id="757"/>
      <w:bookmarkEnd w:id="758"/>
      <w:bookmarkEnd w:id="759"/>
    </w:p>
    <w:p w14:paraId="3EC353DF" w14:textId="59DF0190" w:rsidR="00E80032" w:rsidRPr="00903DBA" w:rsidRDefault="00E80032" w:rsidP="00E80032">
      <w:r w:rsidRPr="00903DBA">
        <w:t xml:space="preserve">It important to distinguish between </w:t>
      </w:r>
      <w:r w:rsidR="00C37108" w:rsidRPr="00903DBA">
        <w:rPr>
          <w:rStyle w:val="KeyWord"/>
        </w:rPr>
        <w:t>definition</w:t>
      </w:r>
      <w:r w:rsidRPr="00903DBA">
        <w:t xml:space="preserve"> and </w:t>
      </w:r>
      <w:r w:rsidRPr="00903DBA">
        <w:rPr>
          <w:rStyle w:val="KeyWord"/>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903DBA">
        <w:rPr>
          <w:rStyle w:val="KeyWord"/>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325623"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325624"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80032">
      <w:r w:rsidRPr="00903DBA">
        <w:t xml:space="preserve">As C does not include a logical type, we use </w:t>
      </w:r>
      <w:r w:rsidRPr="00903DBA">
        <w:rPr>
          <w:rStyle w:val="CodeInText0"/>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80032">
      <w:r w:rsidRPr="00903DBA">
        <w:t xml:space="preserve">The obvious way to avoid the run-time errors is to always state the parameter list in function prototypes. If the function does not have any parameters, it can be stated by the </w:t>
      </w:r>
      <w:r w:rsidRPr="00903DBA">
        <w:rPr>
          <w:rStyle w:val="CodeInText0"/>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60" w:name="_Toc320485610"/>
      <w:bookmarkStart w:id="761" w:name="_Toc323656722"/>
      <w:bookmarkStart w:id="762" w:name="_Toc324085460"/>
      <w:bookmarkStart w:id="763" w:name="_Toc383781112"/>
      <w:bookmarkStart w:id="764" w:name="_Toc57656221"/>
      <w:r w:rsidRPr="00903DBA">
        <w:t>Higher-Order Functions</w:t>
      </w:r>
      <w:bookmarkEnd w:id="760"/>
      <w:bookmarkEnd w:id="761"/>
      <w:bookmarkEnd w:id="762"/>
      <w:bookmarkEnd w:id="763"/>
      <w:bookmarkEnd w:id="764"/>
    </w:p>
    <w:p w14:paraId="7BFA0F7A" w14:textId="77777777" w:rsidR="00E80032" w:rsidRPr="00903DBA" w:rsidRDefault="00E80032" w:rsidP="00E80032">
      <w:r w:rsidRPr="00903DBA">
        <w:t xml:space="preserve">A function that takes another function as a parameter is called a </w:t>
      </w:r>
      <w:r w:rsidRPr="00903DBA">
        <w:rPr>
          <w:rStyle w:val="KeyWord"/>
        </w:rPr>
        <w:t>higher</w:t>
      </w:r>
      <w:r w:rsidRPr="00903DBA">
        <w:rPr>
          <w:rStyle w:val="Italic"/>
        </w:rPr>
        <w:t>-</w:t>
      </w:r>
      <w:r w:rsidRPr="00903DBA">
        <w:rPr>
          <w:rStyle w:val="KeyWord"/>
        </w:rPr>
        <w:t>order</w:t>
      </w:r>
      <w:r w:rsidRPr="00903DBA">
        <w:rPr>
          <w:rStyle w:val="Italic"/>
        </w:rPr>
        <w:t xml:space="preserve"> </w:t>
      </w:r>
      <w:r w:rsidRPr="00903DBA">
        <w:rPr>
          <w:rStyle w:val="KeyWord"/>
        </w:rPr>
        <w:t>function</w:t>
      </w:r>
      <w:r w:rsidRPr="00903DBA">
        <w:t xml:space="preserve">. Technically, it does not take the function itself as a parameter, but rather a pointer to the function. However, the pointer marker (*) may be omitted. The parameter function is also called a </w:t>
      </w:r>
      <w:r w:rsidRPr="00903DBA">
        <w:rPr>
          <w:rStyle w:val="KeyWord"/>
        </w:rPr>
        <w:t>callback</w:t>
      </w:r>
      <w:r w:rsidRPr="00903DBA">
        <w:t xml:space="preserve"> function. The following example takes an array of the given size and applies the given function to each integer in the array. </w:t>
      </w:r>
      <w:r w:rsidRPr="00903DBA">
        <w:rPr>
          <w:rStyle w:val="CodeInText0"/>
        </w:rPr>
        <w:t>ApplyArray</w:t>
      </w:r>
      <w:r w:rsidRPr="00903DBA">
        <w:t xml:space="preserve"> a higher order function and </w:t>
      </w:r>
      <w:r w:rsidRPr="00903DBA">
        <w:rPr>
          <w:rStyle w:val="CodeInText0"/>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80032">
      <w:pPr>
        <w:rPr>
          <w:szCs w:val="21"/>
        </w:rPr>
      </w:pPr>
      <w:r w:rsidRPr="00903DBA">
        <w:rPr>
          <w:szCs w:val="21"/>
        </w:rPr>
        <w:t xml:space="preserve">An alternative way is to define the type of the callback function. In the following code segment, the </w:t>
      </w:r>
      <w:r w:rsidRPr="00903DBA">
        <w:rPr>
          <w:rStyle w:val="CodeInText0"/>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65" w:name="_Toc320485611"/>
      <w:bookmarkStart w:id="766" w:name="_Toc323656723"/>
      <w:bookmarkStart w:id="767" w:name="_Toc324085461"/>
      <w:bookmarkStart w:id="768" w:name="_Toc383781113"/>
      <w:bookmarkStart w:id="769" w:name="_Ref383865210"/>
      <w:bookmarkStart w:id="770" w:name="_Toc57656222"/>
      <w:r w:rsidRPr="00903DBA">
        <w:t>Structures and Linked Lists</w:t>
      </w:r>
      <w:bookmarkEnd w:id="765"/>
      <w:bookmarkEnd w:id="766"/>
      <w:bookmarkEnd w:id="767"/>
      <w:bookmarkEnd w:id="768"/>
      <w:bookmarkEnd w:id="769"/>
      <w:bookmarkEnd w:id="770"/>
    </w:p>
    <w:p w14:paraId="48C1E0C9" w14:textId="5E80A53C" w:rsidR="00E80032" w:rsidRPr="00903DBA" w:rsidRDefault="00E80032" w:rsidP="00E80032">
      <w:r w:rsidRPr="00903DBA">
        <w:t xml:space="preserve">A </w:t>
      </w:r>
      <w:r w:rsidRPr="00903DBA">
        <w:rPr>
          <w:rStyle w:val="CodeInText0"/>
        </w:rPr>
        <w:t>struct</w:t>
      </w:r>
      <w:r w:rsidRPr="00903DBA">
        <w:t xml:space="preserve"> is a compound type. </w:t>
      </w:r>
      <w:r w:rsidR="00A530E9" w:rsidRPr="00903DBA">
        <w:t>Like</w:t>
      </w:r>
      <w:r w:rsidRPr="00903DBA">
        <w:t xml:space="preserve"> arrays, it holds several values, called </w:t>
      </w:r>
      <w:r w:rsidRPr="00903DBA">
        <w:rPr>
          <w:rStyle w:val="KeyWord"/>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903DBA">
        <w:rPr>
          <w:rStyle w:val="KeyWord"/>
        </w:rPr>
        <w:t>linked</w:t>
      </w:r>
      <w:r w:rsidRPr="00903DBA">
        <w:rPr>
          <w:rStyle w:val="Italic"/>
        </w:rPr>
        <w:t xml:space="preserve"> </w:t>
      </w:r>
      <w:r w:rsidRPr="00903DBA">
        <w:rPr>
          <w:rStyle w:val="KeyWord"/>
        </w:rPr>
        <w:t>list</w:t>
      </w:r>
      <w:r w:rsidRPr="00903DBA">
        <w:t xml:space="preserve"> can be constructed. The list must end eventually, so the last pointer points at null. A pointer to the next cell in the list is called a </w:t>
      </w:r>
      <w:r w:rsidRPr="00903DBA">
        <w:rPr>
          <w:rStyle w:val="KeyWord"/>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205DE" w:rsidRPr="003F7CF1" w:rsidRDefault="005205D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205DE" w:rsidRPr="003F7CF1" w:rsidRDefault="005205D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205DE" w:rsidRPr="003F7CF1" w:rsidRDefault="005205D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205DE" w:rsidRPr="003F7CF1" w:rsidRDefault="005205D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205DE" w:rsidRPr="003F7CF1" w:rsidRDefault="005205D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205DE" w:rsidRPr="003F7CF1" w:rsidRDefault="005205D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205DE" w:rsidRPr="003F7CF1" w:rsidRDefault="005205D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205DE" w:rsidRPr="003F7CF1" w:rsidRDefault="005205D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205DE" w:rsidRPr="003F7CF1" w:rsidRDefault="005205D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71" w:name="_Toc320485612"/>
      <w:bookmarkStart w:id="772" w:name="_Toc323656724"/>
      <w:bookmarkStart w:id="773" w:name="_Toc324085462"/>
      <w:bookmarkStart w:id="774" w:name="_Toc383781114"/>
      <w:bookmarkStart w:id="775" w:name="_Toc57656223"/>
      <w:r w:rsidRPr="00903DBA">
        <w:t>Stacks and Linked Lists</w:t>
      </w:r>
      <w:bookmarkEnd w:id="771"/>
      <w:bookmarkEnd w:id="772"/>
      <w:bookmarkEnd w:id="773"/>
      <w:bookmarkEnd w:id="774"/>
      <w:bookmarkEnd w:id="775"/>
    </w:p>
    <w:p w14:paraId="49CD4C6A" w14:textId="77777777" w:rsidR="00E80032" w:rsidRPr="00903DBA" w:rsidRDefault="00E80032" w:rsidP="00E80032">
      <w:r w:rsidRPr="00903DBA">
        <w:t xml:space="preserve">A </w:t>
      </w:r>
      <w:r w:rsidRPr="00903DBA">
        <w:rPr>
          <w:rStyle w:val="KeyWord"/>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903DBA">
        <w:rPr>
          <w:rStyle w:val="CodeInText0"/>
        </w:rPr>
        <w:t>push</w:t>
      </w:r>
      <w:r w:rsidRPr="00903DBA">
        <w:t xml:space="preserve"> and the function removing it is called </w:t>
      </w:r>
      <w:r w:rsidRPr="00903DBA">
        <w:rPr>
          <w:rStyle w:val="CodeInText0"/>
        </w:rPr>
        <w:t>pop</w:t>
      </w:r>
      <w:r w:rsidRPr="00903DBA">
        <w:t xml:space="preserve">. Let us say that we push our stack three times with the values </w:t>
      </w:r>
      <w:r w:rsidRPr="00903DBA">
        <w:rPr>
          <w:rStyle w:val="CodeInText0"/>
        </w:rPr>
        <w:t>1</w:t>
      </w:r>
      <w:r w:rsidRPr="00903DBA">
        <w:t xml:space="preserve">, </w:t>
      </w:r>
      <w:r w:rsidRPr="00903DBA">
        <w:rPr>
          <w:rStyle w:val="CodeInText0"/>
        </w:rPr>
        <w:t>2</w:t>
      </w:r>
      <w:r w:rsidRPr="00903DBA">
        <w:t xml:space="preserve">, and </w:t>
      </w:r>
      <w:r w:rsidRPr="00903DBA">
        <w:rPr>
          <w:rStyle w:val="CodeInText0"/>
        </w:rPr>
        <w:t>3</w:t>
      </w:r>
      <w:r w:rsidRPr="00903DBA">
        <w:t xml:space="preserve">. Then we can only access the topmost value, </w:t>
      </w:r>
      <w:r w:rsidRPr="00903DBA">
        <w:rPr>
          <w:rStyle w:val="CodeInText0"/>
        </w:rPr>
        <w:t>3</w:t>
      </w:r>
      <w:r w:rsidRPr="00903DBA">
        <w:t xml:space="preserve">, and not the two below, </w:t>
      </w:r>
      <w:r w:rsidRPr="00903DBA">
        <w:rPr>
          <w:rStyle w:val="CodeInText0"/>
        </w:rPr>
        <w:t>1</w:t>
      </w:r>
      <w:r w:rsidRPr="00903DBA">
        <w:t xml:space="preserve"> or </w:t>
      </w:r>
      <w:r w:rsidRPr="00903DBA">
        <w:rPr>
          <w:rStyle w:val="CodeInText0"/>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205DE" w:rsidRPr="003F7CF1" w:rsidRDefault="005205DE" w:rsidP="00E80032">
                              <w:pPr>
                                <w:pStyle w:val="SourceCodeBoxText"/>
                                <w:rPr>
                                  <w:sz w:val="19"/>
                                  <w:szCs w:val="19"/>
                                  <w:lang w:val="en-US"/>
                                </w:rPr>
                              </w:pPr>
                              <w:r w:rsidRPr="003F7CF1">
                                <w:rPr>
                                  <w:sz w:val="19"/>
                                  <w:szCs w:val="19"/>
                                  <w:lang w:val="en-US"/>
                                </w:rPr>
                                <w:t>push 1</w:t>
                              </w:r>
                            </w:p>
                            <w:p w14:paraId="3C159322" w14:textId="77777777" w:rsidR="005205DE" w:rsidRPr="003F7CF1" w:rsidRDefault="005205DE" w:rsidP="00E80032">
                              <w:pPr>
                                <w:pStyle w:val="SourceCodeBoxText"/>
                                <w:rPr>
                                  <w:sz w:val="19"/>
                                  <w:szCs w:val="19"/>
                                  <w:lang w:val="en-US"/>
                                </w:rPr>
                              </w:pPr>
                              <w:r w:rsidRPr="003F7CF1">
                                <w:rPr>
                                  <w:sz w:val="19"/>
                                  <w:szCs w:val="19"/>
                                  <w:lang w:val="en-US"/>
                                </w:rPr>
                                <w:t>push 2</w:t>
                              </w:r>
                            </w:p>
                            <w:p w14:paraId="22BA48C9" w14:textId="77777777" w:rsidR="005205DE" w:rsidRPr="003F7CF1" w:rsidRDefault="005205DE" w:rsidP="00E80032">
                              <w:pPr>
                                <w:pStyle w:val="SourceCodeBoxText"/>
                                <w:rPr>
                                  <w:sz w:val="19"/>
                                  <w:szCs w:val="19"/>
                                  <w:lang w:val="en-US"/>
                                </w:rPr>
                              </w:pPr>
                              <w:r w:rsidRPr="003F7CF1">
                                <w:rPr>
                                  <w:sz w:val="19"/>
                                  <w:szCs w:val="19"/>
                                  <w:lang w:val="en-US"/>
                                </w:rPr>
                                <w:t>push 3</w:t>
                              </w:r>
                            </w:p>
                            <w:p w14:paraId="5F86FACB"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205DE" w:rsidRPr="003F7CF1" w:rsidRDefault="005205DE" w:rsidP="00E80032">
                        <w:pPr>
                          <w:pStyle w:val="SourceCodeBoxText"/>
                          <w:rPr>
                            <w:sz w:val="19"/>
                            <w:szCs w:val="19"/>
                            <w:lang w:val="en-US"/>
                          </w:rPr>
                        </w:pPr>
                        <w:r w:rsidRPr="003F7CF1">
                          <w:rPr>
                            <w:sz w:val="19"/>
                            <w:szCs w:val="19"/>
                            <w:lang w:val="en-US"/>
                          </w:rPr>
                          <w:t>push 1</w:t>
                        </w:r>
                      </w:p>
                      <w:p w14:paraId="3C159322" w14:textId="77777777" w:rsidR="005205DE" w:rsidRPr="003F7CF1" w:rsidRDefault="005205DE" w:rsidP="00E80032">
                        <w:pPr>
                          <w:pStyle w:val="SourceCodeBoxText"/>
                          <w:rPr>
                            <w:sz w:val="19"/>
                            <w:szCs w:val="19"/>
                            <w:lang w:val="en-US"/>
                          </w:rPr>
                        </w:pPr>
                        <w:r w:rsidRPr="003F7CF1">
                          <w:rPr>
                            <w:sz w:val="19"/>
                            <w:szCs w:val="19"/>
                            <w:lang w:val="en-US"/>
                          </w:rPr>
                          <w:t>push 2</w:t>
                        </w:r>
                      </w:p>
                      <w:p w14:paraId="22BA48C9" w14:textId="77777777" w:rsidR="005205DE" w:rsidRPr="003F7CF1" w:rsidRDefault="005205DE" w:rsidP="00E80032">
                        <w:pPr>
                          <w:pStyle w:val="SourceCodeBoxText"/>
                          <w:rPr>
                            <w:sz w:val="19"/>
                            <w:szCs w:val="19"/>
                            <w:lang w:val="en-US"/>
                          </w:rPr>
                        </w:pPr>
                        <w:r w:rsidRPr="003F7CF1">
                          <w:rPr>
                            <w:sz w:val="19"/>
                            <w:szCs w:val="19"/>
                            <w:lang w:val="en-US"/>
                          </w:rPr>
                          <w:t>push 3</w:t>
                        </w:r>
                      </w:p>
                      <w:p w14:paraId="5F86FACB" w14:textId="77777777" w:rsidR="005205DE" w:rsidRPr="003F7CF1" w:rsidRDefault="005205DE"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80032">
      <w:pPr>
        <w:pStyle w:val="CodeListing"/>
        <w:rPr>
          <w:sz w:val="21"/>
          <w:szCs w:val="21"/>
        </w:rPr>
      </w:pPr>
      <w:r w:rsidRPr="00903DBA">
        <w:rPr>
          <w:sz w:val="21"/>
          <w:szCs w:val="21"/>
        </w:rPr>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80032">
      <w:pPr>
        <w:pStyle w:val="CodeListing"/>
        <w:rPr>
          <w:sz w:val="21"/>
          <w:szCs w:val="21"/>
        </w:rPr>
      </w:pPr>
      <w:r w:rsidRPr="00903DBA">
        <w:rPr>
          <w:sz w:val="21"/>
          <w:szCs w:val="21"/>
        </w:rPr>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80032">
      <w:pPr>
        <w:pStyle w:val="CodeListing"/>
        <w:rPr>
          <w:sz w:val="21"/>
          <w:szCs w:val="21"/>
        </w:rPr>
      </w:pPr>
      <w:r w:rsidRPr="00903DBA">
        <w:rPr>
          <w:sz w:val="21"/>
          <w:szCs w:val="21"/>
        </w:rPr>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80032">
      <w:r w:rsidRPr="00903DBA">
        <w:t xml:space="preserve">The following </w:t>
      </w:r>
      <w:r w:rsidR="00F25B86" w:rsidRPr="00903DBA">
        <w:t xml:space="preserve">struct </w:t>
      </w:r>
      <w:r w:rsidRPr="00903DBA">
        <w:t xml:space="preserve">is created by </w:t>
      </w:r>
      <w:r w:rsidRPr="00903DBA">
        <w:rPr>
          <w:rStyle w:val="CodeInText0"/>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205DE" w:rsidRPr="003F7CF1" w:rsidRDefault="005205D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205DE" w:rsidRPr="003F7CF1" w:rsidRDefault="005205D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205DE" w:rsidRPr="003F7CF1" w:rsidRDefault="005205D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205DE" w:rsidRPr="003F7CF1" w:rsidRDefault="005205D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205DE" w:rsidRPr="003F7CF1" w:rsidRDefault="005205D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205DE" w:rsidRPr="003F7CF1" w:rsidRDefault="005205D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205DE" w:rsidRPr="003F7CF1" w:rsidRDefault="005205D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205DE" w:rsidRPr="003F7CF1" w:rsidRDefault="005205D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205DE" w:rsidRPr="003F7CF1" w:rsidRDefault="005205D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205DE" w:rsidRPr="003F7CF1" w:rsidRDefault="005205D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205DE" w:rsidRPr="003F7CF1" w:rsidRDefault="005205D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205DE" w:rsidRPr="003F7CF1" w:rsidRDefault="005205D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80032">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903DBA">
        <w:rPr>
          <w:rStyle w:val="CodeInText0"/>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80032">
      <w:pPr>
        <w:pStyle w:val="CodeListing"/>
        <w:rPr>
          <w:sz w:val="21"/>
          <w:szCs w:val="21"/>
        </w:rPr>
      </w:pPr>
      <w:r w:rsidRPr="00903DBA">
        <w:rPr>
          <w:sz w:val="21"/>
          <w:szCs w:val="21"/>
        </w:rPr>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80032">
      <w:pPr>
        <w:pStyle w:val="CodeListing"/>
        <w:rPr>
          <w:sz w:val="21"/>
          <w:szCs w:val="21"/>
        </w:rPr>
      </w:pPr>
      <w:r w:rsidRPr="00903DBA">
        <w:rPr>
          <w:sz w:val="21"/>
          <w:szCs w:val="21"/>
        </w:rPr>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80032">
      <w:pPr>
        <w:pStyle w:val="CodeListing"/>
        <w:rPr>
          <w:sz w:val="21"/>
          <w:szCs w:val="21"/>
        </w:rPr>
      </w:pPr>
      <w:r w:rsidRPr="00903DBA">
        <w:rPr>
          <w:sz w:val="21"/>
          <w:szCs w:val="21"/>
        </w:rPr>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80032">
      <w:r w:rsidRPr="00903DBA">
        <w:t xml:space="preserve">The stack in main above gives rise to the following </w:t>
      </w:r>
      <w:r w:rsidR="00F25B86" w:rsidRPr="00903DBA">
        <w:t>struct</w:t>
      </w:r>
      <w:r w:rsidRPr="00903DBA">
        <w:t xml:space="preserve">. However, when </w:t>
      </w:r>
      <w:r w:rsidRPr="00903DBA">
        <w:rPr>
          <w:rStyle w:val="CodeInText0"/>
        </w:rPr>
        <w:t>StackClear</w:t>
      </w:r>
      <w:r w:rsidRPr="00903DBA">
        <w:t xml:space="preserve"> is called, it deallocates the allocated memory. All memory allocated with </w:t>
      </w:r>
      <w:r w:rsidRPr="00903DBA">
        <w:rPr>
          <w:rStyle w:val="CodeInText0"/>
        </w:rPr>
        <w:t>malloc</w:t>
      </w:r>
      <w:r w:rsidRPr="00903DBA">
        <w:rPr>
          <w:rStyle w:val="Italic"/>
        </w:rPr>
        <w:t xml:space="preserve"> </w:t>
      </w:r>
      <w:r w:rsidRPr="00903DBA">
        <w:t xml:space="preserve">or </w:t>
      </w:r>
      <w:r w:rsidRPr="00903DBA">
        <w:rPr>
          <w:rStyle w:val="CodeInText0"/>
        </w:rPr>
        <w:t>calloc</w:t>
      </w:r>
      <w:r w:rsidRPr="00903DBA">
        <w:t xml:space="preserve"> must (or at least should) be deallocated with </w:t>
      </w:r>
      <w:r w:rsidRPr="00903DBA">
        <w:rPr>
          <w:rStyle w:val="CodeInText0"/>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205DE" w:rsidRPr="003F7CF1" w:rsidRDefault="005205DE" w:rsidP="00E80032">
                              <w:pPr>
                                <w:pStyle w:val="SourceCodeBoxText"/>
                                <w:rPr>
                                  <w:sz w:val="19"/>
                                  <w:szCs w:val="19"/>
                                  <w:lang w:val="en-US"/>
                                </w:rPr>
                              </w:pPr>
                              <w:r w:rsidRPr="003F7CF1">
                                <w:rPr>
                                  <w:sz w:val="19"/>
                                  <w:szCs w:val="19"/>
                                  <w:lang w:val="en-US"/>
                                </w:rPr>
                                <w:t>3</w:t>
                              </w:r>
                            </w:p>
                            <w:p w14:paraId="40F6D3AC" w14:textId="77777777" w:rsidR="005205DE" w:rsidRPr="003F7CF1" w:rsidRDefault="005205D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205DE" w:rsidRPr="003F7CF1" w:rsidRDefault="005205D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205DE" w:rsidRPr="003F7CF1" w:rsidRDefault="005205D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205DE" w:rsidRPr="003F7CF1" w:rsidRDefault="005205DE" w:rsidP="00E80032">
                        <w:pPr>
                          <w:pStyle w:val="SourceCodeBoxText"/>
                          <w:rPr>
                            <w:sz w:val="19"/>
                            <w:szCs w:val="19"/>
                            <w:lang w:val="en-US"/>
                          </w:rPr>
                        </w:pPr>
                        <w:r w:rsidRPr="003F7CF1">
                          <w:rPr>
                            <w:sz w:val="19"/>
                            <w:szCs w:val="19"/>
                            <w:lang w:val="en-US"/>
                          </w:rPr>
                          <w:t>3</w:t>
                        </w:r>
                      </w:p>
                      <w:p w14:paraId="40F6D3AC" w14:textId="77777777" w:rsidR="005205DE" w:rsidRPr="003F7CF1" w:rsidRDefault="005205D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205DE" w:rsidRPr="003F7CF1" w:rsidRDefault="005205D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205DE" w:rsidRPr="003F7CF1" w:rsidRDefault="005205D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205DE" w:rsidRPr="003F7CF1" w:rsidRDefault="005205D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205DE" w:rsidRPr="003F7CF1" w:rsidRDefault="005205D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205DE" w:rsidRPr="003F7CF1" w:rsidRDefault="005205D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205DE" w:rsidRPr="003F7CF1" w:rsidRDefault="005205D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76" w:name="_Toc320485613"/>
      <w:bookmarkStart w:id="777" w:name="_Toc323656725"/>
      <w:bookmarkStart w:id="778" w:name="_Toc324085463"/>
      <w:bookmarkStart w:id="779" w:name="_Toc383781115"/>
      <w:bookmarkStart w:id="780" w:name="_Toc57656224"/>
      <w:r w:rsidRPr="00903DBA">
        <w:t>Unions</w:t>
      </w:r>
      <w:bookmarkEnd w:id="776"/>
      <w:bookmarkEnd w:id="777"/>
      <w:bookmarkEnd w:id="778"/>
      <w:bookmarkEnd w:id="779"/>
      <w:bookmarkEnd w:id="780"/>
    </w:p>
    <w:p w14:paraId="62BCA25C" w14:textId="4B8BD874" w:rsidR="00E80032" w:rsidRPr="00903DBA" w:rsidRDefault="00E80032" w:rsidP="00E80032">
      <w:r w:rsidRPr="00903DBA">
        <w:t xml:space="preserve">A </w:t>
      </w:r>
      <w:r w:rsidRPr="00903DBA">
        <w:rPr>
          <w:rStyle w:val="CodeInText0"/>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781" w:name="_Toc320485614"/>
      <w:bookmarkStart w:id="782" w:name="_Toc323656726"/>
      <w:bookmarkStart w:id="783" w:name="_Toc324085464"/>
      <w:bookmarkStart w:id="784" w:name="_Toc383781116"/>
      <w:bookmarkStart w:id="785" w:name="_Toc57656225"/>
      <w:r w:rsidRPr="00903DBA">
        <w:t>Bitfields</w:t>
      </w:r>
      <w:bookmarkEnd w:id="781"/>
      <w:bookmarkEnd w:id="782"/>
      <w:bookmarkEnd w:id="783"/>
      <w:bookmarkEnd w:id="784"/>
      <w:bookmarkEnd w:id="785"/>
    </w:p>
    <w:p w14:paraId="32C1179B" w14:textId="15E5F16E" w:rsidR="00E80032" w:rsidRPr="00903DBA" w:rsidRDefault="00E80032" w:rsidP="00E80032">
      <w:r w:rsidRPr="00903DBA">
        <w:t xml:space="preserve">A </w:t>
      </w:r>
      <w:r w:rsidRPr="00903DBA">
        <w:rPr>
          <w:rStyle w:val="KeyWord"/>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903DBA">
        <w:rPr>
          <w:rStyle w:val="CodeInText0"/>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78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787" w:name="_Toc320485616"/>
      <w:bookmarkStart w:id="788" w:name="_Toc323656727"/>
      <w:bookmarkStart w:id="789" w:name="_Toc324085465"/>
      <w:bookmarkStart w:id="790" w:name="_Toc383781117"/>
      <w:bookmarkStart w:id="791" w:name="_Toc57656226"/>
      <w:r w:rsidRPr="00903DBA">
        <w:t>Structures with function pointers</w:t>
      </w:r>
      <w:bookmarkEnd w:id="787"/>
      <w:bookmarkEnd w:id="788"/>
      <w:bookmarkEnd w:id="789"/>
      <w:bookmarkEnd w:id="790"/>
      <w:bookmarkEnd w:id="79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792" w:name="_Toc320485619"/>
      <w:bookmarkStart w:id="793" w:name="_Toc323656728"/>
      <w:bookmarkStart w:id="794" w:name="_Toc324085466"/>
      <w:bookmarkStart w:id="795" w:name="_Toc383781118"/>
      <w:bookmarkStart w:id="796" w:name="_Ref383781494"/>
      <w:bookmarkStart w:id="797" w:name="_Ref383865235"/>
      <w:bookmarkStart w:id="798" w:name="_Ref383865434"/>
      <w:bookmarkStart w:id="799" w:name="_Ref383866090"/>
      <w:bookmarkStart w:id="800" w:name="_Toc57656227"/>
      <w:r w:rsidRPr="00903DBA">
        <w:t>The Preprocessor</w:t>
      </w:r>
      <w:bookmarkEnd w:id="792"/>
      <w:bookmarkEnd w:id="793"/>
      <w:bookmarkEnd w:id="794"/>
      <w:bookmarkEnd w:id="795"/>
      <w:bookmarkEnd w:id="796"/>
      <w:bookmarkEnd w:id="797"/>
      <w:bookmarkEnd w:id="798"/>
      <w:bookmarkEnd w:id="799"/>
      <w:bookmarkEnd w:id="800"/>
    </w:p>
    <w:p w14:paraId="5E5C7357" w14:textId="122C10D6" w:rsidR="00E80032" w:rsidRPr="00903DBA" w:rsidRDefault="00E80032" w:rsidP="00E80032">
      <w:r w:rsidRPr="00903DBA">
        <w:t xml:space="preserve">The </w:t>
      </w:r>
      <w:r w:rsidRPr="00903DBA">
        <w:rPr>
          <w:rStyle w:val="KeyWord"/>
        </w:rPr>
        <w:t>preprocessor</w:t>
      </w:r>
      <w:r w:rsidRPr="00903DBA">
        <w:t xml:space="preserve"> is a tool that precedes the compiler in interpreting the code. The </w:t>
      </w:r>
      <w:r w:rsidRPr="00903DBA">
        <w:rPr>
          <w:rStyle w:val="CodeInText0"/>
        </w:rPr>
        <w:t>#include</w:t>
      </w:r>
      <w:r w:rsidRPr="00903DBA">
        <w:t xml:space="preserve"> directive is one of its parts. It opens the file and includes its text. So far, we have only included system header files, whose names are surrounded by arrow brackets (for instance, </w:t>
      </w:r>
      <w:r w:rsidR="00294181" w:rsidRPr="00903DBA">
        <w:rPr>
          <w:rStyle w:val="CodeInText0"/>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80032">
      <w:r w:rsidRPr="00903DBA">
        <w:t xml:space="preserve">Another part of the pre-processor is the macros. They acts like functions with the difference that they do not perform any type checking, they just replace text. We have already used the </w:t>
      </w:r>
      <w:r w:rsidRPr="00903DBA">
        <w:rPr>
          <w:rStyle w:val="CodeInText0"/>
        </w:rPr>
        <w:t>assert</w:t>
      </w:r>
      <w:r w:rsidRPr="00903DBA">
        <w:t xml:space="preserve"> macro. A macro is introduced with the </w:t>
      </w:r>
      <w:r w:rsidRPr="00903DBA">
        <w:rPr>
          <w:rStyle w:val="CodeInText0"/>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903DBA">
        <w:rPr>
          <w:rStyle w:val="KeyWord"/>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80032">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903DBA">
        <w:rPr>
          <w:rStyle w:val="CodeInText0"/>
        </w:rPr>
        <w:t>#if</w:t>
      </w:r>
      <w:r w:rsidRPr="00903DBA">
        <w:t xml:space="preserve"> and </w:t>
      </w:r>
      <w:r w:rsidRPr="00903DBA">
        <w:rPr>
          <w:rStyle w:val="CodeInText0"/>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01" w:name="_Toc320485618"/>
      <w:bookmarkStart w:id="802" w:name="_Toc323656729"/>
      <w:bookmarkStart w:id="803" w:name="_Toc324085467"/>
      <w:bookmarkStart w:id="804" w:name="_Toc383781119"/>
      <w:bookmarkStart w:id="805" w:name="_Toc57656228"/>
      <w:bookmarkStart w:id="806" w:name="_Toc320485621"/>
      <w:r w:rsidRPr="00903DBA">
        <w:t>The Standard Library</w:t>
      </w:r>
      <w:bookmarkEnd w:id="801"/>
      <w:bookmarkEnd w:id="802"/>
      <w:bookmarkEnd w:id="803"/>
      <w:bookmarkEnd w:id="804"/>
      <w:bookmarkEnd w:id="80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07" w:name="_Toc323656730"/>
      <w:bookmarkStart w:id="808" w:name="_Toc324085468"/>
      <w:bookmarkStart w:id="809" w:name="_Toc383781120"/>
      <w:bookmarkStart w:id="810" w:name="_Toc57656229"/>
      <w:r w:rsidRPr="00903DBA">
        <w:t>File Management</w:t>
      </w:r>
      <w:bookmarkEnd w:id="807"/>
      <w:bookmarkEnd w:id="808"/>
      <w:bookmarkEnd w:id="809"/>
      <w:bookmarkEnd w:id="810"/>
    </w:p>
    <w:p w14:paraId="2959B537" w14:textId="77777777" w:rsidR="00E80032" w:rsidRPr="00903DBA" w:rsidRDefault="00E80032" w:rsidP="00E80032">
      <w:r w:rsidRPr="00903DBA">
        <w:t xml:space="preserve">We can open, write to, read from, and close files with the help of </w:t>
      </w:r>
      <w:r w:rsidRPr="00903DBA">
        <w:rPr>
          <w:rStyle w:val="KeyWord"/>
        </w:rPr>
        <w:t>file</w:t>
      </w:r>
      <w:r w:rsidRPr="00903DBA">
        <w:rPr>
          <w:rStyle w:val="Italic"/>
        </w:rPr>
        <w:t xml:space="preserve"> </w:t>
      </w:r>
      <w:r w:rsidRPr="00903DBA">
        <w:rPr>
          <w:rStyle w:val="KeyWord"/>
        </w:rPr>
        <w:t>pointers</w:t>
      </w:r>
      <w:r w:rsidRPr="00903DBA">
        <w:t xml:space="preserve">. A file pointer is a pointer to a value of the </w:t>
      </w:r>
      <w:r w:rsidRPr="00903DBA">
        <w:rPr>
          <w:rStyle w:val="CodeInText0"/>
        </w:rPr>
        <w:t>FILE</w:t>
      </w:r>
      <w:r w:rsidRPr="00903DBA">
        <w:t xml:space="preserve"> type; it can be considered a connection to the file. The program below reads a series of integers from the text file </w:t>
      </w:r>
      <w:r w:rsidRPr="00903DBA">
        <w:rPr>
          <w:rStyle w:val="CodeInText0"/>
        </w:rPr>
        <w:t>Input.txt</w:t>
      </w:r>
      <w:r w:rsidRPr="00903DBA">
        <w:t xml:space="preserve"> and writes their squares to the file </w:t>
      </w:r>
      <w:r w:rsidRPr="00903DBA">
        <w:rPr>
          <w:rStyle w:val="CodeInText0"/>
        </w:rPr>
        <w:t>Output.txt</w:t>
      </w:r>
      <w:r w:rsidRPr="00903DBA">
        <w:t xml:space="preserve">. The function </w:t>
      </w:r>
      <w:r w:rsidRPr="00903DBA">
        <w:rPr>
          <w:rStyle w:val="CodeInText0"/>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80032">
      <w:pPr>
        <w:pStyle w:val="CodeListing"/>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80032">
      <w:pPr>
        <w:pStyle w:val="CodeListing"/>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80032">
      <w:r w:rsidRPr="00903DBA">
        <w:t xml:space="preserve">We can also read and write binary data. The program below writes the number one to ten to the file </w:t>
      </w:r>
      <w:r w:rsidRPr="00903DBA">
        <w:rPr>
          <w:rStyle w:val="CodeInText0"/>
        </w:rPr>
        <w:t>Numbers.bin</w:t>
      </w:r>
      <w:r w:rsidRPr="00903DBA">
        <w:t xml:space="preserve"> and then reads the same series of values from the file. The functions </w:t>
      </w:r>
      <w:r w:rsidRPr="00903DBA">
        <w:rPr>
          <w:rStyle w:val="CodeInText0"/>
        </w:rPr>
        <w:t>write</w:t>
      </w:r>
      <w:r w:rsidRPr="00903DBA">
        <w:t xml:space="preserve"> and </w:t>
      </w:r>
      <w:r w:rsidRPr="00903DBA">
        <w:rPr>
          <w:rStyle w:val="CodeInText0"/>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80032">
      <w:pPr>
        <w:pStyle w:val="CodeListing"/>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80032">
      <w:r w:rsidRPr="00903DBA">
        <w:t xml:space="preserve">The values are stored in compressed form in the binary file </w:t>
      </w:r>
      <w:r w:rsidRPr="00903DBA">
        <w:rPr>
          <w:rStyle w:val="CodeInText0"/>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11" w:name="_Toc323656731"/>
      <w:bookmarkStart w:id="812" w:name="_Toc324085469"/>
      <w:bookmarkStart w:id="813" w:name="_Toc383781121"/>
      <w:bookmarkStart w:id="814" w:name="_Toc57656230"/>
      <w:r w:rsidRPr="00903DBA">
        <w:t>Program Parameters</w:t>
      </w:r>
      <w:bookmarkEnd w:id="811"/>
      <w:bookmarkEnd w:id="812"/>
      <w:bookmarkEnd w:id="813"/>
      <w:bookmarkEnd w:id="814"/>
    </w:p>
    <w:p w14:paraId="683E2625" w14:textId="77777777" w:rsidR="00E80032" w:rsidRPr="00903DBA" w:rsidRDefault="00E80032" w:rsidP="00E80032">
      <w:r w:rsidRPr="00903DBA">
        <w:t xml:space="preserve">It possible to start the program execution with parameters. In </w:t>
      </w:r>
      <w:r w:rsidRPr="00903DBA">
        <w:rPr>
          <w:rStyle w:val="CodeInText0"/>
        </w:rPr>
        <w:t>main</w:t>
      </w:r>
      <w:r w:rsidRPr="00903DBA">
        <w:t xml:space="preserve">, the </w:t>
      </w:r>
      <w:r w:rsidRPr="00903DBA">
        <w:rPr>
          <w:rStyle w:val="CodeInText0"/>
        </w:rPr>
        <w:t>argc</w:t>
      </w:r>
      <w:r w:rsidRPr="00903DBA">
        <w:t xml:space="preserve"> parameter holds the number of input strings, and </w:t>
      </w:r>
      <w:r w:rsidRPr="00903DBA">
        <w:rPr>
          <w:rStyle w:val="CodeInText0"/>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80032">
      <w:r w:rsidRPr="00903DBA">
        <w:t xml:space="preserve">The parameters are given when the program executes. Note that the value of </w:t>
      </w:r>
      <w:r w:rsidRPr="00903DBA">
        <w:rPr>
          <w:rStyle w:val="CodeInText0"/>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15" w:name="_Toc323656732"/>
      <w:bookmarkStart w:id="816" w:name="_Toc324085470"/>
      <w:bookmarkStart w:id="817" w:name="_Toc383781122"/>
      <w:bookmarkStart w:id="818" w:name="_Toc57656231"/>
      <w:r w:rsidRPr="00903DBA">
        <w:t>Environment Functions</w:t>
      </w:r>
      <w:bookmarkEnd w:id="815"/>
      <w:bookmarkEnd w:id="816"/>
      <w:bookmarkEnd w:id="817"/>
      <w:bookmarkEnd w:id="818"/>
    </w:p>
    <w:p w14:paraId="500F87E5" w14:textId="4B88A96B" w:rsidR="00E80032" w:rsidRPr="00903DBA" w:rsidRDefault="00E80032" w:rsidP="00E80032">
      <w:r w:rsidRPr="00903DBA">
        <w:t xml:space="preserve">There is a set of functions that communicates with the surrounding environment: </w:t>
      </w:r>
      <w:r w:rsidRPr="00903DBA">
        <w:rPr>
          <w:rStyle w:val="CodeInText0"/>
        </w:rPr>
        <w:t>exit</w:t>
      </w:r>
      <w:r w:rsidRPr="00903DBA">
        <w:t xml:space="preserve"> quits the execution and sends an integer value to the environment; </w:t>
      </w:r>
      <w:r w:rsidRPr="00903DBA">
        <w:rPr>
          <w:rStyle w:val="CodeInText0"/>
        </w:rPr>
        <w:t>atexit</w:t>
      </w:r>
      <w:r w:rsidRPr="00903DBA">
        <w:t xml:space="preserve"> states a function that is called when </w:t>
      </w:r>
      <w:r w:rsidRPr="00903DBA">
        <w:rPr>
          <w:rStyle w:val="CodeInText0"/>
        </w:rPr>
        <w:t>exit</w:t>
      </w:r>
      <w:r w:rsidRPr="00903DBA">
        <w:t xml:space="preserve"> is called; </w:t>
      </w:r>
      <w:r w:rsidRPr="00903DBA">
        <w:rPr>
          <w:rStyle w:val="CodeInText0"/>
        </w:rPr>
        <w:t>getenv</w:t>
      </w:r>
      <w:r w:rsidRPr="00903DBA">
        <w:t xml:space="preserve"> reads the value of an environment variable, and </w:t>
      </w:r>
      <w:r w:rsidRPr="00903DBA">
        <w:rPr>
          <w:rStyle w:val="CodeInText0"/>
        </w:rPr>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903DBA">
        <w:rPr>
          <w:rStyle w:val="CodeInText0"/>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1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20" w:author="Stefan Björnander" w:date="2012-05-06T21:51:00Z">
            <w:rPr>
              <w:color w:val="0000FF"/>
            </w:rPr>
          </w:rPrChange>
        </w:rPr>
        <w:t>void</w:t>
      </w:r>
      <w:r w:rsidRPr="00903DBA">
        <w:t xml:space="preserve"> ExitFunction(</w:t>
      </w:r>
      <w:r w:rsidRPr="00903DBA">
        <w:rPr>
          <w:color w:val="000000" w:themeColor="text1"/>
          <w:rPrChange w:id="82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2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80032">
      <w:r w:rsidRPr="00903DBA">
        <w:t xml:space="preserve">Another way to send an exit message to the surrounding environment is to define </w:t>
      </w:r>
      <w:r w:rsidRPr="00903DBA">
        <w:rPr>
          <w:rStyle w:val="CodeInText0"/>
        </w:rPr>
        <w:t>int</w:t>
      </w:r>
      <w:r w:rsidRPr="00903DBA">
        <w:t xml:space="preserve"> as </w:t>
      </w:r>
      <w:r w:rsidRPr="00903DBA">
        <w:rPr>
          <w:rStyle w:val="CodeInText0"/>
        </w:rPr>
        <w:t>main’s</w:t>
      </w:r>
      <w:r w:rsidRPr="00903DBA">
        <w:t xml:space="preserve"> return type. It has the same effect as calling </w:t>
      </w:r>
      <w:r w:rsidRPr="00903DBA">
        <w:rPr>
          <w:rStyle w:val="CodeInText0"/>
        </w:rPr>
        <w:t>exit</w:t>
      </w:r>
      <w:r w:rsidRPr="00903DBA">
        <w:t xml:space="preserve"> in </w:t>
      </w:r>
      <w:r w:rsidRPr="00903DBA">
        <w:rPr>
          <w:rStyle w:val="CodeInText0"/>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23" w:name="_Toc323656733"/>
      <w:bookmarkStart w:id="824" w:name="_Toc324085471"/>
      <w:bookmarkStart w:id="825" w:name="_Toc383781123"/>
      <w:bookmarkStart w:id="826" w:name="_Ref383865473"/>
      <w:bookmarkStart w:id="827" w:name="_Ref383865556"/>
      <w:bookmarkStart w:id="828" w:name="_Toc57656232"/>
      <w:r w:rsidRPr="00903DBA">
        <w:t>Searching and Sorting</w:t>
      </w:r>
      <w:bookmarkEnd w:id="823"/>
      <w:bookmarkEnd w:id="824"/>
      <w:bookmarkEnd w:id="825"/>
      <w:bookmarkEnd w:id="826"/>
      <w:bookmarkEnd w:id="827"/>
      <w:bookmarkEnd w:id="828"/>
    </w:p>
    <w:p w14:paraId="23F2EFA3" w14:textId="77777777" w:rsidR="00E80032" w:rsidRPr="00903DBA" w:rsidRDefault="00E80032" w:rsidP="00E80032">
      <w:r w:rsidRPr="00903DBA">
        <w:t xml:space="preserve">The </w:t>
      </w:r>
      <w:r w:rsidRPr="00903DBA">
        <w:rPr>
          <w:rStyle w:val="CodeInText0"/>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2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30" w:author="Stefan Björnander" w:date="2012-05-06T21:51:00Z">
            <w:rPr>
              <w:color w:val="0000FF"/>
            </w:rPr>
          </w:rPrChange>
        </w:rPr>
        <w:t>int</w:t>
      </w:r>
      <w:r w:rsidRPr="00903DBA">
        <w:t xml:space="preserve"> CompareIntegers(</w:t>
      </w:r>
      <w:r w:rsidRPr="00903DBA">
        <w:rPr>
          <w:color w:val="000000" w:themeColor="text1"/>
          <w:rPrChange w:id="831" w:author="Stefan Björnander" w:date="2012-05-06T21:51:00Z">
            <w:rPr>
              <w:color w:val="0000FF"/>
            </w:rPr>
          </w:rPrChange>
        </w:rPr>
        <w:t>const</w:t>
      </w:r>
      <w:r w:rsidRPr="00903DBA">
        <w:t xml:space="preserve"> </w:t>
      </w:r>
      <w:r w:rsidRPr="00903DBA">
        <w:rPr>
          <w:color w:val="000000" w:themeColor="text1"/>
          <w:rPrChange w:id="832" w:author="Stefan Björnander" w:date="2012-05-06T21:51:00Z">
            <w:rPr>
              <w:color w:val="0000FF"/>
            </w:rPr>
          </w:rPrChange>
        </w:rPr>
        <w:t>int</w:t>
      </w:r>
      <w:r w:rsidRPr="00903DBA">
        <w:t xml:space="preserve">* intPtr1, </w:t>
      </w:r>
      <w:r w:rsidRPr="00903DBA">
        <w:rPr>
          <w:color w:val="000000" w:themeColor="text1"/>
          <w:rPrChange w:id="833" w:author="Stefan Björnander" w:date="2012-05-06T21:51:00Z">
            <w:rPr>
              <w:color w:val="0000FF"/>
            </w:rPr>
          </w:rPrChange>
        </w:rPr>
        <w:t>const</w:t>
      </w:r>
      <w:r w:rsidRPr="00903DBA">
        <w:t xml:space="preserve"> </w:t>
      </w:r>
      <w:r w:rsidRPr="00903DBA">
        <w:rPr>
          <w:color w:val="000000" w:themeColor="text1"/>
          <w:rPrChange w:id="83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3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3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3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3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80032">
      <w:r w:rsidRPr="00903DBA">
        <w:t xml:space="preserve">There is also the </w:t>
      </w:r>
      <w:r w:rsidRPr="00903DBA">
        <w:rPr>
          <w:rStyle w:val="CodeInText0"/>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3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4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4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4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43" w:name="_Toc323656734"/>
      <w:bookmarkStart w:id="844" w:name="_Toc324085472"/>
      <w:bookmarkStart w:id="845" w:name="_Toc383781124"/>
      <w:bookmarkStart w:id="846" w:name="_Toc57656233"/>
      <w:r w:rsidRPr="00903DBA">
        <w:t xml:space="preserve">Functions with </w:t>
      </w:r>
      <w:bookmarkStart w:id="847" w:name="_Toc320485620"/>
      <w:r w:rsidRPr="00903DBA">
        <w:t>Variable Number of Parameters</w:t>
      </w:r>
      <w:bookmarkEnd w:id="843"/>
      <w:bookmarkEnd w:id="844"/>
      <w:bookmarkEnd w:id="845"/>
      <w:bookmarkEnd w:id="847"/>
      <w:bookmarkEnd w:id="846"/>
    </w:p>
    <w:p w14:paraId="37D95BF6" w14:textId="77777777" w:rsidR="00E80032" w:rsidRPr="00903DBA" w:rsidRDefault="00E80032" w:rsidP="00E80032">
      <w:r w:rsidRPr="00903DBA">
        <w:t xml:space="preserve">In C, there is possible to define functions with a variable number of parameters (such as </w:t>
      </w:r>
      <w:r w:rsidRPr="00903DBA">
        <w:rPr>
          <w:rStyle w:val="CodeInText0"/>
        </w:rPr>
        <w:t>printf</w:t>
      </w:r>
      <w:r w:rsidRPr="00903DBA">
        <w:t xml:space="preserve"> and </w:t>
      </w:r>
      <w:r w:rsidRPr="00903DBA">
        <w:rPr>
          <w:rStyle w:val="CodeInText0"/>
        </w:rPr>
        <w:t>scanf</w:t>
      </w:r>
      <w:r w:rsidRPr="00903DBA">
        <w:t xml:space="preserve">). One condition is that the function has at least one regular parameter in order for the </w:t>
      </w:r>
      <w:r w:rsidRPr="00903DBA">
        <w:rPr>
          <w:rStyle w:val="CodeInText0"/>
        </w:rPr>
        <w:t>va_start</w:t>
      </w:r>
      <w:r w:rsidRPr="00903DBA">
        <w:t xml:space="preserve"> macro to hook up to. The </w:t>
      </w:r>
      <w:r w:rsidRPr="00903DBA">
        <w:rPr>
          <w:rStyle w:val="CodeInText0"/>
        </w:rPr>
        <w:t>va_arg</w:t>
      </w:r>
      <w:r w:rsidRPr="00903DBA">
        <w:t xml:space="preserve"> macro reads the arguments and the </w:t>
      </w:r>
      <w:r w:rsidRPr="00903DBA">
        <w:rPr>
          <w:rStyle w:val="CodeInText0"/>
        </w:rPr>
        <w:t>va_end</w:t>
      </w:r>
      <w:r w:rsidRPr="00903DBA">
        <w:t xml:space="preserve"> macro ends the reading. Note that the macros do not give any information about the number or types of the arguments. In the following code, we use the first argument </w:t>
      </w:r>
      <w:r w:rsidRPr="00903DBA">
        <w:rPr>
          <w:rStyle w:val="CodeInText0"/>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48" w:name="_Toc323656735"/>
      <w:bookmarkStart w:id="849" w:name="_Toc324085473"/>
      <w:bookmarkStart w:id="850" w:name="_Toc383781125"/>
      <w:bookmarkStart w:id="851" w:name="_Toc57656234"/>
      <w:r w:rsidRPr="00903DBA">
        <w:t>String Management</w:t>
      </w:r>
      <w:bookmarkEnd w:id="848"/>
      <w:bookmarkEnd w:id="849"/>
      <w:bookmarkEnd w:id="850"/>
      <w:bookmarkEnd w:id="851"/>
    </w:p>
    <w:p w14:paraId="375DC584" w14:textId="77777777" w:rsidR="00E80032" w:rsidRPr="00903DBA" w:rsidRDefault="00E80032" w:rsidP="00E80032">
      <w:r w:rsidRPr="00903DBA">
        <w:t xml:space="preserve">There are several functions dealing with strings: </w:t>
      </w:r>
      <w:r w:rsidRPr="00903DBA">
        <w:rPr>
          <w:rStyle w:val="CodeInText0"/>
        </w:rPr>
        <w:t>strcpy</w:t>
      </w:r>
      <w:r w:rsidRPr="00903DBA">
        <w:t xml:space="preserve"> copies a string; </w:t>
      </w:r>
      <w:r w:rsidRPr="00903DBA">
        <w:rPr>
          <w:rStyle w:val="CodeInText0"/>
        </w:rPr>
        <w:t>strcat</w:t>
      </w:r>
      <w:r w:rsidRPr="00903DBA">
        <w:t xml:space="preserve"> adds a string; </w:t>
      </w:r>
      <w:r w:rsidRPr="00903DBA">
        <w:rPr>
          <w:rStyle w:val="CodeInText0"/>
        </w:rPr>
        <w:t>strlen</w:t>
      </w:r>
      <w:r w:rsidRPr="00903DBA">
        <w:t xml:space="preserve"> gives the length of a string; </w:t>
      </w:r>
      <w:r w:rsidRPr="00903DBA">
        <w:rPr>
          <w:rStyle w:val="CodeInText0"/>
        </w:rPr>
        <w:t>strcmp</w:t>
      </w:r>
      <w:r w:rsidRPr="00903DBA">
        <w:t xml:space="preserve"> compares two strings; </w:t>
      </w:r>
      <w:r w:rsidRPr="00903DBA">
        <w:rPr>
          <w:rStyle w:val="CodeInText0"/>
        </w:rPr>
        <w:t>strchr</w:t>
      </w:r>
      <w:r w:rsidRPr="00903DBA">
        <w:t xml:space="preserve"> and </w:t>
      </w:r>
      <w:r w:rsidRPr="00903DBA">
        <w:rPr>
          <w:rStyle w:val="CodeInText0"/>
        </w:rPr>
        <w:t>strrchr</w:t>
      </w:r>
      <w:r w:rsidRPr="00903DBA">
        <w:t xml:space="preserve"> gives the first and last occurrence of a character in a string. All functions look for the finishing null character (‘\0’), </w:t>
      </w:r>
      <w:r w:rsidRPr="00903DBA">
        <w:rPr>
          <w:rStyle w:val="CodeInText0"/>
        </w:rPr>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903DBA">
        <w:rPr>
          <w:rStyle w:val="CodeInText0"/>
        </w:rPr>
        <w:t>strchr</w:t>
      </w:r>
      <w:r w:rsidRPr="00903DBA">
        <w:t xml:space="preserve"> and </w:t>
      </w:r>
      <w:r w:rsidRPr="00903DBA">
        <w:rPr>
          <w:rStyle w:val="CodeInText0"/>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52" w:author="Stefan Björnander" w:date="2012-05-06T21:51:00Z">
            <w:rPr>
              <w:color w:val="0000FF"/>
            </w:rPr>
          </w:rPrChange>
        </w:rPr>
        <w:t>int</w:t>
      </w:r>
      <w:r w:rsidRPr="00903DBA">
        <w:t xml:space="preserve"> FirstIndexOf(char s[], </w:t>
      </w:r>
      <w:r w:rsidRPr="00903DBA">
        <w:rPr>
          <w:color w:val="000000" w:themeColor="text1"/>
          <w:rPrChange w:id="85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int</w:t>
      </w:r>
      <w:r w:rsidRPr="00903DBA">
        <w:t xml:space="preserve"> LastIndexOf(</w:t>
      </w:r>
      <w:r w:rsidRPr="00903DBA">
        <w:rPr>
          <w:color w:val="000000" w:themeColor="text1"/>
          <w:rPrChange w:id="855" w:author="Stefan Björnander" w:date="2012-05-06T21:51:00Z">
            <w:rPr>
              <w:color w:val="0000FF"/>
            </w:rPr>
          </w:rPrChange>
        </w:rPr>
        <w:t>char</w:t>
      </w:r>
      <w:r w:rsidRPr="00903DBA">
        <w:t xml:space="preserve"> s[], </w:t>
      </w:r>
      <w:r w:rsidRPr="00903DBA">
        <w:rPr>
          <w:color w:val="000000" w:themeColor="text1"/>
          <w:rPrChange w:id="85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57" w:author="Stefan Björnander" w:date="2012-05-06T21:51:00Z">
            <w:rPr>
              <w:color w:val="A31515"/>
            </w:rPr>
          </w:rPrChange>
        </w:rPr>
        <w:t>"Hello"</w:t>
      </w:r>
      <w:r w:rsidRPr="00903DBA">
        <w:t xml:space="preserve">, s2[] = </w:t>
      </w:r>
      <w:r w:rsidRPr="00903DBA">
        <w:rPr>
          <w:color w:val="000000" w:themeColor="text1"/>
          <w:rPrChange w:id="85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5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80032">
      <w:r w:rsidRPr="00903DBA">
        <w:t xml:space="preserve">It is also possible to write to a string with </w:t>
      </w:r>
      <w:r w:rsidRPr="00903DBA">
        <w:rPr>
          <w:rStyle w:val="CodeInText0"/>
        </w:rPr>
        <w:t>sprintf</w:t>
      </w:r>
      <w:r w:rsidRPr="00903DBA">
        <w:t xml:space="preserve"> and read from a string with </w:t>
      </w:r>
      <w:r w:rsidRPr="00903DBA">
        <w:rPr>
          <w:rStyle w:val="CodeInText0"/>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6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6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62" w:author="Stefan Björnander" w:date="2012-05-06T21:51:00Z">
            <w:rPr>
              <w:color w:val="0000FF"/>
            </w:rPr>
          </w:rPrChange>
        </w:rPr>
        <w:t>if</w:t>
      </w:r>
      <w:r w:rsidRPr="00903DBA">
        <w:t xml:space="preserve"> (sscanf(s2, </w:t>
      </w:r>
      <w:r w:rsidRPr="00903DBA">
        <w:rPr>
          <w:color w:val="000000" w:themeColor="text1"/>
          <w:rPrChange w:id="86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6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65" w:name="_Toc323656736"/>
      <w:bookmarkStart w:id="866" w:name="_Toc324085474"/>
      <w:bookmarkStart w:id="867" w:name="_Toc383781126"/>
      <w:bookmarkStart w:id="868" w:name="_Toc57656235"/>
      <w:r w:rsidRPr="00903DBA">
        <w:t>Memory Management</w:t>
      </w:r>
      <w:bookmarkEnd w:id="865"/>
      <w:bookmarkEnd w:id="866"/>
      <w:bookmarkEnd w:id="867"/>
      <w:bookmarkEnd w:id="868"/>
    </w:p>
    <w:p w14:paraId="24E8A528" w14:textId="77777777" w:rsidR="00E80032" w:rsidRPr="00903DBA" w:rsidRDefault="00E80032" w:rsidP="00E80032">
      <w:r w:rsidRPr="00903DBA">
        <w:t xml:space="preserve">There is also a set of function for general memory management: </w:t>
      </w:r>
      <w:r w:rsidRPr="00903DBA">
        <w:rPr>
          <w:rStyle w:val="CodeInText0"/>
        </w:rPr>
        <w:t>memset</w:t>
      </w:r>
      <w:r w:rsidRPr="00903DBA">
        <w:t xml:space="preserve"> sets each byte of a memory block to a given value; </w:t>
      </w:r>
      <w:r w:rsidRPr="00903DBA">
        <w:rPr>
          <w:rStyle w:val="CodeInText0"/>
        </w:rPr>
        <w:t>memcmp</w:t>
      </w:r>
      <w:r w:rsidRPr="00903DBA">
        <w:t xml:space="preserve"> compares the memory blocks; </w:t>
      </w:r>
      <w:r w:rsidRPr="00903DBA">
        <w:rPr>
          <w:rStyle w:val="CodeInText0"/>
        </w:rPr>
        <w:t>memcpy</w:t>
      </w:r>
      <w:r w:rsidRPr="00903DBA">
        <w:t xml:space="preserve"> and </w:t>
      </w:r>
      <w:r w:rsidRPr="00903DBA">
        <w:rPr>
          <w:rStyle w:val="CodeInText0"/>
        </w:rPr>
        <w:t>memmove</w:t>
      </w:r>
      <w:r w:rsidRPr="00903DBA">
        <w:t xml:space="preserve"> copies a memory block. The difference between them is that </w:t>
      </w:r>
      <w:r w:rsidRPr="00903DBA">
        <w:rPr>
          <w:rStyle w:val="CodeInText0"/>
        </w:rPr>
        <w:t>memcpy</w:t>
      </w:r>
      <w:r w:rsidRPr="00903DBA">
        <w:t xml:space="preserve"> copies the bytes of the block directly when </w:t>
      </w:r>
      <w:r w:rsidRPr="00903DBA">
        <w:rPr>
          <w:rStyle w:val="CodeInText0"/>
        </w:rPr>
        <w:t>memmove</w:t>
      </w:r>
      <w:r w:rsidRPr="00903DBA">
        <w:t xml:space="preserve"> uses a buffer, which gives that </w:t>
      </w:r>
      <w:r w:rsidRPr="00903DBA">
        <w:rPr>
          <w:rStyle w:val="CodeInText0"/>
        </w:rPr>
        <w:t>memcpy</w:t>
      </w:r>
      <w:r w:rsidRPr="00903DBA">
        <w:t xml:space="preserve"> is faster and </w:t>
      </w:r>
      <w:r w:rsidRPr="00903DBA">
        <w:rPr>
          <w:rStyle w:val="CodeInText0"/>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6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7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71" w:name="_Toc323656737"/>
      <w:bookmarkStart w:id="872" w:name="_Toc324085475"/>
      <w:bookmarkStart w:id="873" w:name="_Toc383781127"/>
      <w:bookmarkStart w:id="874" w:name="_Toc57656236"/>
      <w:r w:rsidRPr="00903DBA">
        <w:t>Mathematical Functions</w:t>
      </w:r>
      <w:bookmarkEnd w:id="871"/>
      <w:bookmarkEnd w:id="872"/>
      <w:bookmarkEnd w:id="873"/>
      <w:bookmarkEnd w:id="874"/>
    </w:p>
    <w:p w14:paraId="56257245" w14:textId="77777777" w:rsidR="00E80032" w:rsidRPr="00903DBA" w:rsidRDefault="00E80032" w:rsidP="00E80032">
      <w:r w:rsidRPr="00903DBA">
        <w:t xml:space="preserve">C standard library includes the trigonometric </w:t>
      </w:r>
      <w:r w:rsidRPr="00903DBA">
        <w:rPr>
          <w:rStyle w:val="CodeInText0"/>
        </w:rPr>
        <w:t>cos</w:t>
      </w:r>
      <w:r w:rsidRPr="00903DBA">
        <w:t xml:space="preserve">, </w:t>
      </w:r>
      <w:r w:rsidRPr="00903DBA">
        <w:rPr>
          <w:rStyle w:val="CodeInText0"/>
        </w:rPr>
        <w:t>sin</w:t>
      </w:r>
      <w:r w:rsidRPr="00903DBA">
        <w:t xml:space="preserve">, </w:t>
      </w:r>
      <w:r w:rsidRPr="00903DBA">
        <w:rPr>
          <w:rStyle w:val="CodeInText0"/>
        </w:rPr>
        <w:t>tan</w:t>
      </w:r>
      <w:r w:rsidRPr="00903DBA">
        <w:t xml:space="preserve">, </w:t>
      </w:r>
      <w:r w:rsidRPr="00903DBA">
        <w:rPr>
          <w:rStyle w:val="CodeInText0"/>
        </w:rPr>
        <w:t>acos</w:t>
      </w:r>
      <w:r w:rsidRPr="00903DBA">
        <w:t xml:space="preserve">, </w:t>
      </w:r>
      <w:r w:rsidRPr="00903DBA">
        <w:rPr>
          <w:rStyle w:val="CodeInText0"/>
        </w:rPr>
        <w:t>asin</w:t>
      </w:r>
      <w:r w:rsidRPr="00903DBA">
        <w:t xml:space="preserve">, and </w:t>
      </w:r>
      <w:r w:rsidRPr="00903DBA">
        <w:rPr>
          <w:rStyle w:val="CodeInText0"/>
        </w:rPr>
        <w:t>atan</w:t>
      </w:r>
      <w:r w:rsidRPr="00903DBA">
        <w:t xml:space="preserve">, and </w:t>
      </w:r>
      <w:r w:rsidRPr="00903DBA">
        <w:rPr>
          <w:rStyle w:val="CodeInText0"/>
        </w:rPr>
        <w:t>atan2</w:t>
      </w:r>
      <w:r w:rsidRPr="00903DBA">
        <w:t xml:space="preserve">; the hyperbolic functions </w:t>
      </w:r>
      <w:r w:rsidRPr="00903DBA">
        <w:rPr>
          <w:rStyle w:val="CodeInText0"/>
        </w:rPr>
        <w:t>cosh</w:t>
      </w:r>
      <w:r w:rsidRPr="00903DBA">
        <w:t xml:space="preserve">, </w:t>
      </w:r>
      <w:r w:rsidRPr="00903DBA">
        <w:rPr>
          <w:rStyle w:val="CodeInText0"/>
        </w:rPr>
        <w:t>sinh</w:t>
      </w:r>
      <w:r w:rsidRPr="00903DBA">
        <w:t xml:space="preserve">, and </w:t>
      </w:r>
      <w:r w:rsidRPr="00903DBA">
        <w:rPr>
          <w:rStyle w:val="CodeInText0"/>
        </w:rPr>
        <w:t>tanh</w:t>
      </w:r>
      <w:r w:rsidRPr="00903DBA">
        <w:t xml:space="preserve">; </w:t>
      </w:r>
      <w:r w:rsidRPr="00903DBA">
        <w:rPr>
          <w:rStyle w:val="CodeInText0"/>
        </w:rPr>
        <w:t>ceil</w:t>
      </w:r>
      <w:r w:rsidRPr="00903DBA">
        <w:t xml:space="preserve"> and </w:t>
      </w:r>
      <w:r w:rsidRPr="00903DBA">
        <w:rPr>
          <w:rStyle w:val="CodeInText0"/>
        </w:rPr>
        <w:t>floor</w:t>
      </w:r>
      <w:r w:rsidRPr="00903DBA">
        <w:t xml:space="preserve"> that rounds a floating value to the closest higher and lower value, respectively; </w:t>
      </w:r>
      <w:r w:rsidRPr="00903DBA">
        <w:rPr>
          <w:rStyle w:val="CodeInText0"/>
        </w:rPr>
        <w:t>exp</w:t>
      </w:r>
      <w:r w:rsidRPr="00903DBA">
        <w:t xml:space="preserve"> returning the natural exponent; </w:t>
      </w:r>
      <w:r w:rsidRPr="00903DBA">
        <w:rPr>
          <w:rStyle w:val="CodeInText0"/>
        </w:rPr>
        <w:t>log</w:t>
      </w:r>
      <w:r w:rsidRPr="00903DBA">
        <w:t xml:space="preserve"> returning the natural logarithm; </w:t>
      </w:r>
      <w:r w:rsidRPr="00903DBA">
        <w:rPr>
          <w:rStyle w:val="CodeInText0"/>
        </w:rPr>
        <w:t>log10</w:t>
      </w:r>
      <w:r w:rsidRPr="00903DBA">
        <w:t xml:space="preserve"> returning the logarithm of ten; </w:t>
      </w:r>
      <w:r w:rsidRPr="00903DBA">
        <w:rPr>
          <w:rStyle w:val="CodeInText0"/>
        </w:rPr>
        <w:t>sqrt</w:t>
      </w:r>
      <w:r w:rsidRPr="00903DBA">
        <w:t xml:space="preserve"> returning the square root, and </w:t>
      </w:r>
      <w:r w:rsidRPr="00903DBA">
        <w:rPr>
          <w:rStyle w:val="CodeInText0"/>
        </w:rPr>
        <w:t>pow</w:t>
      </w:r>
      <w:r w:rsidRPr="00903DBA">
        <w:t xml:space="preserve"> returning the power of two values. All of these functions takes and returns a double value (except </w:t>
      </w:r>
      <w:r w:rsidRPr="00903DBA">
        <w:rPr>
          <w:rStyle w:val="CodeInText0"/>
        </w:rPr>
        <w:t>atan2</w:t>
      </w:r>
      <w:r w:rsidRPr="00903DBA">
        <w:t xml:space="preserve"> and </w:t>
      </w:r>
      <w:r w:rsidRPr="00903DBA">
        <w:rPr>
          <w:rStyle w:val="CodeInText0"/>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75" w:name="_Toc320485615"/>
      <w:bookmarkStart w:id="876" w:name="_Toc323656738"/>
      <w:bookmarkStart w:id="877" w:name="_Toc324085476"/>
      <w:bookmarkStart w:id="878" w:name="_Toc383781128"/>
      <w:bookmarkStart w:id="879" w:name="_Toc57656237"/>
      <w:r w:rsidRPr="00903DBA">
        <w:t>Long Jumps</w:t>
      </w:r>
      <w:bookmarkEnd w:id="875"/>
      <w:bookmarkEnd w:id="876"/>
      <w:bookmarkEnd w:id="877"/>
      <w:bookmarkEnd w:id="878"/>
      <w:bookmarkEnd w:id="879"/>
    </w:p>
    <w:p w14:paraId="2F4CF170" w14:textId="77777777" w:rsidR="00E80032" w:rsidRPr="00903DBA" w:rsidRDefault="00E80032" w:rsidP="00E80032">
      <w:pPr>
        <w:rPr>
          <w:lang w:eastAsia="sv-SE"/>
        </w:rPr>
      </w:pPr>
      <w:r w:rsidRPr="00903DBA">
        <w:rPr>
          <w:lang w:eastAsia="sv-SE"/>
        </w:rPr>
        <w:t xml:space="preserve">Regular jumps with </w:t>
      </w:r>
      <w:r w:rsidRPr="00903DBA">
        <w:rPr>
          <w:rStyle w:val="CodeInText0"/>
        </w:rPr>
        <w:t>goto</w:t>
      </w:r>
      <w:r w:rsidRPr="00903DBA">
        <w:rPr>
          <w:lang w:eastAsia="sv-SE"/>
        </w:rPr>
        <w:t xml:space="preserve"> can only occur in the same function body; long jumps with the standard function </w:t>
      </w:r>
      <w:r w:rsidRPr="00903DBA">
        <w:rPr>
          <w:rStyle w:val="CodeInText0"/>
        </w:rPr>
        <w:t>setjmp</w:t>
      </w:r>
      <w:r w:rsidRPr="00903DBA">
        <w:rPr>
          <w:lang w:eastAsia="sv-SE"/>
        </w:rPr>
        <w:t xml:space="preserve"> and </w:t>
      </w:r>
      <w:r w:rsidRPr="00903DBA">
        <w:rPr>
          <w:rStyle w:val="CodeInText0"/>
        </w:rPr>
        <w:t>longjump</w:t>
      </w:r>
      <w:r w:rsidRPr="00903DBA">
        <w:rPr>
          <w:lang w:eastAsia="sv-SE"/>
        </w:rPr>
        <w:t xml:space="preserve"> can, on the other hand, occur throw call sequences; </w:t>
      </w:r>
      <w:r w:rsidRPr="00903DBA">
        <w:rPr>
          <w:rStyle w:val="CodeInText0"/>
        </w:rPr>
        <w:t>setjmp</w:t>
      </w:r>
      <w:r w:rsidRPr="00903DBA">
        <w:rPr>
          <w:lang w:eastAsia="sv-SE"/>
        </w:rPr>
        <w:t xml:space="preserve"> saves the state of the program execution and </w:t>
      </w:r>
      <w:r w:rsidRPr="00903DBA">
        <w:rPr>
          <w:rStyle w:val="CodeInText0"/>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80032">
      <w:pP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903DBA">
        <w:rPr>
          <w:rStyle w:val="CodeInText0"/>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80" w:name="_Toc323656739"/>
      <w:bookmarkStart w:id="881" w:name="_Toc324085477"/>
      <w:bookmarkStart w:id="882" w:name="_Toc383781129"/>
      <w:bookmarkStart w:id="883" w:name="_Toc57656238"/>
      <w:r w:rsidRPr="00903DBA">
        <w:t>Time</w:t>
      </w:r>
      <w:bookmarkEnd w:id="880"/>
      <w:bookmarkEnd w:id="881"/>
      <w:bookmarkEnd w:id="882"/>
      <w:bookmarkEnd w:id="883"/>
    </w:p>
    <w:p w14:paraId="3ADE0528" w14:textId="54D85CB0" w:rsidR="00E80032" w:rsidRPr="00903DBA" w:rsidRDefault="00E80032" w:rsidP="00E80032">
      <w:pPr>
        <w:rPr>
          <w:rFonts w:ascii="Courier New" w:hAnsi="Courier New" w:cs="Courier New"/>
          <w:sz w:val="24"/>
        </w:rPr>
      </w:pPr>
      <w:r w:rsidRPr="00903DBA">
        <w:t xml:space="preserve">The </w:t>
      </w:r>
      <w:r w:rsidRPr="00903DBA">
        <w:rPr>
          <w:rStyle w:val="CodeInText0"/>
        </w:rPr>
        <w:t>time</w:t>
      </w:r>
      <w:r w:rsidRPr="00903DBA">
        <w:t xml:space="preserve"> function gives the number of seconds since January 1, 1970. That value can then be used to fill a </w:t>
      </w:r>
      <w:r w:rsidRPr="00903DBA">
        <w:rPr>
          <w:rStyle w:val="CodeInText0"/>
        </w:rPr>
        <w:t>tm</w:t>
      </w:r>
      <w:r w:rsidR="00BF3BC6" w:rsidRPr="00903DBA">
        <w:t xml:space="preserve"> struct</w:t>
      </w:r>
      <w:r w:rsidRPr="00903DBA">
        <w:t xml:space="preserve"> with values regarding local date and time by calling the </w:t>
      </w:r>
      <w:r w:rsidRPr="00903DBA">
        <w:rPr>
          <w:rStyle w:val="CodeInText0"/>
        </w:rPr>
        <w:t>localtime</w:t>
      </w:r>
      <w:r w:rsidRPr="00903DBA">
        <w:t xml:space="preserve"> function. If we call instead call </w:t>
      </w:r>
      <w:r w:rsidRPr="00903DBA">
        <w:rPr>
          <w:rStyle w:val="CodeInText0"/>
        </w:rPr>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903DBA">
        <w:rPr>
          <w:rStyle w:val="CodeInText0"/>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884" w:author="Stefan Björnander" w:date="2012-05-06T21:51:00Z">
            <w:rPr>
              <w:color w:val="A31515"/>
            </w:rPr>
          </w:rPrChange>
        </w:rPr>
        <w:t>"Feb"</w:t>
      </w:r>
      <w:r w:rsidRPr="00903DBA">
        <w:t xml:space="preserve">, </w:t>
      </w:r>
      <w:r w:rsidRPr="00903DBA">
        <w:rPr>
          <w:color w:val="000000" w:themeColor="text1"/>
          <w:rPrChange w:id="885" w:author="Stefan Björnander" w:date="2012-05-06T21:51:00Z">
            <w:rPr>
              <w:color w:val="A31515"/>
            </w:rPr>
          </w:rPrChange>
        </w:rPr>
        <w:t>"Mar"</w:t>
      </w:r>
      <w:r w:rsidRPr="00903DBA">
        <w:t xml:space="preserve">, </w:t>
      </w:r>
      <w:r w:rsidRPr="00903DBA">
        <w:rPr>
          <w:color w:val="000000" w:themeColor="text1"/>
          <w:rPrChange w:id="88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887" w:author="Stefan Björnander" w:date="2012-05-06T21:51:00Z">
            <w:rPr>
              <w:color w:val="A31515"/>
            </w:rPr>
          </w:rPrChange>
        </w:rPr>
        <w:t>"Jun"</w:t>
      </w:r>
      <w:r w:rsidRPr="00903DBA">
        <w:t xml:space="preserve">, </w:t>
      </w:r>
      <w:r w:rsidRPr="00903DBA">
        <w:rPr>
          <w:color w:val="000000" w:themeColor="text1"/>
          <w:rPrChange w:id="888" w:author="Stefan Björnander" w:date="2012-05-06T21:51:00Z">
            <w:rPr>
              <w:color w:val="A31515"/>
            </w:rPr>
          </w:rPrChange>
        </w:rPr>
        <w:t>"Jul"</w:t>
      </w:r>
      <w:r w:rsidRPr="00903DBA">
        <w:t xml:space="preserve">, </w:t>
      </w:r>
      <w:r w:rsidRPr="00903DBA">
        <w:rPr>
          <w:color w:val="000000" w:themeColor="text1"/>
          <w:rPrChange w:id="88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890" w:author="Stefan Björnander" w:date="2012-05-06T21:51:00Z">
            <w:rPr>
              <w:color w:val="A31515"/>
            </w:rPr>
          </w:rPrChange>
        </w:rPr>
        <w:t>"Oct"</w:t>
      </w:r>
      <w:r w:rsidRPr="00903DBA">
        <w:t xml:space="preserve">, </w:t>
      </w:r>
      <w:r w:rsidRPr="00903DBA">
        <w:rPr>
          <w:color w:val="000000" w:themeColor="text1"/>
          <w:rPrChange w:id="891" w:author="Stefan Björnander" w:date="2012-05-06T21:51:00Z">
            <w:rPr>
              <w:color w:val="A31515"/>
            </w:rPr>
          </w:rPrChange>
        </w:rPr>
        <w:t>"Nov"</w:t>
      </w:r>
      <w:r w:rsidRPr="00903DBA">
        <w:t>,</w:t>
      </w:r>
      <w:r w:rsidRPr="00903DBA">
        <w:rPr>
          <w:color w:val="000000" w:themeColor="text1"/>
          <w:rPrChange w:id="89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893" w:author="Stefan Björnander" w:date="2012-05-06T21:51:00Z">
            <w:rPr>
              <w:color w:val="A31515"/>
            </w:rPr>
          </w:rPrChange>
        </w:rPr>
        <w:t>"Mon"</w:t>
      </w:r>
      <w:r w:rsidRPr="00903DBA">
        <w:t xml:space="preserve">, </w:t>
      </w:r>
      <w:r w:rsidRPr="00903DBA">
        <w:rPr>
          <w:color w:val="000000" w:themeColor="text1"/>
          <w:rPrChange w:id="894" w:author="Stefan Björnander" w:date="2012-05-06T21:51:00Z">
            <w:rPr>
              <w:color w:val="A31515"/>
            </w:rPr>
          </w:rPrChange>
        </w:rPr>
        <w:t>"Tue"</w:t>
      </w:r>
      <w:r w:rsidRPr="00903DBA">
        <w:t xml:space="preserve">, </w:t>
      </w:r>
      <w:r w:rsidRPr="00903DBA">
        <w:rPr>
          <w:color w:val="000000" w:themeColor="text1"/>
          <w:rPrChange w:id="89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896" w:author="Stefan Björnander" w:date="2012-05-06T21:51:00Z">
            <w:rPr>
              <w:color w:val="A31515"/>
            </w:rPr>
          </w:rPrChange>
        </w:rPr>
        <w:t>"Fri"</w:t>
      </w:r>
      <w:r w:rsidRPr="00903DBA">
        <w:t xml:space="preserve">, </w:t>
      </w:r>
      <w:r w:rsidRPr="00903DBA">
        <w:rPr>
          <w:color w:val="000000" w:themeColor="text1"/>
          <w:rPrChange w:id="89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89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89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0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01" w:name="_Toc323656740"/>
      <w:bookmarkStart w:id="902" w:name="_Toc324085478"/>
      <w:bookmarkStart w:id="903" w:name="_Toc383781130"/>
      <w:bookmarkStart w:id="904" w:name="_Toc57656239"/>
      <w:r w:rsidRPr="00903DBA">
        <w:t>Random Numbers</w:t>
      </w:r>
      <w:bookmarkEnd w:id="901"/>
      <w:bookmarkEnd w:id="902"/>
      <w:bookmarkEnd w:id="903"/>
      <w:bookmarkEnd w:id="904"/>
    </w:p>
    <w:p w14:paraId="113C753A" w14:textId="0B68BE95" w:rsidR="00E80032" w:rsidRPr="00903DBA" w:rsidRDefault="00E80032" w:rsidP="00E80032">
      <w:r w:rsidRPr="00903DBA">
        <w:t xml:space="preserve">It is possible to generate a sequence of pseudo-random numbers with the </w:t>
      </w:r>
      <w:r w:rsidRPr="00903DBA">
        <w:rPr>
          <w:rStyle w:val="CodeInText0"/>
        </w:rPr>
        <w:t>rand</w:t>
      </w:r>
      <w:r w:rsidRPr="00903DBA">
        <w:t xml:space="preserve"> function. In order to </w:t>
      </w:r>
      <w:r w:rsidR="00631D4D" w:rsidRPr="00903DBA">
        <w:t>initialize</w:t>
      </w:r>
      <w:r w:rsidRPr="00903DBA">
        <w:t xml:space="preserve"> the sequence we need to sow a random seed with the </w:t>
      </w:r>
      <w:r w:rsidRPr="00903DBA">
        <w:rPr>
          <w:rStyle w:val="CodeInText0"/>
        </w:rPr>
        <w:t>srand</w:t>
      </w:r>
      <w:r w:rsidRPr="00903DBA">
        <w:t xml:space="preserve"> function. One way to generate different seeds is to use the </w:t>
      </w:r>
      <w:r w:rsidRPr="00903DBA">
        <w:rPr>
          <w:rStyle w:val="CodeInText0"/>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0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06"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0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08" w:name="_Toc323656741"/>
      <w:bookmarkStart w:id="909" w:name="_Toc324085479"/>
      <w:bookmarkStart w:id="910" w:name="_Toc383781131"/>
      <w:bookmarkStart w:id="911" w:name="_Toc57656240"/>
      <w:r w:rsidRPr="00903DBA">
        <w:t>Limits of Integral and Floating Types</w:t>
      </w:r>
      <w:bookmarkEnd w:id="908"/>
      <w:bookmarkEnd w:id="909"/>
      <w:bookmarkEnd w:id="910"/>
      <w:bookmarkEnd w:id="91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12" w:name="_Toc323656742"/>
      <w:bookmarkStart w:id="913" w:name="_Toc324085480"/>
      <w:bookmarkStart w:id="914" w:name="_Toc383781132"/>
      <w:bookmarkStart w:id="915" w:name="_Toc57656241"/>
      <w:r w:rsidRPr="00903DBA">
        <w:t>Character Functions</w:t>
      </w:r>
      <w:bookmarkEnd w:id="912"/>
      <w:bookmarkEnd w:id="913"/>
      <w:bookmarkEnd w:id="914"/>
      <w:bookmarkEnd w:id="91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1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17"/>
            <w:commentRangeStart w:id="918"/>
            <w:r w:rsidRPr="00903DBA">
              <w:rPr>
                <w:b/>
                <w:sz w:val="21"/>
                <w:szCs w:val="21"/>
              </w:rPr>
              <w:t>Isalnum</w:t>
            </w:r>
            <w:commentRangeEnd w:id="917"/>
            <w:r w:rsidR="00166455" w:rsidRPr="00903DBA">
              <w:rPr>
                <w:rStyle w:val="Kommentarsreferens"/>
                <w:rFonts w:eastAsia="Times New Roman" w:cs="Times New Roman"/>
              </w:rPr>
              <w:commentReference w:id="917"/>
            </w:r>
            <w:commentRangeEnd w:id="918"/>
            <w:r w:rsidR="00166455" w:rsidRPr="00903DBA">
              <w:rPr>
                <w:rStyle w:val="Kommentarsreferens"/>
                <w:rFonts w:eastAsia="Times New Roman" w:cs="Times New Roman"/>
              </w:rPr>
              <w:commentReference w:id="91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80032">
      <w:r w:rsidRPr="00903DBA">
        <w:t xml:space="preserve">There is also the </w:t>
      </w:r>
      <w:r w:rsidRPr="00903DBA">
        <w:rPr>
          <w:rStyle w:val="CodeInText0"/>
        </w:rPr>
        <w:t>tolower</w:t>
      </w:r>
      <w:r w:rsidRPr="00903DBA">
        <w:t xml:space="preserve"> and </w:t>
      </w:r>
      <w:r w:rsidRPr="00903DBA">
        <w:rPr>
          <w:rStyle w:val="CodeInText0"/>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19" w:name="_Toc323656743"/>
      <w:bookmarkStart w:id="920" w:name="_Toc324085481"/>
      <w:bookmarkStart w:id="921" w:name="_Toc383781133"/>
      <w:bookmarkStart w:id="922" w:name="_Toc57656242"/>
      <w:r w:rsidRPr="00903DBA">
        <w:t>Further Reading</w:t>
      </w:r>
      <w:bookmarkEnd w:id="806"/>
      <w:bookmarkEnd w:id="919"/>
      <w:bookmarkEnd w:id="920"/>
      <w:bookmarkEnd w:id="921"/>
      <w:bookmarkEnd w:id="92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23" w:name="_Toc57656243"/>
      <w:r w:rsidRPr="00903DBA">
        <w:t>Foreword</w:t>
      </w:r>
      <w:bookmarkEnd w:id="92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DA28BC">
      <w:pPr>
        <w:pStyle w:val="Ingetavstnd"/>
        <w:ind w:left="720" w:hanging="720"/>
        <w:rPr>
          <w:rFonts w:cs="Times New Roman"/>
        </w:rPr>
      </w:pPr>
      <w:r w:rsidRPr="00903DBA">
        <w:rPr>
          <w:rFonts w:cs="Times New Roman"/>
        </w:rPr>
        <w:t>3.</w:t>
      </w:r>
      <w:r w:rsidRPr="00903DBA">
        <w:rPr>
          <w:rFonts w:cs="Times New Roman"/>
        </w:rPr>
        <w:tab/>
        <w:t xml:space="preserve">I have another book proposal for you, this time about compiler </w:t>
      </w:r>
      <w:r w:rsidRPr="00903DBA">
        <w:rPr>
          <w:rFonts w:cs="Times New Roman"/>
          <w:color w:val="000000"/>
        </w:rPr>
        <w:t>technology</w:t>
      </w:r>
      <w:r w:rsidRPr="00903DBA">
        <w:rPr>
          <w:rFonts w:cs="Times New Roman"/>
        </w:rPr>
        <w:t xml:space="preserve">. The book will </w:t>
      </w:r>
      <w:r w:rsidRPr="00903DBA">
        <w:rPr>
          <w:rFonts w:cs="Times New Roman"/>
          <w:color w:val="000000"/>
        </w:rPr>
        <w:t xml:space="preserve">describe the design and implementation of a C++ compiler (including the preprocessor, linker, and standard library), with all code given. </w:t>
      </w:r>
    </w:p>
    <w:p w14:paraId="0BD928B9" w14:textId="77777777" w:rsidR="00DA28BC" w:rsidRPr="00903DBA" w:rsidRDefault="00DA28BC" w:rsidP="00DA28BC">
      <w:pPr>
        <w:pStyle w:val="Ingetavstnd"/>
        <w:ind w:left="720"/>
        <w:rPr>
          <w:rFonts w:cs="Times New Roman"/>
        </w:rPr>
      </w:pPr>
    </w:p>
    <w:p w14:paraId="24FC0445" w14:textId="77777777" w:rsidR="00DA28BC" w:rsidRPr="00903DBA" w:rsidRDefault="00DA28BC" w:rsidP="00DA28BC">
      <w:pPr>
        <w:pStyle w:val="Ingetavstnd"/>
        <w:ind w:left="720"/>
        <w:rPr>
          <w:rFonts w:cs="Times New Roman"/>
        </w:rPr>
      </w:pPr>
      <w:r w:rsidRPr="00903DBA">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DA28BC">
      <w:pPr>
        <w:pStyle w:val="Ingetavstnd"/>
        <w:ind w:left="720"/>
        <w:rPr>
          <w:rFonts w:cs="Times New Roman"/>
        </w:rPr>
      </w:pPr>
    </w:p>
    <w:p w14:paraId="7613E688" w14:textId="5A3C44A1" w:rsidR="00DA28BC" w:rsidRPr="00903DBA" w:rsidRDefault="00DA28BC" w:rsidP="00DA28BC">
      <w:pPr>
        <w:pStyle w:val="Ingetavstnd"/>
        <w:ind w:left="720"/>
        <w:rPr>
          <w:rFonts w:cs="Times New Roman"/>
        </w:rPr>
      </w:pPr>
      <w:r w:rsidRPr="00903DBA">
        <w:rPr>
          <w:rFonts w:cs="Times New Roman"/>
        </w:rPr>
        <w:t xml:space="preserve">The idea of the book is basically the same as the Windows book: I explain the details and provide all source code of the compiler. The source code written in Java with CUP and JLex and generates both </w:t>
      </w:r>
      <w:r w:rsidR="005F79CB" w:rsidRPr="00903DBA">
        <w:rPr>
          <w:rFonts w:cs="Times New Roman"/>
        </w:rPr>
        <w:t>assembly</w:t>
      </w:r>
      <w:r w:rsidRPr="00903DBA">
        <w:rPr>
          <w:rFonts w:cs="Times New Roman"/>
        </w:rPr>
        <w:t xml:space="preserve"> code and executable code.</w:t>
      </w:r>
    </w:p>
    <w:p w14:paraId="747FE544" w14:textId="77777777" w:rsidR="00DA28BC" w:rsidRPr="00903DBA" w:rsidRDefault="00DA28BC" w:rsidP="00DA28BC">
      <w:pPr>
        <w:pStyle w:val="Ingetavstnd"/>
        <w:ind w:left="720"/>
        <w:rPr>
          <w:rFonts w:cs="Times New Roman"/>
        </w:rPr>
      </w:pPr>
    </w:p>
    <w:p w14:paraId="698B5743" w14:textId="3C06F4BF" w:rsidR="00DA28BC" w:rsidRPr="00903DBA" w:rsidRDefault="00DA28BC" w:rsidP="00DA28BC">
      <w:pPr>
        <w:pStyle w:val="Ingetavstnd"/>
        <w:ind w:left="720"/>
        <w:rPr>
          <w:rFonts w:cs="Times New Roman"/>
          <w:color w:val="000000"/>
        </w:rPr>
      </w:pPr>
      <w:r w:rsidRPr="00903DBA">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rPr>
          <w:rFonts w:cs="Times New Roman"/>
          <w:color w:val="000000"/>
        </w:rPr>
        <w:t>many</w:t>
      </w:r>
      <w:r w:rsidRPr="00903DBA">
        <w:rPr>
          <w:rFonts w:cs="Times New Roman"/>
          <w:color w:val="000000"/>
        </w:rPr>
        <w:t xml:space="preserve"> small examples, my book describes in each chapter the features necessary to be included in a C++ compiler.</w:t>
      </w:r>
    </w:p>
    <w:p w14:paraId="219FA565" w14:textId="77777777" w:rsidR="00DA28BC" w:rsidRPr="00903DBA" w:rsidRDefault="00DA28BC" w:rsidP="00DA28BC">
      <w:pPr>
        <w:pStyle w:val="Ingetavstnd"/>
        <w:ind w:left="720"/>
        <w:rPr>
          <w:rFonts w:cs="Times New Roman"/>
          <w:color w:val="000000"/>
        </w:rPr>
      </w:pPr>
    </w:p>
    <w:p w14:paraId="0498D76E" w14:textId="77777777" w:rsidR="00DA28BC" w:rsidRPr="00903DBA" w:rsidRDefault="00DA28BC" w:rsidP="00DA28BC">
      <w:pPr>
        <w:pStyle w:val="Ingetavstnd"/>
        <w:ind w:left="720"/>
        <w:rPr>
          <w:rFonts w:cs="Times New Roman"/>
          <w:color w:val="000000"/>
        </w:rPr>
      </w:pPr>
      <w:r w:rsidRPr="00903DBA">
        <w:rPr>
          <w:rFonts w:cs="Times New Roman"/>
          <w:color w:val="000000"/>
        </w:rPr>
        <w:t>Alfred V. Aho, Lam, Monica S. Lam, Ravi Sethi, Jeffrey D. Ullman. Compilers – Principles, Techniques, and Tools, 2nd edition. Prentice Hall, 2006.</w:t>
      </w:r>
    </w:p>
    <w:p w14:paraId="768D523A" w14:textId="77777777" w:rsidR="00DA28BC" w:rsidRPr="00903DBA" w:rsidRDefault="00DA28BC" w:rsidP="00DA28BC">
      <w:pPr>
        <w:pStyle w:val="Ingetavstnd"/>
        <w:ind w:left="720"/>
        <w:rPr>
          <w:rFonts w:cs="Times New Roman"/>
          <w:color w:val="000000"/>
        </w:rPr>
      </w:pPr>
      <w:r w:rsidRPr="00903DBA">
        <w:rPr>
          <w:rFonts w:cs="Times New Roman"/>
          <w:color w:val="000000"/>
        </w:rPr>
        <w:t>Keith Cooper, Linda Torczon. Engineering a Compiler, 2nd edition. Morgan Kaufman, 2011.</w:t>
      </w:r>
    </w:p>
    <w:p w14:paraId="26986EE9" w14:textId="77777777" w:rsidR="00DA28BC" w:rsidRPr="00903DBA" w:rsidRDefault="00DA28BC" w:rsidP="00DA28BC">
      <w:pPr>
        <w:pStyle w:val="Ingetavstnd"/>
        <w:ind w:left="720"/>
        <w:rPr>
          <w:rFonts w:cs="Times New Roman"/>
          <w:color w:val="000000"/>
        </w:rPr>
      </w:pPr>
      <w:r w:rsidRPr="00903DBA">
        <w:rPr>
          <w:rFonts w:cs="Times New Roman"/>
          <w:color w:val="000000"/>
        </w:rPr>
        <w:t>Charles N. Fischer, Ron K. Cytron, Richard J. LeBlanc. Crafting a Compiler. Pearson Education, 2009.</w:t>
      </w:r>
    </w:p>
    <w:p w14:paraId="40E3B397" w14:textId="77777777" w:rsidR="00DA28BC" w:rsidRPr="00903DBA" w:rsidRDefault="00DA28BC" w:rsidP="00DA28BC">
      <w:pPr>
        <w:pStyle w:val="Ingetavstnd"/>
        <w:ind w:left="720"/>
        <w:rPr>
          <w:rFonts w:cs="Times New Roman"/>
          <w:color w:val="000000"/>
        </w:rPr>
      </w:pPr>
    </w:p>
    <w:p w14:paraId="7A6D849D" w14:textId="77777777" w:rsidR="00DA28BC" w:rsidRPr="00903DBA" w:rsidRDefault="00DA28BC" w:rsidP="00DA28BC">
      <w:pPr>
        <w:pStyle w:val="Ingetavstnd"/>
        <w:ind w:left="720"/>
        <w:rPr>
          <w:rFonts w:cs="Times New Roman"/>
          <w:color w:val="000000"/>
        </w:rPr>
      </w:pPr>
      <w:r w:rsidRPr="00903DBA">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917ED71"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Java, 2nd edition. Cambridge University Press, 2002.</w:t>
      </w:r>
    </w:p>
    <w:p w14:paraId="05FCEBD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C, 2nd edition. Cambridge University Press, 2004.</w:t>
      </w:r>
    </w:p>
    <w:p w14:paraId="52F1084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ML, 2nd edition. Cambridge University Press, 2004.</w:t>
      </w:r>
    </w:p>
    <w:p w14:paraId="03D8405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297006" w14:textId="77777777" w:rsidR="00DA28BC" w:rsidRPr="00903DBA" w:rsidRDefault="00DA28BC" w:rsidP="00DA28BC">
      <w:pPr>
        <w:pStyle w:val="Ingetavstnd"/>
        <w:ind w:left="720"/>
        <w:rPr>
          <w:rFonts w:cs="Times New Roman"/>
          <w:color w:val="000000"/>
        </w:rPr>
      </w:pPr>
      <w:r w:rsidRPr="00903DBA">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87547A4" w14:textId="77777777" w:rsidR="00DA28BC" w:rsidRPr="00903DBA" w:rsidRDefault="00DA28BC" w:rsidP="00DA28BC">
      <w:pPr>
        <w:pStyle w:val="Ingetavstnd"/>
        <w:ind w:left="720"/>
        <w:rPr>
          <w:rFonts w:cs="Times New Roman"/>
          <w:color w:val="000000"/>
        </w:rPr>
      </w:pPr>
      <w:r w:rsidRPr="00903DBA">
        <w:rPr>
          <w:rFonts w:cs="Times New Roman"/>
          <w:color w:val="000000"/>
        </w:rPr>
        <w:t>Christopher W. Fraser, David R. Hanson. A Retargetable C Compiler : Design and Implementation. Benjamin Cummings, 1995.</w:t>
      </w:r>
    </w:p>
    <w:p w14:paraId="364A2C0E"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688E7E1" w14:textId="77777777" w:rsidR="00DA28BC" w:rsidRPr="00903DBA" w:rsidRDefault="00DA28BC" w:rsidP="00DA28BC">
      <w:pPr>
        <w:pStyle w:val="Ingetavstnd"/>
        <w:ind w:left="720"/>
        <w:rPr>
          <w:rFonts w:cs="Times New Roman"/>
          <w:color w:val="000000"/>
        </w:rPr>
      </w:pPr>
      <w:r w:rsidRPr="00903DBA">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45B53C3C" w14:textId="77777777" w:rsidR="00DA28BC" w:rsidRPr="00903DBA" w:rsidRDefault="00DA28BC" w:rsidP="00DA28BC">
      <w:pPr>
        <w:pStyle w:val="Ingetavstnd"/>
        <w:ind w:left="720"/>
        <w:rPr>
          <w:rFonts w:cs="Times New Roman"/>
          <w:color w:val="000000"/>
        </w:rPr>
      </w:pPr>
      <w:r w:rsidRPr="00903DBA">
        <w:rPr>
          <w:rFonts w:cs="Times New Roman"/>
          <w:color w:val="000000"/>
        </w:rPr>
        <w:t>Steven S. Muchnick. Advanced Compiler Design &amp; Implementation. Morgan Kaufmann, 2003.</w:t>
      </w:r>
    </w:p>
    <w:p w14:paraId="54D49B2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B51A47F" w14:textId="77777777" w:rsidR="00DA28BC" w:rsidRPr="00903DBA" w:rsidRDefault="00DA28BC" w:rsidP="00DA28BC">
      <w:pPr>
        <w:pStyle w:val="Ingetavstnd"/>
        <w:ind w:left="720"/>
        <w:rPr>
          <w:rFonts w:cs="Times New Roman"/>
          <w:color w:val="000000"/>
        </w:rPr>
      </w:pPr>
      <w:r w:rsidRPr="00903DBA">
        <w:rPr>
          <w:rFonts w:cs="Times New Roman"/>
          <w:color w:val="000000"/>
        </w:rPr>
        <w:t>Here is a suggestion for the chapters:</w:t>
      </w:r>
    </w:p>
    <w:p w14:paraId="0620A137"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CD55EDF" w14:textId="77777777" w:rsidR="00DA28BC" w:rsidRPr="00903DBA" w:rsidRDefault="00DA28BC" w:rsidP="00DA28BC">
      <w:pPr>
        <w:pStyle w:val="Ingetavstnd"/>
        <w:ind w:left="720"/>
        <w:rPr>
          <w:rFonts w:cs="Times New Roman"/>
          <w:color w:val="000000"/>
        </w:rPr>
      </w:pPr>
      <w:r w:rsidRPr="00903DBA">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5099E7B" w14:textId="77777777" w:rsidR="00DA28BC" w:rsidRPr="00903DBA" w:rsidRDefault="00DA28BC" w:rsidP="00DA28BC">
      <w:pPr>
        <w:pStyle w:val="Ingetavstnd"/>
        <w:ind w:left="720"/>
        <w:rPr>
          <w:rFonts w:cs="Times New Roman"/>
          <w:color w:val="000000"/>
        </w:rPr>
      </w:pPr>
      <w:r w:rsidRPr="00903DBA">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8759278" w14:textId="77777777" w:rsidR="00DA28BC" w:rsidRPr="00903DBA" w:rsidRDefault="00DA28BC" w:rsidP="00DA28BC">
      <w:pPr>
        <w:pStyle w:val="Ingetavstnd"/>
        <w:ind w:left="720"/>
        <w:rPr>
          <w:rFonts w:cs="Times New Roman"/>
          <w:color w:val="000000"/>
        </w:rPr>
      </w:pPr>
      <w:r w:rsidRPr="00903DBA">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456C18C" w14:textId="77777777" w:rsidR="00DA28BC" w:rsidRPr="00903DBA" w:rsidRDefault="00DA28BC" w:rsidP="00DA28BC">
      <w:pPr>
        <w:pStyle w:val="Ingetavstnd"/>
        <w:ind w:left="720"/>
        <w:rPr>
          <w:rFonts w:cs="Times New Roman"/>
          <w:color w:val="000000"/>
        </w:rPr>
      </w:pPr>
      <w:r w:rsidRPr="00903DBA">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BAA3E0E" w14:textId="77777777" w:rsidR="00DA28BC" w:rsidRPr="00903DBA" w:rsidRDefault="00DA28BC" w:rsidP="00DA28BC">
      <w:pPr>
        <w:pStyle w:val="Ingetavstnd"/>
        <w:ind w:left="720"/>
        <w:rPr>
          <w:rFonts w:cs="Times New Roman"/>
          <w:color w:val="000000"/>
        </w:rPr>
      </w:pPr>
      <w:r w:rsidRPr="00903DBA">
        <w:rPr>
          <w:rFonts w:cs="Times New Roman"/>
          <w:color w:val="000000"/>
        </w:rPr>
        <w:t>5. Type Checking. C++ has a rather large set of operators with complicated rules that need to be checked.</w:t>
      </w:r>
    </w:p>
    <w:p w14:paraId="4D1B9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6C656B3" w14:textId="77777777" w:rsidR="00DA28BC" w:rsidRPr="00903DBA" w:rsidRDefault="00DA28BC" w:rsidP="00DA28BC">
      <w:pPr>
        <w:pStyle w:val="Ingetavstnd"/>
        <w:ind w:left="720"/>
        <w:rPr>
          <w:rFonts w:cs="Times New Roman"/>
          <w:color w:val="000000"/>
        </w:rPr>
      </w:pPr>
      <w:r w:rsidRPr="00903DBA">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25D5A97" w14:textId="1FF23C0A" w:rsidR="00DA28BC" w:rsidRPr="00903DBA" w:rsidRDefault="00DA28BC" w:rsidP="00DA28BC">
      <w:pPr>
        <w:pStyle w:val="Ingetavstnd"/>
        <w:ind w:left="720"/>
        <w:rPr>
          <w:rFonts w:cs="Times New Roman"/>
          <w:color w:val="000000"/>
        </w:rPr>
      </w:pPr>
      <w:r w:rsidRPr="00903DBA">
        <w:rPr>
          <w:rFonts w:cs="Times New Roman"/>
          <w:color w:val="000000"/>
        </w:rPr>
        <w:t xml:space="preserve">7. Static and Dynamic </w:t>
      </w:r>
      <w:r w:rsidR="00C37108" w:rsidRPr="00903DBA">
        <w:rPr>
          <w:rFonts w:cs="Times New Roman"/>
          <w:color w:val="000000"/>
        </w:rPr>
        <w:t>Initialization</w:t>
      </w:r>
      <w:r w:rsidRPr="00903DBA">
        <w:rPr>
          <w:rFonts w:cs="Times New Roman"/>
          <w:color w:val="000000"/>
        </w:rPr>
        <w:t xml:space="preserve">. In C++, variables can be </w:t>
      </w:r>
      <w:r w:rsidR="00266D64" w:rsidRPr="00903DBA">
        <w:rPr>
          <w:rFonts w:cs="Times New Roman"/>
          <w:color w:val="000000"/>
        </w:rPr>
        <w:t>initialized</w:t>
      </w:r>
      <w:r w:rsidRPr="00903DBA">
        <w:rPr>
          <w:rFonts w:cs="Times New Roman"/>
          <w:color w:val="000000"/>
        </w:rPr>
        <w:t xml:space="preserve">. If the variable is static, the data shall be generated and placed in the static area of the final target code. If it is dynamic, the </w:t>
      </w:r>
      <w:r w:rsidR="00F4217C" w:rsidRPr="00903DBA">
        <w:rPr>
          <w:rFonts w:cs="Times New Roman"/>
          <w:color w:val="000000"/>
        </w:rPr>
        <w:t>initialization</w:t>
      </w:r>
      <w:r w:rsidRPr="00903DBA">
        <w:rPr>
          <w:rFonts w:cs="Times New Roman"/>
          <w:color w:val="000000"/>
        </w:rPr>
        <w:t xml:space="preserve"> will result in a series of assignments. One thing that complicates the issue is that it is possible to </w:t>
      </w:r>
      <w:r w:rsidR="00631D4D" w:rsidRPr="00903DBA">
        <w:rPr>
          <w:rFonts w:cs="Times New Roman"/>
          <w:color w:val="000000"/>
        </w:rPr>
        <w:t>initialize</w:t>
      </w:r>
      <w:r w:rsidRPr="00903DBA">
        <w:rPr>
          <w:rFonts w:cs="Times New Roman"/>
          <w:color w:val="000000"/>
        </w:rPr>
        <w:t xml:space="preserve"> hierarchical structures made up by structures and arrays with one flat list.</w:t>
      </w:r>
    </w:p>
    <w:p w14:paraId="02693E3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851C27" w14:textId="77777777" w:rsidR="00DA28BC" w:rsidRPr="00903DBA" w:rsidRDefault="00DA28BC" w:rsidP="00DA28BC">
      <w:pPr>
        <w:pStyle w:val="Ingetavstnd"/>
        <w:ind w:left="720"/>
        <w:rPr>
          <w:rFonts w:cs="Times New Roman"/>
          <w:color w:val="000000"/>
        </w:rPr>
      </w:pPr>
      <w:r w:rsidRPr="00903DBA">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DE3FB6B" w14:textId="77777777" w:rsidR="00DA28BC" w:rsidRPr="00903DBA" w:rsidRDefault="00DA28BC" w:rsidP="00DA28BC">
      <w:pPr>
        <w:pStyle w:val="Ingetavstnd"/>
        <w:ind w:left="720"/>
        <w:rPr>
          <w:rFonts w:cs="Times New Roman"/>
          <w:color w:val="000000"/>
        </w:rPr>
      </w:pPr>
      <w:r w:rsidRPr="00903DBA">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B19C972" w14:textId="77777777" w:rsidR="00DA28BC" w:rsidRPr="00903DBA" w:rsidRDefault="00DA28BC" w:rsidP="00DA28BC">
      <w:pPr>
        <w:pStyle w:val="Ingetavstnd"/>
        <w:ind w:left="720"/>
        <w:rPr>
          <w:rFonts w:cs="Times New Roman"/>
          <w:color w:val="000000"/>
        </w:rPr>
      </w:pPr>
      <w:r w:rsidRPr="00903DBA">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D3F7CDA" w14:textId="77777777" w:rsidR="00DA28BC" w:rsidRPr="00903DBA" w:rsidRDefault="00DA28BC" w:rsidP="00DA28BC">
      <w:pPr>
        <w:pStyle w:val="Ingetavstnd"/>
        <w:ind w:left="720"/>
        <w:rPr>
          <w:rFonts w:cs="Times New Roman"/>
          <w:color w:val="000000"/>
        </w:rPr>
      </w:pPr>
      <w:r w:rsidRPr="00903DBA">
        <w:rPr>
          <w:rFonts w:cs="Times New Roman"/>
          <w:color w:val="000000"/>
        </w:rPr>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B1D99F0" w14:textId="77777777" w:rsidR="00DA28BC" w:rsidRPr="00903DBA" w:rsidRDefault="00DA28BC" w:rsidP="00DA28BC">
      <w:pPr>
        <w:pStyle w:val="Ingetavstnd"/>
        <w:ind w:left="720"/>
        <w:rPr>
          <w:rFonts w:cs="Times New Roman"/>
          <w:color w:val="000000"/>
        </w:rPr>
      </w:pPr>
      <w:r w:rsidRPr="00903DBA">
        <w:rPr>
          <w:rFonts w:cs="Times New Roman"/>
          <w:color w:val="000000"/>
        </w:rPr>
        <w:t>12. The C Standard Library, made up by functions and macros, which will be included by the linker in the final executable file.</w:t>
      </w:r>
    </w:p>
    <w:p w14:paraId="69A77D54" w14:textId="77777777" w:rsidR="00DA28BC" w:rsidRPr="00903DBA" w:rsidRDefault="00DA28BC" w:rsidP="00DA28BC">
      <w:pPr>
        <w:pStyle w:val="Ingetavstnd"/>
        <w:ind w:left="720"/>
        <w:rPr>
          <w:rFonts w:cs="Times New Roman"/>
          <w:color w:val="000000"/>
        </w:rPr>
      </w:pPr>
    </w:p>
    <w:p w14:paraId="597FE425" w14:textId="77777777" w:rsidR="00DA28BC" w:rsidRPr="00903DBA" w:rsidRDefault="00DA28BC" w:rsidP="00DA28BC">
      <w:pPr>
        <w:pStyle w:val="Ingetavstnd"/>
        <w:ind w:left="720"/>
        <w:rPr>
          <w:rFonts w:cs="Times New Roman"/>
          <w:color w:val="000000"/>
        </w:rPr>
      </w:pPr>
      <w:r w:rsidRPr="00903DBA">
        <w:rPr>
          <w:rFonts w:cs="Times New Roman"/>
          <w:color w:val="000000"/>
        </w:rPr>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205DE" w:rsidRDefault="005205DE" w:rsidP="005F7461">
                              <w:pPr>
                                <w:spacing w:before="60" w:after="0"/>
                                <w:jc w:val="center"/>
                                <w:rPr>
                                  <w:lang w:val="sv-SE"/>
                                </w:rPr>
                              </w:pPr>
                              <w:r>
                                <w:rPr>
                                  <w:lang w:val="sv-SE"/>
                                </w:rPr>
                                <w:t>Preprocessor</w:t>
                              </w:r>
                            </w:p>
                            <w:p w14:paraId="04F32221" w14:textId="77777777" w:rsidR="005205DE" w:rsidRPr="00C7380D" w:rsidRDefault="005205D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205DE" w:rsidRPr="008541FD" w:rsidRDefault="005205DE" w:rsidP="005F7461">
                              <w:pPr>
                                <w:spacing w:before="60" w:after="0"/>
                                <w:jc w:val="center"/>
                              </w:pPr>
                              <w:r w:rsidRPr="008541FD">
                                <w:t>Source</w:t>
                              </w:r>
                              <w:r>
                                <w:t xml:space="preserve"> </w:t>
                              </w:r>
                              <w:r w:rsidRPr="008541FD">
                                <w:t>Code</w:t>
                              </w:r>
                            </w:p>
                            <w:p w14:paraId="4FCEAC5C" w14:textId="77777777" w:rsidR="005205DE" w:rsidRDefault="005205D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205DE" w:rsidRDefault="005205D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205DE" w:rsidRDefault="005205DE" w:rsidP="005F7461">
                              <w:pPr>
                                <w:pStyle w:val="Normalwebb"/>
                                <w:spacing w:before="60" w:line="256" w:lineRule="auto"/>
                                <w:jc w:val="center"/>
                              </w:pPr>
                              <w:r>
                                <w:rPr>
                                  <w:rFonts w:eastAsia="Calibri"/>
                                  <w:sz w:val="22"/>
                                  <w:szCs w:val="22"/>
                                  <w:lang w:val="en-US"/>
                                </w:rPr>
                                <w:t>Processed Code</w:t>
                              </w:r>
                            </w:p>
                            <w:p w14:paraId="14142DBC" w14:textId="77777777" w:rsidR="005205DE" w:rsidRDefault="005205D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205DE" w:rsidRDefault="005205D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205DE" w:rsidRDefault="005205DE" w:rsidP="005F7461">
                              <w:pPr>
                                <w:pStyle w:val="Normalwebb"/>
                                <w:spacing w:before="60" w:line="254" w:lineRule="auto"/>
                                <w:jc w:val="center"/>
                              </w:pPr>
                              <w:r>
                                <w:rPr>
                                  <w:rFonts w:eastAsia="Calibri"/>
                                  <w:sz w:val="22"/>
                                  <w:szCs w:val="22"/>
                                  <w:lang w:val="en-US"/>
                                </w:rPr>
                                <w:t>Syntax Tree</w:t>
                              </w:r>
                            </w:p>
                            <w:p w14:paraId="070DB26E"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205DE" w:rsidRDefault="005205D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205DE" w:rsidRDefault="005205DE" w:rsidP="005F7461">
                              <w:pPr>
                                <w:pStyle w:val="Normalwebb"/>
                                <w:spacing w:before="60" w:line="252" w:lineRule="auto"/>
                                <w:jc w:val="center"/>
                              </w:pPr>
                              <w:r>
                                <w:rPr>
                                  <w:rFonts w:eastAsia="Calibri"/>
                                  <w:sz w:val="22"/>
                                  <w:szCs w:val="22"/>
                                  <w:lang w:val="en-US"/>
                                </w:rPr>
                                <w:t>Optimized Syntax Tree</w:t>
                              </w:r>
                            </w:p>
                            <w:p w14:paraId="3315953C"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205DE" w:rsidRDefault="005205D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205DE" w:rsidRDefault="005205DE" w:rsidP="005F7461">
                              <w:pPr>
                                <w:pStyle w:val="Normalwebb"/>
                                <w:spacing w:before="60" w:line="252" w:lineRule="auto"/>
                                <w:jc w:val="center"/>
                              </w:pPr>
                              <w:r>
                                <w:rPr>
                                  <w:rFonts w:eastAsia="Calibri"/>
                                  <w:sz w:val="22"/>
                                  <w:szCs w:val="22"/>
                                  <w:lang w:val="en-US"/>
                                </w:rPr>
                                <w:t>Middle Code List</w:t>
                              </w:r>
                            </w:p>
                            <w:p w14:paraId="321C1BE9"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205DE" w:rsidRDefault="005205DE" w:rsidP="005F7461">
                              <w:pPr>
                                <w:pStyle w:val="Normalwebb"/>
                                <w:spacing w:before="60" w:line="252" w:lineRule="auto"/>
                                <w:jc w:val="center"/>
                              </w:pPr>
                              <w:r>
                                <w:rPr>
                                  <w:rFonts w:eastAsia="Calibri"/>
                                  <w:sz w:val="22"/>
                                  <w:szCs w:val="22"/>
                                  <w:lang w:val="en-US"/>
                                </w:rPr>
                                <w:t>Optimized Middle Code List</w:t>
                              </w:r>
                            </w:p>
                            <w:p w14:paraId="4CF9CB98"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205DE" w:rsidRDefault="005205D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205DE" w:rsidRDefault="005205D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205DE" w:rsidRDefault="005205DE" w:rsidP="005F7461">
                        <w:pPr>
                          <w:spacing w:before="60" w:after="0"/>
                          <w:jc w:val="center"/>
                          <w:rPr>
                            <w:lang w:val="sv-SE"/>
                          </w:rPr>
                        </w:pPr>
                        <w:r>
                          <w:rPr>
                            <w:lang w:val="sv-SE"/>
                          </w:rPr>
                          <w:t>Preprocessor</w:t>
                        </w:r>
                      </w:p>
                      <w:p w14:paraId="04F32221" w14:textId="77777777" w:rsidR="005205DE" w:rsidRPr="00C7380D" w:rsidRDefault="005205D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205DE" w:rsidRPr="008541FD" w:rsidRDefault="005205DE" w:rsidP="005F7461">
                        <w:pPr>
                          <w:spacing w:before="60" w:after="0"/>
                          <w:jc w:val="center"/>
                        </w:pPr>
                        <w:r w:rsidRPr="008541FD">
                          <w:t>Source</w:t>
                        </w:r>
                        <w:r>
                          <w:t xml:space="preserve"> </w:t>
                        </w:r>
                        <w:r w:rsidRPr="008541FD">
                          <w:t>Code</w:t>
                        </w:r>
                      </w:p>
                      <w:p w14:paraId="4FCEAC5C" w14:textId="77777777" w:rsidR="005205DE" w:rsidRDefault="005205D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205DE" w:rsidRDefault="005205D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205DE" w:rsidRDefault="005205DE" w:rsidP="005F7461">
                        <w:pPr>
                          <w:pStyle w:val="Normalwebb"/>
                          <w:spacing w:before="60" w:line="256" w:lineRule="auto"/>
                          <w:jc w:val="center"/>
                        </w:pPr>
                        <w:r>
                          <w:rPr>
                            <w:rFonts w:eastAsia="Calibri"/>
                            <w:sz w:val="22"/>
                            <w:szCs w:val="22"/>
                            <w:lang w:val="en-US"/>
                          </w:rPr>
                          <w:t>Processed Code</w:t>
                        </w:r>
                      </w:p>
                      <w:p w14:paraId="14142DBC" w14:textId="77777777" w:rsidR="005205DE" w:rsidRDefault="005205D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205DE" w:rsidRDefault="005205D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205DE" w:rsidRDefault="005205DE" w:rsidP="005F7461">
                        <w:pPr>
                          <w:pStyle w:val="Normalwebb"/>
                          <w:spacing w:before="60" w:line="254" w:lineRule="auto"/>
                          <w:jc w:val="center"/>
                        </w:pPr>
                        <w:r>
                          <w:rPr>
                            <w:rFonts w:eastAsia="Calibri"/>
                            <w:sz w:val="22"/>
                            <w:szCs w:val="22"/>
                            <w:lang w:val="en-US"/>
                          </w:rPr>
                          <w:t>Syntax Tree</w:t>
                        </w:r>
                      </w:p>
                      <w:p w14:paraId="070DB26E"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205DE" w:rsidRDefault="005205D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205DE" w:rsidRDefault="005205DE" w:rsidP="005F7461">
                        <w:pPr>
                          <w:pStyle w:val="Normalwebb"/>
                          <w:spacing w:before="60" w:line="252" w:lineRule="auto"/>
                          <w:jc w:val="center"/>
                        </w:pPr>
                        <w:r>
                          <w:rPr>
                            <w:rFonts w:eastAsia="Calibri"/>
                            <w:sz w:val="22"/>
                            <w:szCs w:val="22"/>
                            <w:lang w:val="en-US"/>
                          </w:rPr>
                          <w:t>Optimized Syntax Tree</w:t>
                        </w:r>
                      </w:p>
                      <w:p w14:paraId="3315953C"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205DE" w:rsidRDefault="005205D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205DE" w:rsidRDefault="005205DE" w:rsidP="005F7461">
                        <w:pPr>
                          <w:pStyle w:val="Normalwebb"/>
                          <w:spacing w:before="60" w:line="252" w:lineRule="auto"/>
                          <w:jc w:val="center"/>
                        </w:pPr>
                        <w:r>
                          <w:rPr>
                            <w:rFonts w:eastAsia="Calibri"/>
                            <w:sz w:val="22"/>
                            <w:szCs w:val="22"/>
                            <w:lang w:val="en-US"/>
                          </w:rPr>
                          <w:t>Middle Code List</w:t>
                        </w:r>
                      </w:p>
                      <w:p w14:paraId="321C1BE9"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205DE" w:rsidRDefault="005205DE" w:rsidP="005F7461">
                        <w:pPr>
                          <w:pStyle w:val="Normalwebb"/>
                          <w:spacing w:before="60" w:line="252" w:lineRule="auto"/>
                          <w:jc w:val="center"/>
                        </w:pPr>
                        <w:r>
                          <w:rPr>
                            <w:rFonts w:eastAsia="Calibri"/>
                            <w:sz w:val="22"/>
                            <w:szCs w:val="22"/>
                            <w:lang w:val="en-US"/>
                          </w:rPr>
                          <w:t>Optimized Middle Code List</w:t>
                        </w:r>
                      </w:p>
                      <w:p w14:paraId="4CF9CB98"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205DE" w:rsidRDefault="005205D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205DE" w:rsidRDefault="005205D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205DE" w:rsidRDefault="005205DE" w:rsidP="006F14D0">
                              <w:pPr>
                                <w:spacing w:before="60" w:after="0"/>
                                <w:jc w:val="center"/>
                                <w:rPr>
                                  <w:lang w:val="sv-SE"/>
                                </w:rPr>
                              </w:pPr>
                              <w:r>
                                <w:rPr>
                                  <w:lang w:val="sv-SE"/>
                                </w:rPr>
                                <w:t>Preprocessor</w:t>
                              </w:r>
                            </w:p>
                            <w:p w14:paraId="2CD90E0F" w14:textId="77777777" w:rsidR="005205DE" w:rsidRPr="00C7380D" w:rsidRDefault="005205D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205DE" w:rsidRPr="008541FD" w:rsidRDefault="005205DE" w:rsidP="006F14D0">
                              <w:pPr>
                                <w:spacing w:before="60" w:after="0"/>
                                <w:jc w:val="center"/>
                              </w:pPr>
                              <w:r w:rsidRPr="008541FD">
                                <w:t>Source</w:t>
                              </w:r>
                              <w:r>
                                <w:t xml:space="preserve"> </w:t>
                              </w:r>
                              <w:r w:rsidRPr="008541FD">
                                <w:t>Code</w:t>
                              </w:r>
                            </w:p>
                            <w:p w14:paraId="1314F231" w14:textId="77777777" w:rsidR="005205DE" w:rsidRDefault="005205D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205DE" w:rsidRDefault="005205D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205DE" w:rsidRDefault="005205DE" w:rsidP="006F14D0">
                              <w:pPr>
                                <w:pStyle w:val="Normalwebb"/>
                                <w:spacing w:before="60" w:line="256" w:lineRule="auto"/>
                                <w:jc w:val="center"/>
                              </w:pPr>
                              <w:r>
                                <w:rPr>
                                  <w:rFonts w:eastAsia="Calibri"/>
                                  <w:sz w:val="22"/>
                                  <w:szCs w:val="22"/>
                                  <w:lang w:val="en-US"/>
                                </w:rPr>
                                <w:t>Processed Code</w:t>
                              </w:r>
                            </w:p>
                            <w:p w14:paraId="705B7689" w14:textId="77777777" w:rsidR="005205DE" w:rsidRDefault="005205D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205DE" w:rsidRDefault="005205D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205DE" w:rsidRDefault="005205DE" w:rsidP="006F14D0">
                              <w:pPr>
                                <w:pStyle w:val="Normalwebb"/>
                                <w:spacing w:before="60" w:line="254" w:lineRule="auto"/>
                                <w:jc w:val="center"/>
                              </w:pPr>
                              <w:r>
                                <w:rPr>
                                  <w:rFonts w:eastAsia="Calibri"/>
                                  <w:sz w:val="22"/>
                                  <w:szCs w:val="22"/>
                                  <w:lang w:val="en-US"/>
                                </w:rPr>
                                <w:t>Syntax Tree</w:t>
                              </w:r>
                            </w:p>
                            <w:p w14:paraId="20988EE2"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205DE" w:rsidRDefault="005205D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205DE" w:rsidRDefault="005205DE" w:rsidP="006F14D0">
                              <w:pPr>
                                <w:pStyle w:val="Normalwebb"/>
                                <w:spacing w:before="60" w:line="252" w:lineRule="auto"/>
                                <w:jc w:val="center"/>
                              </w:pPr>
                              <w:r>
                                <w:rPr>
                                  <w:rFonts w:eastAsia="Calibri"/>
                                  <w:sz w:val="22"/>
                                  <w:szCs w:val="22"/>
                                  <w:lang w:val="en-US"/>
                                </w:rPr>
                                <w:t>Optimized Syntax Tree</w:t>
                              </w:r>
                            </w:p>
                            <w:p w14:paraId="35223DB0"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205DE" w:rsidRDefault="005205D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205DE" w:rsidRDefault="005205DE" w:rsidP="006F14D0">
                              <w:pPr>
                                <w:pStyle w:val="Normalwebb"/>
                                <w:spacing w:before="60" w:line="252" w:lineRule="auto"/>
                                <w:jc w:val="center"/>
                              </w:pPr>
                              <w:r>
                                <w:rPr>
                                  <w:rFonts w:eastAsia="Calibri"/>
                                  <w:sz w:val="22"/>
                                  <w:szCs w:val="22"/>
                                  <w:lang w:val="en-US"/>
                                </w:rPr>
                                <w:t>Middle Code List</w:t>
                              </w:r>
                            </w:p>
                            <w:p w14:paraId="5410A942"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205DE" w:rsidRDefault="005205DE" w:rsidP="006F14D0">
                              <w:pPr>
                                <w:pStyle w:val="Normalwebb"/>
                                <w:spacing w:before="60" w:line="252" w:lineRule="auto"/>
                                <w:jc w:val="center"/>
                              </w:pPr>
                              <w:r>
                                <w:rPr>
                                  <w:rFonts w:eastAsia="Calibri"/>
                                  <w:sz w:val="22"/>
                                  <w:szCs w:val="22"/>
                                  <w:lang w:val="en-US"/>
                                </w:rPr>
                                <w:t>Optimized Middle Code List</w:t>
                              </w:r>
                            </w:p>
                            <w:p w14:paraId="36F7A1DE"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205DE" w:rsidRDefault="005205D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205DE" w:rsidRDefault="005205D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205DE" w:rsidRDefault="005205DE" w:rsidP="006F14D0">
                        <w:pPr>
                          <w:spacing w:before="60" w:after="0"/>
                          <w:jc w:val="center"/>
                          <w:rPr>
                            <w:lang w:val="sv-SE"/>
                          </w:rPr>
                        </w:pPr>
                        <w:r>
                          <w:rPr>
                            <w:lang w:val="sv-SE"/>
                          </w:rPr>
                          <w:t>Preprocessor</w:t>
                        </w:r>
                      </w:p>
                      <w:p w14:paraId="2CD90E0F" w14:textId="77777777" w:rsidR="005205DE" w:rsidRPr="00C7380D" w:rsidRDefault="005205D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205DE" w:rsidRPr="008541FD" w:rsidRDefault="005205DE" w:rsidP="006F14D0">
                        <w:pPr>
                          <w:spacing w:before="60" w:after="0"/>
                          <w:jc w:val="center"/>
                        </w:pPr>
                        <w:r w:rsidRPr="008541FD">
                          <w:t>Source</w:t>
                        </w:r>
                        <w:r>
                          <w:t xml:space="preserve"> </w:t>
                        </w:r>
                        <w:r w:rsidRPr="008541FD">
                          <w:t>Code</w:t>
                        </w:r>
                      </w:p>
                      <w:p w14:paraId="1314F231" w14:textId="77777777" w:rsidR="005205DE" w:rsidRDefault="005205D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205DE" w:rsidRDefault="005205D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205DE" w:rsidRDefault="005205DE" w:rsidP="006F14D0">
                        <w:pPr>
                          <w:pStyle w:val="Normalwebb"/>
                          <w:spacing w:before="60" w:line="256" w:lineRule="auto"/>
                          <w:jc w:val="center"/>
                        </w:pPr>
                        <w:r>
                          <w:rPr>
                            <w:rFonts w:eastAsia="Calibri"/>
                            <w:sz w:val="22"/>
                            <w:szCs w:val="22"/>
                            <w:lang w:val="en-US"/>
                          </w:rPr>
                          <w:t>Processed Code</w:t>
                        </w:r>
                      </w:p>
                      <w:p w14:paraId="705B7689" w14:textId="77777777" w:rsidR="005205DE" w:rsidRDefault="005205D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205DE" w:rsidRDefault="005205D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205DE" w:rsidRDefault="005205DE" w:rsidP="006F14D0">
                        <w:pPr>
                          <w:pStyle w:val="Normalwebb"/>
                          <w:spacing w:before="60" w:line="254" w:lineRule="auto"/>
                          <w:jc w:val="center"/>
                        </w:pPr>
                        <w:r>
                          <w:rPr>
                            <w:rFonts w:eastAsia="Calibri"/>
                            <w:sz w:val="22"/>
                            <w:szCs w:val="22"/>
                            <w:lang w:val="en-US"/>
                          </w:rPr>
                          <w:t>Syntax Tree</w:t>
                        </w:r>
                      </w:p>
                      <w:p w14:paraId="20988EE2"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205DE" w:rsidRDefault="005205D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205DE" w:rsidRDefault="005205DE" w:rsidP="006F14D0">
                        <w:pPr>
                          <w:pStyle w:val="Normalwebb"/>
                          <w:spacing w:before="60" w:line="252" w:lineRule="auto"/>
                          <w:jc w:val="center"/>
                        </w:pPr>
                        <w:r>
                          <w:rPr>
                            <w:rFonts w:eastAsia="Calibri"/>
                            <w:sz w:val="22"/>
                            <w:szCs w:val="22"/>
                            <w:lang w:val="en-US"/>
                          </w:rPr>
                          <w:t>Optimized Syntax Tree</w:t>
                        </w:r>
                      </w:p>
                      <w:p w14:paraId="35223DB0"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205DE" w:rsidRDefault="005205D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205DE" w:rsidRDefault="005205DE" w:rsidP="006F14D0">
                        <w:pPr>
                          <w:pStyle w:val="Normalwebb"/>
                          <w:spacing w:before="60" w:line="252" w:lineRule="auto"/>
                          <w:jc w:val="center"/>
                        </w:pPr>
                        <w:r>
                          <w:rPr>
                            <w:rFonts w:eastAsia="Calibri"/>
                            <w:sz w:val="22"/>
                            <w:szCs w:val="22"/>
                            <w:lang w:val="en-US"/>
                          </w:rPr>
                          <w:t>Middle Code List</w:t>
                        </w:r>
                      </w:p>
                      <w:p w14:paraId="5410A942"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205DE" w:rsidRDefault="005205DE" w:rsidP="006F14D0">
                        <w:pPr>
                          <w:pStyle w:val="Normalwebb"/>
                          <w:spacing w:before="60" w:line="252" w:lineRule="auto"/>
                          <w:jc w:val="center"/>
                        </w:pPr>
                        <w:r>
                          <w:rPr>
                            <w:rFonts w:eastAsia="Calibri"/>
                            <w:sz w:val="22"/>
                            <w:szCs w:val="22"/>
                            <w:lang w:val="en-US"/>
                          </w:rPr>
                          <w:t>Optimized Middle Code List</w:t>
                        </w:r>
                      </w:p>
                      <w:p w14:paraId="36F7A1DE"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205DE" w:rsidRDefault="005205D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205DE" w:rsidRDefault="005205D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7" w:author="Stefan Bjornander" w:date="2015-05-23T17:42:00Z" w:initials="SB">
    <w:p w14:paraId="7086E310" w14:textId="77777777" w:rsidR="005205DE" w:rsidRDefault="005205DE">
      <w:pPr>
        <w:pStyle w:val="Kommentarer"/>
      </w:pPr>
      <w:r>
        <w:rPr>
          <w:rStyle w:val="Kommentarsreferens"/>
        </w:rPr>
        <w:annotationRef/>
      </w:r>
    </w:p>
    <w:p w14:paraId="01C1DAD9" w14:textId="77777777" w:rsidR="005205DE" w:rsidRDefault="00DF2A42">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8" w:author="Stefan Bjornander" w:date="2015-05-23T17:42:00Z" w:initials="SB">
    <w:p w14:paraId="04F55807" w14:textId="77777777" w:rsidR="005205DE" w:rsidRDefault="005205DE">
      <w:pPr>
        <w:pStyle w:val="Kommentarer"/>
      </w:pPr>
      <w:r>
        <w:rPr>
          <w:rStyle w:val="Kommentarsreferens"/>
        </w:rPr>
        <w:annotationRef/>
      </w:r>
    </w:p>
    <w:p w14:paraId="533EC9EE" w14:textId="77777777" w:rsidR="005205DE" w:rsidRDefault="00DF2A42">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205DE" w:rsidRDefault="005205DE" w:rsidP="006C7309">
      <w:pPr>
        <w:spacing w:line="240" w:lineRule="auto"/>
      </w:pPr>
      <w:r>
        <w:separator/>
      </w:r>
    </w:p>
  </w:endnote>
  <w:endnote w:type="continuationSeparator" w:id="0">
    <w:p w14:paraId="0DD18C9D" w14:textId="77777777" w:rsidR="005205DE" w:rsidRDefault="005205D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205DE" w:rsidRDefault="005205DE" w:rsidP="006C7309">
      <w:pPr>
        <w:spacing w:line="240" w:lineRule="auto"/>
      </w:pPr>
      <w:r>
        <w:separator/>
      </w:r>
    </w:p>
  </w:footnote>
  <w:footnote w:type="continuationSeparator" w:id="0">
    <w:p w14:paraId="0BA3DA21" w14:textId="77777777" w:rsidR="005205DE" w:rsidRDefault="005205DE" w:rsidP="006C7309">
      <w:pPr>
        <w:spacing w:line="240" w:lineRule="auto"/>
      </w:pPr>
      <w:r>
        <w:continuationSeparator/>
      </w:r>
    </w:p>
  </w:footnote>
  <w:footnote w:id="1">
    <w:p w14:paraId="2574BD6E" w14:textId="77777777" w:rsidR="005205DE" w:rsidRPr="00725EAE" w:rsidRDefault="005205D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205DE" w:rsidRPr="00B4576D" w:rsidRDefault="005205D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205DE" w:rsidRPr="00080A22" w:rsidRDefault="005205D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205DE" w:rsidRDefault="005205D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205DE" w:rsidRDefault="005205DE" w:rsidP="00E80032">
      <w:pPr>
        <w:pStyle w:val="Code"/>
      </w:pPr>
      <w:r>
        <w:t>#define BOOL int</w:t>
      </w:r>
    </w:p>
    <w:p w14:paraId="5A8A6026" w14:textId="77777777" w:rsidR="005205DE" w:rsidRDefault="005205DE" w:rsidP="00E80032">
      <w:pPr>
        <w:pStyle w:val="Code"/>
      </w:pPr>
      <w:r>
        <w:t>#define TRUE 1</w:t>
      </w:r>
    </w:p>
    <w:p w14:paraId="09976B6C" w14:textId="77777777" w:rsidR="005205DE" w:rsidRPr="00BF232B" w:rsidRDefault="005205DE" w:rsidP="00E80032">
      <w:pPr>
        <w:pStyle w:val="Code"/>
      </w:pPr>
      <w:r>
        <w:t>#define FALSE 0</w:t>
      </w:r>
    </w:p>
  </w:footnote>
  <w:footnote w:id="5">
    <w:p w14:paraId="1100CB01" w14:textId="77777777" w:rsidR="005205DE" w:rsidRDefault="005205D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205DE" w:rsidRDefault="005205DE" w:rsidP="00E80032">
      <w:r>
        <w:rPr>
          <w:rStyle w:val="Fotnotsreferens"/>
        </w:rPr>
        <w:footnoteRef/>
      </w:r>
      <w:r>
        <w:t xml:space="preserve"> Depending of the compiler and its warning level settings.</w:t>
      </w:r>
    </w:p>
  </w:footnote>
  <w:footnote w:id="7">
    <w:p w14:paraId="3D554D37" w14:textId="77777777" w:rsidR="005205DE" w:rsidRPr="004679D4" w:rsidRDefault="005205D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205DE" w:rsidRPr="00C03AB7" w:rsidRDefault="005205D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205DE" w:rsidRPr="000C5114" w:rsidRDefault="005205D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205DE" w:rsidRPr="002343ED" w:rsidRDefault="005205D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205DE" w:rsidRDefault="005205DE" w:rsidP="00E80032">
      <w:r>
        <w:rPr>
          <w:rStyle w:val="Fotnotsreferens"/>
        </w:rPr>
        <w:footnoteRef/>
      </w:r>
      <w:r>
        <w:t xml:space="preserve"> However, we have no knowledge about the actual address; it may be 10,000 or anything else.</w:t>
      </w:r>
    </w:p>
  </w:footnote>
  <w:footnote w:id="12">
    <w:p w14:paraId="575EFDCD" w14:textId="77777777" w:rsidR="005205DE" w:rsidRPr="009B0162" w:rsidRDefault="005205DE"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205DE" w:rsidRDefault="005205D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205DE" w:rsidRDefault="005205D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205DE" w:rsidRPr="00E554CC" w:rsidRDefault="005205D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205DE" w:rsidRPr="00391B01" w:rsidRDefault="005205D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205DE" w:rsidRDefault="005205D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205DE" w:rsidRDefault="005205D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205DE" w:rsidRDefault="005205DE" w:rsidP="00E80032">
      <w:r>
        <w:rPr>
          <w:rStyle w:val="Fotnotsreferens"/>
        </w:rPr>
        <w:footnoteRef/>
      </w:r>
      <w:r>
        <w:t xml:space="preserve"> There is no rational explanation, just accept it.</w:t>
      </w:r>
    </w:p>
  </w:footnote>
  <w:footnote w:id="20">
    <w:p w14:paraId="0B9FD0C4" w14:textId="77777777" w:rsidR="005205DE" w:rsidRDefault="005205D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205DE" w:rsidRPr="00EF01A1" w:rsidRDefault="005205D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205DE" w:rsidRPr="008655EC" w:rsidRDefault="005205D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343</Pages>
  <Words>149459</Words>
  <Characters>792138</Characters>
  <Application>Microsoft Office Word</Application>
  <DocSecurity>0</DocSecurity>
  <Lines>6601</Lines>
  <Paragraphs>1879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cp:revision>
  <cp:lastPrinted>2017-05-07T13:41:00Z</cp:lastPrinted>
  <dcterms:created xsi:type="dcterms:W3CDTF">2020-12-01T10:01:00Z</dcterms:created>
  <dcterms:modified xsi:type="dcterms:W3CDTF">2020-12-01T10:01:00Z</dcterms:modified>
</cp:coreProperties>
</file>